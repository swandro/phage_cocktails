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11AD368" w:rsidR="000207FA" w:rsidRPr="007C21EA" w:rsidRDefault="00563D7E">
      <w:pPr>
        <w:spacing w:line="480" w:lineRule="auto"/>
        <w:rPr>
          <w:rFonts w:ascii="Arial" w:eastAsia="Cambria" w:hAnsi="Arial" w:cs="Arial"/>
          <w:b/>
          <w:i/>
          <w:sz w:val="24"/>
          <w:szCs w:val="24"/>
        </w:rPr>
      </w:pPr>
      <w:r w:rsidRPr="007C21EA">
        <w:rPr>
          <w:rFonts w:ascii="Arial" w:eastAsia="Cambria" w:hAnsi="Arial" w:cs="Arial"/>
          <w:b/>
          <w:sz w:val="24"/>
          <w:szCs w:val="24"/>
        </w:rPr>
        <w:t xml:space="preserve"> Title: Phage cocktails can prevent the evolution of phage-resistant </w:t>
      </w:r>
      <w:r w:rsidRPr="007C21EA">
        <w:rPr>
          <w:rFonts w:ascii="Arial" w:eastAsia="Cambria" w:hAnsi="Arial" w:cs="Arial"/>
          <w:b/>
          <w:i/>
          <w:sz w:val="24"/>
          <w:szCs w:val="24"/>
        </w:rPr>
        <w:t>Enterococcus</w:t>
      </w:r>
    </w:p>
    <w:p w14:paraId="00000002" w14:textId="5A75B627" w:rsidR="000207FA" w:rsidRPr="007C21EA" w:rsidRDefault="00563D7E" w:rsidP="009801B6">
      <w:pPr>
        <w:spacing w:line="480" w:lineRule="auto"/>
        <w:rPr>
          <w:rFonts w:ascii="Arial" w:eastAsia="Cambria" w:hAnsi="Arial" w:cs="Arial"/>
          <w:sz w:val="24"/>
          <w:szCs w:val="24"/>
        </w:rPr>
      </w:pPr>
      <w:r w:rsidRPr="007C21EA">
        <w:rPr>
          <w:rFonts w:ascii="Arial" w:eastAsia="Cambria" w:hAnsi="Arial" w:cs="Arial"/>
          <w:sz w:val="24"/>
          <w:szCs w:val="24"/>
        </w:rPr>
        <w:t>Authors: Stephen Wandro</w:t>
      </w:r>
      <w:r w:rsidRPr="007C21EA">
        <w:rPr>
          <w:rFonts w:ascii="Arial" w:eastAsia="Cambria" w:hAnsi="Arial" w:cs="Arial"/>
          <w:sz w:val="24"/>
          <w:szCs w:val="24"/>
          <w:vertAlign w:val="superscript"/>
        </w:rPr>
        <w:t>1*</w:t>
      </w:r>
      <w:r w:rsidRPr="007C21EA">
        <w:rPr>
          <w:rFonts w:ascii="Arial" w:eastAsia="Cambria" w:hAnsi="Arial" w:cs="Arial"/>
          <w:sz w:val="24"/>
          <w:szCs w:val="24"/>
        </w:rPr>
        <w:t>, Pooja Ghatbale</w:t>
      </w:r>
      <w:r w:rsidRPr="007C21EA">
        <w:rPr>
          <w:rFonts w:ascii="Arial" w:eastAsia="Cambria" w:hAnsi="Arial" w:cs="Arial"/>
          <w:sz w:val="24"/>
          <w:szCs w:val="24"/>
          <w:vertAlign w:val="superscript"/>
        </w:rPr>
        <w:t>2*</w:t>
      </w:r>
      <w:r w:rsidRPr="007C21EA">
        <w:rPr>
          <w:rFonts w:ascii="Arial" w:eastAsia="Cambria" w:hAnsi="Arial" w:cs="Arial"/>
          <w:sz w:val="24"/>
          <w:szCs w:val="24"/>
        </w:rPr>
        <w:t>, Hedieh Attai</w:t>
      </w:r>
      <w:r w:rsidR="009801B6" w:rsidRPr="007C21EA">
        <w:rPr>
          <w:rFonts w:ascii="Arial" w:eastAsia="Cambria" w:hAnsi="Arial" w:cs="Arial"/>
          <w:sz w:val="24"/>
          <w:szCs w:val="24"/>
          <w:vertAlign w:val="superscript"/>
        </w:rPr>
        <w:t>2</w:t>
      </w:r>
      <w:r w:rsidRPr="007C21EA">
        <w:rPr>
          <w:rFonts w:ascii="Arial" w:eastAsia="Cambria" w:hAnsi="Arial" w:cs="Arial"/>
          <w:sz w:val="24"/>
          <w:szCs w:val="24"/>
        </w:rPr>
        <w:t>, Clark Hendrickson</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xml:space="preserve"> Cyril Samillano</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Joy Suh</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David T. Pride</w:t>
      </w:r>
      <w:r w:rsidR="009801B6" w:rsidRPr="007C21EA">
        <w:rPr>
          <w:rFonts w:ascii="Arial" w:eastAsia="Cambria" w:hAnsi="Arial" w:cs="Arial"/>
          <w:sz w:val="24"/>
          <w:szCs w:val="24"/>
          <w:vertAlign w:val="superscript"/>
        </w:rPr>
        <w:t>2,3</w:t>
      </w:r>
      <w:r w:rsidRPr="007C21EA">
        <w:rPr>
          <w:rFonts w:ascii="Arial" w:eastAsia="Cambria" w:hAnsi="Arial" w:cs="Arial"/>
          <w:sz w:val="24"/>
          <w:szCs w:val="24"/>
        </w:rPr>
        <w:t>, and Katrine Whiteson</w:t>
      </w:r>
      <w:r w:rsidR="009801B6" w:rsidRPr="007C21EA">
        <w:rPr>
          <w:rFonts w:ascii="Arial" w:eastAsia="Cambria" w:hAnsi="Arial" w:cs="Arial"/>
          <w:sz w:val="24"/>
          <w:szCs w:val="24"/>
          <w:vertAlign w:val="superscript"/>
        </w:rPr>
        <w:t>1</w:t>
      </w:r>
      <w:r w:rsidR="00A940E3" w:rsidRPr="007C21EA">
        <w:rPr>
          <w:rFonts w:ascii="Arial" w:eastAsia="Cambria" w:hAnsi="Arial" w:cs="Arial"/>
          <w:sz w:val="24"/>
          <w:szCs w:val="24"/>
        </w:rPr>
        <w:t xml:space="preserve"> </w:t>
      </w:r>
      <w:r w:rsidRPr="007C21EA">
        <w:rPr>
          <w:rFonts w:ascii="Arial" w:eastAsia="Cambria" w:hAnsi="Arial" w:cs="Arial"/>
          <w:sz w:val="24"/>
          <w:szCs w:val="24"/>
        </w:rPr>
        <w:t>**</w:t>
      </w:r>
    </w:p>
    <w:p w14:paraId="00000003"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*contributed </w:t>
      </w:r>
      <w:proofErr w:type="gramStart"/>
      <w:r w:rsidRPr="007C21EA">
        <w:rPr>
          <w:rFonts w:ascii="Arial" w:eastAsia="Cambria" w:hAnsi="Arial" w:cs="Arial"/>
          <w:sz w:val="24"/>
          <w:szCs w:val="24"/>
        </w:rPr>
        <w:t>equally</w:t>
      </w:r>
      <w:proofErr w:type="gramEnd"/>
    </w:p>
    <w:p w14:paraId="00000004" w14:textId="77852F95" w:rsidR="000207FA" w:rsidRDefault="00563D7E">
      <w:pPr>
        <w:spacing w:line="480" w:lineRule="auto"/>
        <w:rPr>
          <w:rFonts w:ascii="Arial" w:eastAsia="Cambria" w:hAnsi="Arial" w:cs="Arial"/>
          <w:sz w:val="24"/>
          <w:szCs w:val="24"/>
        </w:rPr>
      </w:pPr>
      <w:r w:rsidRPr="007C21EA">
        <w:rPr>
          <w:rFonts w:ascii="Arial" w:eastAsia="Cambria" w:hAnsi="Arial" w:cs="Arial"/>
          <w:sz w:val="24"/>
          <w:szCs w:val="24"/>
        </w:rPr>
        <w:t>**corresponding author</w:t>
      </w:r>
    </w:p>
    <w:p w14:paraId="4B7F5BA4" w14:textId="1674E945" w:rsidR="00E7786E" w:rsidRPr="007C21EA" w:rsidRDefault="00E7786E">
      <w:pPr>
        <w:spacing w:line="480" w:lineRule="auto"/>
        <w:rPr>
          <w:rFonts w:ascii="Arial" w:eastAsia="Cambria" w:hAnsi="Arial" w:cs="Arial"/>
          <w:sz w:val="24"/>
          <w:szCs w:val="24"/>
        </w:rPr>
      </w:pPr>
      <w:r>
        <w:rPr>
          <w:rFonts w:ascii="Arial" w:eastAsia="Cambria" w:hAnsi="Arial" w:cs="Arial"/>
          <w:sz w:val="24"/>
          <w:szCs w:val="24"/>
        </w:rPr>
        <w:t>Email: katrine@uci.edu</w:t>
      </w:r>
    </w:p>
    <w:p w14:paraId="00000005" w14:textId="77777777" w:rsidR="000207FA" w:rsidRPr="007C21EA" w:rsidRDefault="000207FA">
      <w:pPr>
        <w:spacing w:line="480" w:lineRule="auto"/>
        <w:rPr>
          <w:rFonts w:ascii="Arial" w:eastAsia="Cambria" w:hAnsi="Arial" w:cs="Arial"/>
          <w:color w:val="000000" w:themeColor="text1"/>
          <w:sz w:val="24"/>
          <w:szCs w:val="24"/>
        </w:rPr>
      </w:pPr>
    </w:p>
    <w:p w14:paraId="00000006" w14:textId="77777777" w:rsidR="000207FA"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Affiliations</w:t>
      </w:r>
    </w:p>
    <w:p w14:paraId="34A898AA" w14:textId="78DEF0CC" w:rsidR="00563D7E"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1</w:t>
      </w:r>
      <w:r w:rsidR="009801B6" w:rsidRPr="007C21EA">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Dept of Molecular Biology and Biochemistry, University of California, Irvine</w:t>
      </w:r>
    </w:p>
    <w:p w14:paraId="364182DF" w14:textId="2BE68315" w:rsidR="009801B6"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2</w:t>
      </w:r>
      <w:r w:rsidR="009456C2">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 xml:space="preserve">Department of Pathology, University of California, San Diego </w:t>
      </w:r>
    </w:p>
    <w:p w14:paraId="00000007" w14:textId="5669B0AD" w:rsidR="000207FA" w:rsidRPr="007C21EA" w:rsidRDefault="009801B6">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3</w:t>
      </w:r>
      <w:r w:rsidR="009456C2">
        <w:rPr>
          <w:rFonts w:ascii="Arial" w:eastAsia="Cambria" w:hAnsi="Arial" w:cs="Arial"/>
          <w:color w:val="000000" w:themeColor="text1"/>
          <w:sz w:val="24"/>
          <w:szCs w:val="24"/>
        </w:rPr>
        <w:t xml:space="preserve">. </w:t>
      </w:r>
      <w:r w:rsidR="00563D7E" w:rsidRPr="007C21EA">
        <w:rPr>
          <w:rFonts w:ascii="Arial" w:eastAsia="Cambria" w:hAnsi="Arial" w:cs="Arial"/>
          <w:color w:val="000000" w:themeColor="text1"/>
          <w:sz w:val="24"/>
          <w:szCs w:val="24"/>
        </w:rPr>
        <w:t>Department of Medicine, University of California, San Diego</w:t>
      </w:r>
    </w:p>
    <w:p w14:paraId="00000008" w14:textId="77777777" w:rsidR="000207FA" w:rsidRPr="007C21EA" w:rsidRDefault="000207FA">
      <w:pPr>
        <w:spacing w:line="480" w:lineRule="auto"/>
        <w:rPr>
          <w:rFonts w:ascii="Arial" w:eastAsia="Cambria" w:hAnsi="Arial" w:cs="Arial"/>
          <w:sz w:val="24"/>
          <w:szCs w:val="24"/>
        </w:rPr>
      </w:pPr>
    </w:p>
    <w:p w14:paraId="00000009" w14:textId="4DAA9EE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Word </w:t>
      </w:r>
      <w:proofErr w:type="gramStart"/>
      <w:r w:rsidRPr="007C21EA">
        <w:rPr>
          <w:rFonts w:ascii="Arial" w:eastAsia="Cambria" w:hAnsi="Arial" w:cs="Arial"/>
          <w:sz w:val="24"/>
          <w:szCs w:val="24"/>
        </w:rPr>
        <w:t>count  (</w:t>
      </w:r>
      <w:proofErr w:type="gramEnd"/>
      <w:r w:rsidRPr="007C21EA">
        <w:rPr>
          <w:rFonts w:ascii="Arial" w:eastAsia="Cambria" w:hAnsi="Arial" w:cs="Arial"/>
          <w:sz w:val="24"/>
          <w:szCs w:val="24"/>
        </w:rPr>
        <w:t xml:space="preserve">abstract): </w:t>
      </w:r>
      <w:r w:rsidR="006909BE">
        <w:rPr>
          <w:rFonts w:ascii="Arial" w:eastAsia="Cambria" w:hAnsi="Arial" w:cs="Arial"/>
          <w:sz w:val="24"/>
          <w:szCs w:val="24"/>
        </w:rPr>
        <w:t>2</w:t>
      </w:r>
      <w:r w:rsidR="00761430">
        <w:rPr>
          <w:rFonts w:ascii="Arial" w:eastAsia="Cambria" w:hAnsi="Arial" w:cs="Arial"/>
          <w:sz w:val="24"/>
          <w:szCs w:val="24"/>
        </w:rPr>
        <w:t>31</w:t>
      </w:r>
    </w:p>
    <w:p w14:paraId="0000000A" w14:textId="59D3A9B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Word count (main text):</w:t>
      </w:r>
      <w:r w:rsidR="006909BE">
        <w:rPr>
          <w:rFonts w:ascii="Arial" w:eastAsia="Cambria" w:hAnsi="Arial" w:cs="Arial"/>
          <w:sz w:val="24"/>
          <w:szCs w:val="24"/>
        </w:rPr>
        <w:t xml:space="preserve"> </w:t>
      </w:r>
      <w:r w:rsidR="00E7786E">
        <w:rPr>
          <w:rFonts w:ascii="Arial" w:eastAsia="Cambria" w:hAnsi="Arial" w:cs="Arial"/>
          <w:sz w:val="24"/>
          <w:szCs w:val="24"/>
        </w:rPr>
        <w:t>4377 (with methods</w:t>
      </w:r>
      <w:proofErr w:type="gramStart"/>
      <w:r w:rsidR="00E7786E">
        <w:rPr>
          <w:rFonts w:ascii="Arial" w:eastAsia="Cambria" w:hAnsi="Arial" w:cs="Arial"/>
          <w:sz w:val="24"/>
          <w:szCs w:val="24"/>
        </w:rPr>
        <w:t xml:space="preserve">); </w:t>
      </w:r>
      <w:r w:rsidR="009456C2">
        <w:rPr>
          <w:rFonts w:ascii="Arial" w:eastAsia="Cambria" w:hAnsi="Arial" w:cs="Arial"/>
          <w:sz w:val="24"/>
          <w:szCs w:val="24"/>
        </w:rPr>
        <w:t xml:space="preserve"> </w:t>
      </w:r>
      <w:r w:rsidR="00E7786E">
        <w:rPr>
          <w:rFonts w:ascii="Arial" w:eastAsia="Cambria" w:hAnsi="Arial" w:cs="Arial"/>
          <w:sz w:val="24"/>
          <w:szCs w:val="24"/>
        </w:rPr>
        <w:t>3074</w:t>
      </w:r>
      <w:proofErr w:type="gramEnd"/>
      <w:r w:rsidRPr="007C21EA">
        <w:rPr>
          <w:rFonts w:ascii="Arial" w:eastAsia="Cambria" w:hAnsi="Arial" w:cs="Arial"/>
          <w:sz w:val="24"/>
          <w:szCs w:val="24"/>
        </w:rPr>
        <w:t xml:space="preserve"> (</w:t>
      </w:r>
      <w:r w:rsidR="006909BE">
        <w:rPr>
          <w:rFonts w:ascii="Arial" w:eastAsia="Cambria" w:hAnsi="Arial" w:cs="Arial"/>
          <w:sz w:val="24"/>
          <w:szCs w:val="24"/>
        </w:rPr>
        <w:t>Intro</w:t>
      </w:r>
      <w:r w:rsidRPr="007C21EA">
        <w:rPr>
          <w:rFonts w:ascii="Arial" w:eastAsia="Cambria" w:hAnsi="Arial" w:cs="Arial"/>
          <w:sz w:val="24"/>
          <w:szCs w:val="24"/>
        </w:rPr>
        <w:t xml:space="preserve"> to </w:t>
      </w:r>
      <w:r w:rsidR="00E7786E">
        <w:rPr>
          <w:rFonts w:ascii="Arial" w:eastAsia="Cambria" w:hAnsi="Arial" w:cs="Arial"/>
          <w:sz w:val="24"/>
          <w:szCs w:val="24"/>
        </w:rPr>
        <w:t>M</w:t>
      </w:r>
      <w:r w:rsidRPr="007C21EA">
        <w:rPr>
          <w:rFonts w:ascii="Arial" w:eastAsia="Cambria" w:hAnsi="Arial" w:cs="Arial"/>
          <w:sz w:val="24"/>
          <w:szCs w:val="24"/>
        </w:rPr>
        <w:t>ethods)</w:t>
      </w:r>
    </w:p>
    <w:p w14:paraId="0000000B" w14:textId="6BC9F25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Journal target: mSystems</w:t>
      </w:r>
    </w:p>
    <w:p w14:paraId="0000000C" w14:textId="77777777" w:rsidR="000207FA" w:rsidRPr="007C21EA" w:rsidRDefault="000207FA">
      <w:pPr>
        <w:spacing w:line="480" w:lineRule="auto"/>
        <w:rPr>
          <w:rFonts w:ascii="Arial" w:eastAsia="Cambria" w:hAnsi="Arial" w:cs="Arial"/>
          <w:sz w:val="24"/>
          <w:szCs w:val="24"/>
        </w:rPr>
      </w:pPr>
    </w:p>
    <w:p w14:paraId="0000000D" w14:textId="77777777" w:rsidR="000207FA" w:rsidRPr="007C21EA" w:rsidRDefault="00563D7E">
      <w:pPr>
        <w:numPr>
          <w:ilvl w:val="0"/>
          <w:numId w:val="3"/>
        </w:numPr>
        <w:spacing w:line="480" w:lineRule="auto"/>
        <w:rPr>
          <w:rFonts w:ascii="Arial" w:eastAsia="Cambria" w:hAnsi="Arial" w:cs="Arial"/>
          <w:b/>
          <w:sz w:val="24"/>
          <w:szCs w:val="24"/>
        </w:rPr>
      </w:pPr>
      <w:r w:rsidRPr="007C21EA">
        <w:rPr>
          <w:rFonts w:ascii="Arial" w:hAnsi="Arial" w:cs="Arial"/>
        </w:rPr>
        <w:br w:type="page"/>
      </w:r>
    </w:p>
    <w:p w14:paraId="0000000E"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ABSTRACT</w:t>
      </w:r>
    </w:p>
    <w:p w14:paraId="0000000F" w14:textId="1ABED129"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Antibiotic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infections are a major health crisis that requires the development of alternative therapies. Phage therapy could be an alternative to antibiotics and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in early clinical studies. Phage therapy is often deployed as a cocktail of phages, but </w:t>
      </w:r>
      <w:ins w:id="0" w:author="Stephen Wandro" w:date="2021-04-29T16:53:00Z">
        <w:r w:rsidR="003F04D8">
          <w:rPr>
            <w:rFonts w:ascii="Arial" w:eastAsia="Cambria" w:hAnsi="Arial" w:cs="Arial"/>
            <w:sz w:val="24"/>
            <w:szCs w:val="24"/>
          </w:rPr>
          <w:t xml:space="preserve">for many bacterial hosts, </w:t>
        </w:r>
      </w:ins>
      <w:r w:rsidRPr="007C21EA">
        <w:rPr>
          <w:rFonts w:ascii="Arial" w:eastAsia="Cambria" w:hAnsi="Arial" w:cs="Arial"/>
          <w:sz w:val="24"/>
          <w:szCs w:val="24"/>
        </w:rPr>
        <w:t xml:space="preserve">there is little </w:t>
      </w:r>
      <w:del w:id="1" w:author="Stephen Wandro" w:date="2021-04-29T16:53:00Z">
        <w:r w:rsidRPr="007C21EA" w:rsidDel="003F04D8">
          <w:rPr>
            <w:rFonts w:ascii="Arial" w:eastAsia="Cambria" w:hAnsi="Arial" w:cs="Arial"/>
            <w:sz w:val="24"/>
            <w:szCs w:val="24"/>
          </w:rPr>
          <w:delText xml:space="preserve">understanding </w:delText>
        </w:r>
      </w:del>
      <w:ins w:id="2" w:author="Stephen Wandro" w:date="2021-04-29T16:53:00Z">
        <w:r w:rsidR="003F04D8">
          <w:rPr>
            <w:rFonts w:ascii="Arial" w:eastAsia="Cambria" w:hAnsi="Arial" w:cs="Arial"/>
            <w:sz w:val="24"/>
            <w:szCs w:val="24"/>
          </w:rPr>
          <w:t xml:space="preserve">known about </w:t>
        </w:r>
      </w:ins>
      <w:del w:id="3" w:author="Stephen Wandro" w:date="2021-04-29T16:53:00Z">
        <w:r w:rsidR="00D904B1" w:rsidRPr="007C21EA" w:rsidDel="003F04D8">
          <w:rPr>
            <w:rFonts w:ascii="Arial" w:eastAsia="Cambria" w:hAnsi="Arial" w:cs="Arial"/>
            <w:sz w:val="24"/>
            <w:szCs w:val="24"/>
          </w:rPr>
          <w:delText xml:space="preserve">of </w:delText>
        </w:r>
      </w:del>
      <w:r w:rsidRPr="007C21EA">
        <w:rPr>
          <w:rFonts w:ascii="Arial" w:eastAsia="Cambria" w:hAnsi="Arial" w:cs="Arial"/>
          <w:sz w:val="24"/>
          <w:szCs w:val="24"/>
        </w:rPr>
        <w:t xml:space="preserve">how to </w:t>
      </w:r>
      <w:del w:id="4" w:author="Stephen Wandro" w:date="2021-04-29T16:53:00Z">
        <w:r w:rsidR="00D904B1" w:rsidRPr="007C21EA" w:rsidDel="003F04D8">
          <w:rPr>
            <w:rFonts w:ascii="Arial" w:eastAsia="Cambria" w:hAnsi="Arial" w:cs="Arial"/>
            <w:sz w:val="24"/>
            <w:szCs w:val="24"/>
          </w:rPr>
          <w:delText xml:space="preserve">most effectively </w:delText>
        </w:r>
      </w:del>
      <w:r w:rsidRPr="007C21EA">
        <w:rPr>
          <w:rFonts w:ascii="Arial" w:eastAsia="Cambria" w:hAnsi="Arial" w:cs="Arial"/>
          <w:sz w:val="24"/>
          <w:szCs w:val="24"/>
        </w:rPr>
        <w:t>combine phages</w:t>
      </w:r>
      <w:ins w:id="5" w:author="Stephen Wandro" w:date="2021-04-29T16:53:00Z">
        <w:r w:rsidR="003F04D8">
          <w:rPr>
            <w:rFonts w:ascii="Arial" w:eastAsia="Cambria" w:hAnsi="Arial" w:cs="Arial"/>
            <w:sz w:val="24"/>
            <w:szCs w:val="24"/>
          </w:rPr>
          <w:t xml:space="preserve"> </w:t>
        </w:r>
        <w:r w:rsidR="003F04D8" w:rsidRPr="007C21EA">
          <w:rPr>
            <w:rFonts w:ascii="Arial" w:eastAsia="Cambria" w:hAnsi="Arial" w:cs="Arial"/>
            <w:sz w:val="24"/>
            <w:szCs w:val="24"/>
          </w:rPr>
          <w:t>effectively</w:t>
        </w:r>
      </w:ins>
      <w:r w:rsidRPr="007C21EA">
        <w:rPr>
          <w:rFonts w:ascii="Arial" w:eastAsia="Cambria" w:hAnsi="Arial" w:cs="Arial"/>
          <w:sz w:val="24"/>
          <w:szCs w:val="24"/>
        </w:rPr>
        <w:t xml:space="preserve">. Here we utilized a collection of 20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t</w:t>
      </w:r>
      <w:del w:id="6" w:author="Stephen Wandro" w:date="2021-04-29T16:54:00Z">
        <w:r w:rsidRPr="007C21EA" w:rsidDel="003F04D8">
          <w:rPr>
            <w:rFonts w:ascii="Arial" w:eastAsia="Cambria" w:hAnsi="Arial" w:cs="Arial"/>
            <w:sz w:val="24"/>
            <w:szCs w:val="24"/>
          </w:rPr>
          <w:delText xml:space="preserve">o test principles of phage cocktail </w:delText>
        </w:r>
        <w:r w:rsidR="00D904B1" w:rsidRPr="007C21EA" w:rsidDel="003F04D8">
          <w:rPr>
            <w:rFonts w:ascii="Arial" w:eastAsia="Cambria" w:hAnsi="Arial" w:cs="Arial"/>
            <w:sz w:val="24"/>
            <w:szCs w:val="24"/>
          </w:rPr>
          <w:delText xml:space="preserve">design </w:delText>
        </w:r>
        <w:r w:rsidRPr="007C21EA" w:rsidDel="003F04D8">
          <w:rPr>
            <w:rFonts w:ascii="Arial" w:eastAsia="Cambria" w:hAnsi="Arial" w:cs="Arial"/>
            <w:sz w:val="24"/>
            <w:szCs w:val="24"/>
          </w:rPr>
          <w:delText>and</w:delText>
        </w:r>
      </w:del>
      <w:ins w:id="7" w:author="Stephen Wandro" w:date="2021-04-29T16:54:00Z">
        <w:r w:rsidR="003F04D8">
          <w:rPr>
            <w:rFonts w:ascii="Arial" w:eastAsia="Cambria" w:hAnsi="Arial" w:cs="Arial"/>
            <w:sz w:val="24"/>
            <w:szCs w:val="24"/>
          </w:rPr>
          <w:t>o test the efficacy of different cocktail</w:t>
        </w:r>
      </w:ins>
      <w:ins w:id="8" w:author="Stephen Wandro" w:date="2021-04-29T16:55:00Z">
        <w:r w:rsidR="003F04D8">
          <w:rPr>
            <w:rFonts w:ascii="Arial" w:eastAsia="Cambria" w:hAnsi="Arial" w:cs="Arial"/>
            <w:sz w:val="24"/>
            <w:szCs w:val="24"/>
          </w:rPr>
          <w:t xml:space="preserve"> designs</w:t>
        </w:r>
      </w:ins>
      <w:del w:id="9" w:author="Stephen Wandro" w:date="2021-04-29T16:54:00Z">
        <w:r w:rsidRPr="007C21EA" w:rsidDel="003F04D8">
          <w:rPr>
            <w:rFonts w:ascii="Arial" w:eastAsia="Cambria" w:hAnsi="Arial" w:cs="Arial"/>
            <w:sz w:val="24"/>
            <w:szCs w:val="24"/>
          </w:rPr>
          <w:delText xml:space="preserve"> determine the phenotypic effects of evolving </w:delText>
        </w:r>
        <w:r w:rsidR="00D904B1" w:rsidRPr="007C21EA" w:rsidDel="003F04D8">
          <w:rPr>
            <w:rFonts w:ascii="Arial" w:eastAsia="Cambria" w:hAnsi="Arial" w:cs="Arial"/>
            <w:sz w:val="24"/>
            <w:szCs w:val="24"/>
          </w:rPr>
          <w:delText xml:space="preserve">phage </w:delText>
        </w:r>
        <w:r w:rsidRPr="007C21EA" w:rsidDel="003F04D8">
          <w:rPr>
            <w:rFonts w:ascii="Arial" w:eastAsia="Cambria" w:hAnsi="Arial" w:cs="Arial"/>
            <w:sz w:val="24"/>
            <w:szCs w:val="24"/>
          </w:rPr>
          <w:delText xml:space="preserve">resistance in </w:delText>
        </w:r>
        <w:r w:rsidRPr="007C21EA" w:rsidDel="003F04D8">
          <w:rPr>
            <w:rFonts w:ascii="Arial" w:eastAsia="Cambria" w:hAnsi="Arial" w:cs="Arial"/>
            <w:i/>
            <w:sz w:val="24"/>
            <w:szCs w:val="24"/>
          </w:rPr>
          <w:delText xml:space="preserve">Enterococcus </w:delText>
        </w:r>
        <w:r w:rsidRPr="007C21EA" w:rsidDel="003F04D8">
          <w:rPr>
            <w:rFonts w:ascii="Arial" w:eastAsia="Cambria" w:hAnsi="Arial" w:cs="Arial"/>
            <w:sz w:val="24"/>
            <w:szCs w:val="24"/>
          </w:rPr>
          <w:delText xml:space="preserve">isolates </w:delText>
        </w:r>
        <w:r w:rsidR="00D904B1" w:rsidRPr="007C21EA" w:rsidDel="003F04D8">
          <w:rPr>
            <w:rFonts w:ascii="Arial" w:eastAsia="Cambria" w:hAnsi="Arial" w:cs="Arial"/>
            <w:sz w:val="24"/>
            <w:szCs w:val="24"/>
          </w:rPr>
          <w:delText xml:space="preserve">that were susceptible or resistant to antibiotics (e.g., </w:delText>
        </w:r>
        <w:r w:rsidRPr="007C21EA" w:rsidDel="003F04D8">
          <w:rPr>
            <w:rFonts w:ascii="Arial" w:eastAsia="Cambria" w:hAnsi="Arial" w:cs="Arial"/>
            <w:sz w:val="24"/>
            <w:szCs w:val="24"/>
          </w:rPr>
          <w:delText>Vancomycin Resistant Enterococcus (VRE)</w:delText>
        </w:r>
        <w:r w:rsidR="00D904B1" w:rsidRPr="007C21EA" w:rsidDel="003F04D8">
          <w:rPr>
            <w:rFonts w:ascii="Arial" w:eastAsia="Cambria" w:hAnsi="Arial" w:cs="Arial"/>
            <w:sz w:val="24"/>
            <w:szCs w:val="24"/>
          </w:rPr>
          <w:delText>)</w:delText>
        </w:r>
      </w:del>
      <w:r w:rsidRPr="007C21EA">
        <w:rPr>
          <w:rFonts w:ascii="Arial" w:eastAsia="Cambria" w:hAnsi="Arial" w:cs="Arial"/>
          <w:sz w:val="24"/>
          <w:szCs w:val="24"/>
        </w:rPr>
        <w:t xml:space="preserve">. </w:t>
      </w:r>
      <w:r w:rsidR="00596DC7">
        <w:rPr>
          <w:rFonts w:ascii="Arial" w:eastAsia="Cambria" w:hAnsi="Arial" w:cs="Arial"/>
          <w:sz w:val="24"/>
          <w:szCs w:val="24"/>
        </w:rPr>
        <w:t xml:space="preserve">We tested </w:t>
      </w:r>
      <w:r w:rsidR="006F0EBF">
        <w:rPr>
          <w:rFonts w:ascii="Arial" w:eastAsia="Cambria" w:hAnsi="Arial" w:cs="Arial"/>
          <w:sz w:val="24"/>
          <w:szCs w:val="24"/>
        </w:rPr>
        <w:t>the ability of each</w:t>
      </w:r>
      <w:r w:rsidR="00596DC7">
        <w:rPr>
          <w:rFonts w:ascii="Arial" w:eastAsia="Cambria" w:hAnsi="Arial" w:cs="Arial"/>
          <w:sz w:val="24"/>
          <w:szCs w:val="24"/>
        </w:rPr>
        <w:t xml:space="preserve"> phage to clear </w:t>
      </w:r>
      <w:r w:rsidR="00596DC7">
        <w:rPr>
          <w:rFonts w:ascii="Arial" w:eastAsia="Cambria" w:hAnsi="Arial" w:cs="Arial"/>
          <w:i/>
          <w:iCs/>
          <w:sz w:val="24"/>
          <w:szCs w:val="24"/>
        </w:rPr>
        <w:t xml:space="preserve">Enterococcus </w:t>
      </w:r>
      <w:r w:rsidR="00596DC7">
        <w:rPr>
          <w:rFonts w:ascii="Arial" w:eastAsia="Cambria" w:hAnsi="Arial" w:cs="Arial"/>
          <w:sz w:val="24"/>
          <w:szCs w:val="24"/>
        </w:rPr>
        <w:t>host cultures and prevent the emergence of phage resistan</w:t>
      </w:r>
      <w:r w:rsidR="006F0EBF">
        <w:rPr>
          <w:rFonts w:ascii="Arial" w:eastAsia="Cambria" w:hAnsi="Arial" w:cs="Arial"/>
          <w:sz w:val="24"/>
          <w:szCs w:val="24"/>
        </w:rPr>
        <w:t>t</w:t>
      </w:r>
      <w:r w:rsidR="00596DC7">
        <w:rPr>
          <w:rFonts w:ascii="Arial" w:eastAsia="Cambria" w:hAnsi="Arial" w:cs="Arial"/>
          <w:sz w:val="24"/>
          <w:szCs w:val="24"/>
        </w:rPr>
        <w:t xml:space="preserve"> </w:t>
      </w:r>
      <w:r w:rsidR="00596DC7" w:rsidRPr="006F0EBF">
        <w:rPr>
          <w:rFonts w:ascii="Arial" w:eastAsia="Cambria" w:hAnsi="Arial" w:cs="Arial"/>
          <w:i/>
          <w:iCs/>
          <w:sz w:val="24"/>
          <w:szCs w:val="24"/>
        </w:rPr>
        <w:t>Enterococcus</w:t>
      </w:r>
      <w:r w:rsidR="00596DC7">
        <w:rPr>
          <w:rFonts w:ascii="Arial" w:eastAsia="Cambria" w:hAnsi="Arial" w:cs="Arial"/>
          <w:sz w:val="24"/>
          <w:szCs w:val="24"/>
        </w:rPr>
        <w:t xml:space="preserve">. </w:t>
      </w:r>
      <w:r w:rsidR="00596DC7" w:rsidRPr="00596DC7">
        <w:rPr>
          <w:rFonts w:ascii="Arial" w:eastAsia="Cambria" w:hAnsi="Arial" w:cs="Arial"/>
          <w:sz w:val="24"/>
          <w:szCs w:val="24"/>
        </w:rPr>
        <w:t>We</w:t>
      </w:r>
      <w:r w:rsidR="00596DC7">
        <w:rPr>
          <w:rFonts w:ascii="Arial" w:eastAsia="Cambria" w:hAnsi="Arial" w:cs="Arial"/>
          <w:sz w:val="24"/>
          <w:szCs w:val="24"/>
        </w:rPr>
        <w:t xml:space="preserve"> found that some phages which were ineffective individually</w:t>
      </w:r>
      <w:ins w:id="10" w:author="Stephen Wandro" w:date="2021-04-29T16:55:00Z">
        <w:r w:rsidR="003F04D8">
          <w:rPr>
            <w:rFonts w:ascii="Arial" w:eastAsia="Cambria" w:hAnsi="Arial" w:cs="Arial"/>
            <w:sz w:val="24"/>
            <w:szCs w:val="24"/>
          </w:rPr>
          <w:t>,</w:t>
        </w:r>
      </w:ins>
      <w:r w:rsidR="00596DC7">
        <w:rPr>
          <w:rFonts w:ascii="Arial" w:eastAsia="Cambria" w:hAnsi="Arial" w:cs="Arial"/>
          <w:sz w:val="24"/>
          <w:szCs w:val="24"/>
        </w:rPr>
        <w:t xml:space="preserve"> were </w:t>
      </w:r>
      <w:r w:rsidR="006F0EBF">
        <w:rPr>
          <w:rFonts w:ascii="Arial" w:eastAsia="Cambria" w:hAnsi="Arial" w:cs="Arial"/>
          <w:sz w:val="24"/>
          <w:szCs w:val="24"/>
        </w:rPr>
        <w:t xml:space="preserve">effective </w:t>
      </w:r>
      <w:ins w:id="11" w:author="Stephen Wandro" w:date="2021-04-29T16:56:00Z">
        <w:r w:rsidR="003F04D8">
          <w:rPr>
            <w:rFonts w:ascii="Arial" w:eastAsia="Cambria" w:hAnsi="Arial" w:cs="Arial"/>
            <w:sz w:val="24"/>
            <w:szCs w:val="24"/>
          </w:rPr>
          <w:t>in cocktails</w:t>
        </w:r>
        <w:r w:rsidR="003F04D8">
          <w:rPr>
            <w:rFonts w:ascii="Arial" w:eastAsia="Cambria" w:hAnsi="Arial" w:cs="Arial"/>
            <w:sz w:val="24"/>
            <w:szCs w:val="24"/>
          </w:rPr>
          <w:t xml:space="preserve"> </w:t>
        </w:r>
      </w:ins>
      <w:r w:rsidR="006F0EBF">
        <w:rPr>
          <w:rFonts w:ascii="Arial" w:eastAsia="Cambria" w:hAnsi="Arial" w:cs="Arial"/>
          <w:sz w:val="24"/>
          <w:szCs w:val="24"/>
        </w:rPr>
        <w:t xml:space="preserve">at clearing </w:t>
      </w:r>
      <w:ins w:id="12" w:author="Stephen Wandro" w:date="2021-04-29T16:56:00Z">
        <w:r w:rsidR="003F04D8">
          <w:rPr>
            <w:rFonts w:ascii="Arial" w:eastAsia="Cambria" w:hAnsi="Arial" w:cs="Arial"/>
            <w:i/>
            <w:iCs/>
            <w:sz w:val="24"/>
            <w:szCs w:val="24"/>
          </w:rPr>
          <w:t>Enterococcus</w:t>
        </w:r>
        <w:r w:rsidR="003F04D8">
          <w:rPr>
            <w:rFonts w:ascii="Arial" w:eastAsia="Cambria" w:hAnsi="Arial" w:cs="Arial"/>
            <w:sz w:val="24"/>
            <w:szCs w:val="24"/>
          </w:rPr>
          <w:t xml:space="preserve"> cultures</w:t>
        </w:r>
      </w:ins>
      <w:del w:id="13" w:author="Stephen Wandro" w:date="2021-04-29T16:56:00Z">
        <w:r w:rsidR="006F0EBF" w:rsidDel="003F04D8">
          <w:rPr>
            <w:rFonts w:ascii="Arial" w:eastAsia="Cambria" w:hAnsi="Arial" w:cs="Arial"/>
            <w:sz w:val="24"/>
            <w:szCs w:val="24"/>
          </w:rPr>
          <w:delText>the bacterial culture</w:delText>
        </w:r>
        <w:r w:rsidR="00596DC7" w:rsidDel="003F04D8">
          <w:rPr>
            <w:rFonts w:ascii="Arial" w:eastAsia="Cambria" w:hAnsi="Arial" w:cs="Arial"/>
            <w:sz w:val="24"/>
            <w:szCs w:val="24"/>
          </w:rPr>
          <w:delText xml:space="preserve"> when used</w:delText>
        </w:r>
      </w:del>
      <w:del w:id="14" w:author="Stephen Wandro" w:date="2021-04-29T16:55:00Z">
        <w:r w:rsidR="00596DC7" w:rsidDel="003F04D8">
          <w:rPr>
            <w:rFonts w:ascii="Arial" w:eastAsia="Cambria" w:hAnsi="Arial" w:cs="Arial"/>
            <w:sz w:val="24"/>
            <w:szCs w:val="24"/>
          </w:rPr>
          <w:delText xml:space="preserve"> in cocktails</w:delText>
        </w:r>
      </w:del>
      <w:r w:rsidR="00596DC7">
        <w:rPr>
          <w:rFonts w:ascii="Arial" w:eastAsia="Cambria" w:hAnsi="Arial" w:cs="Arial"/>
          <w:sz w:val="24"/>
          <w:szCs w:val="24"/>
        </w:rPr>
        <w:t>.</w:t>
      </w:r>
      <w:r w:rsidR="00704F83">
        <w:rPr>
          <w:rFonts w:ascii="Arial" w:eastAsia="Cambria" w:hAnsi="Arial" w:cs="Arial"/>
          <w:sz w:val="24"/>
          <w:szCs w:val="24"/>
        </w:rPr>
        <w:t xml:space="preserve"> </w:t>
      </w:r>
      <w:r w:rsidRPr="007C21EA">
        <w:rPr>
          <w:rFonts w:ascii="Arial" w:eastAsia="Cambria" w:hAnsi="Arial" w:cs="Arial"/>
          <w:sz w:val="24"/>
          <w:szCs w:val="24"/>
        </w:rPr>
        <w:t xml:space="preserve">To understand the dynamics within phage cocktails, we used qPCR to track which phages increased in abundance in each cocktail, </w:t>
      </w:r>
      <w:r w:rsidR="00704F83">
        <w:rPr>
          <w:rFonts w:ascii="Arial" w:hAnsi="Arial" w:cs="Arial"/>
          <w:color w:val="000000"/>
          <w:sz w:val="24"/>
          <w:szCs w:val="24"/>
        </w:rPr>
        <w:t>a</w:t>
      </w:r>
      <w:r w:rsidR="00704F83" w:rsidRPr="00704F83">
        <w:rPr>
          <w:rFonts w:ascii="Arial" w:hAnsi="Arial" w:cs="Arial"/>
          <w:color w:val="000000"/>
          <w:sz w:val="24"/>
          <w:szCs w:val="24"/>
        </w:rPr>
        <w:t>nd saw dynamics ranging from one dominant phage to even phage growth</w:t>
      </w:r>
      <w:r w:rsidRPr="007C21EA">
        <w:rPr>
          <w:rFonts w:ascii="Arial" w:eastAsia="Cambria" w:hAnsi="Arial" w:cs="Arial"/>
          <w:sz w:val="24"/>
          <w:szCs w:val="24"/>
        </w:rPr>
        <w:t>.</w:t>
      </w:r>
      <w:del w:id="15" w:author="Stephen Wandro" w:date="2021-04-29T16:56:00Z">
        <w:r w:rsidRPr="007C21EA" w:rsidDel="003F04D8">
          <w:rPr>
            <w:rFonts w:ascii="Arial" w:eastAsia="Cambria" w:hAnsi="Arial" w:cs="Arial"/>
            <w:sz w:val="24"/>
            <w:szCs w:val="24"/>
          </w:rPr>
          <w:delText xml:space="preserve"> </w:delText>
        </w:r>
        <w:r w:rsidR="00704F83" w:rsidRPr="00704F83" w:rsidDel="003F04D8">
          <w:rPr>
            <w:rFonts w:ascii="Arial" w:hAnsi="Arial" w:cs="Arial"/>
            <w:color w:val="000000"/>
            <w:sz w:val="24"/>
            <w:szCs w:val="24"/>
          </w:rPr>
          <w:delText>Further, we isolated several phage</w:delText>
        </w:r>
        <w:r w:rsidR="00704F83" w:rsidDel="003F04D8">
          <w:rPr>
            <w:rFonts w:ascii="Arial" w:hAnsi="Arial" w:cs="Arial"/>
            <w:color w:val="000000"/>
            <w:sz w:val="24"/>
            <w:szCs w:val="24"/>
          </w:rPr>
          <w:delText>-</w:delText>
        </w:r>
        <w:r w:rsidR="00704F83" w:rsidRPr="00704F83" w:rsidDel="003F04D8">
          <w:rPr>
            <w:rFonts w:ascii="Arial" w:hAnsi="Arial" w:cs="Arial"/>
            <w:color w:val="000000"/>
            <w:sz w:val="24"/>
            <w:szCs w:val="24"/>
          </w:rPr>
          <w:delText>resistant mutants to test for altered Vancomycin sensitivity.</w:delText>
        </w:r>
      </w:del>
      <w:r w:rsidR="00704F83" w:rsidRPr="00704F83">
        <w:rPr>
          <w:rFonts w:ascii="Arial" w:hAnsi="Arial" w:cs="Arial"/>
          <w:color w:val="000000"/>
          <w:sz w:val="24"/>
          <w:szCs w:val="24"/>
        </w:rPr>
        <w:t xml:space="preserve"> </w:t>
      </w:r>
      <w:ins w:id="16" w:author="Stephen Wandro" w:date="2021-04-29T16:57:00Z">
        <w:r w:rsidR="001B3409">
          <w:rPr>
            <w:rFonts w:ascii="Arial" w:hAnsi="Arial" w:cs="Arial"/>
            <w:color w:val="000000"/>
            <w:sz w:val="24"/>
            <w:szCs w:val="24"/>
          </w:rPr>
          <w:t xml:space="preserve">By sequencing phage resistant mutants when they arose, we saw that </w:t>
        </w:r>
        <w:r w:rsidR="001B3409" w:rsidRPr="001B3409">
          <w:rPr>
            <w:rFonts w:ascii="Arial" w:hAnsi="Arial" w:cs="Arial"/>
            <w:i/>
            <w:iCs/>
            <w:color w:val="000000"/>
            <w:sz w:val="24"/>
            <w:szCs w:val="24"/>
            <w:rPrChange w:id="17" w:author="Stephen Wandro" w:date="2021-04-29T16:57:00Z">
              <w:rPr>
                <w:rFonts w:ascii="Arial" w:hAnsi="Arial" w:cs="Arial"/>
                <w:color w:val="000000"/>
                <w:sz w:val="24"/>
                <w:szCs w:val="24"/>
              </w:rPr>
            </w:rPrChange>
          </w:rPr>
          <w:t>Enterococcus</w:t>
        </w:r>
        <w:r w:rsidR="001B3409">
          <w:rPr>
            <w:rFonts w:ascii="Arial" w:hAnsi="Arial" w:cs="Arial"/>
            <w:color w:val="000000"/>
            <w:sz w:val="24"/>
            <w:szCs w:val="24"/>
          </w:rPr>
          <w:t xml:space="preserve"> consistently </w:t>
        </w:r>
      </w:ins>
      <w:ins w:id="18" w:author="Stephen Wandro" w:date="2021-04-29T16:58:00Z">
        <w:r w:rsidR="001B3409">
          <w:rPr>
            <w:rFonts w:ascii="Arial" w:hAnsi="Arial" w:cs="Arial"/>
            <w:color w:val="000000"/>
            <w:sz w:val="24"/>
            <w:szCs w:val="24"/>
          </w:rPr>
          <w:t>mutates exopolysaccharide synthesis genes</w:t>
        </w:r>
      </w:ins>
      <w:del w:id="19" w:author="Stephen Wandro" w:date="2021-04-29T16:57:00Z">
        <w:r w:rsidR="00704F83" w:rsidRPr="00704F83" w:rsidDel="001B3409">
          <w:rPr>
            <w:rFonts w:ascii="Arial" w:hAnsi="Arial" w:cs="Arial"/>
            <w:color w:val="000000"/>
            <w:sz w:val="24"/>
            <w:szCs w:val="24"/>
          </w:rPr>
          <w:delText>We found that mutants tended to have no change or slightly increased resistance to Vancomycin.</w:delText>
        </w:r>
        <w:r w:rsidR="00704F83" w:rsidDel="001B3409">
          <w:rPr>
            <w:rFonts w:ascii="Arial" w:hAnsi="Arial" w:cs="Arial"/>
            <w:color w:val="000000"/>
            <w:sz w:val="24"/>
            <w:szCs w:val="24"/>
          </w:rPr>
          <w:delText xml:space="preserve"> </w:delText>
        </w:r>
      </w:del>
      <w:del w:id="20" w:author="Stephen Wandro" w:date="2021-04-29T16:58:00Z">
        <w:r w:rsidRPr="007C21EA" w:rsidDel="001B3409">
          <w:rPr>
            <w:rFonts w:ascii="Arial" w:eastAsia="Cambria" w:hAnsi="Arial" w:cs="Arial"/>
            <w:sz w:val="24"/>
            <w:szCs w:val="24"/>
          </w:rPr>
          <w:delText>By demonstrating the efficacy of phage cocktails in suppressing growth of antibiotic susceptible and VRE clinical isolates when exposed to phages,</w:delText>
        </w:r>
      </w:del>
      <w:ins w:id="21" w:author="Stephen Wandro" w:date="2021-04-29T16:58:00Z">
        <w:r w:rsidR="001B3409">
          <w:rPr>
            <w:rFonts w:ascii="Arial" w:eastAsia="Cambria" w:hAnsi="Arial" w:cs="Arial"/>
            <w:sz w:val="24"/>
            <w:szCs w:val="24"/>
          </w:rPr>
          <w:t>.</w:t>
        </w:r>
      </w:ins>
      <w:r w:rsidRPr="007C21EA">
        <w:rPr>
          <w:rFonts w:ascii="Arial" w:eastAsia="Cambria" w:hAnsi="Arial" w:cs="Arial"/>
          <w:sz w:val="24"/>
          <w:szCs w:val="24"/>
        </w:rPr>
        <w:t xml:space="preserve"> </w:t>
      </w:r>
      <w:ins w:id="22" w:author="Stephen Wandro" w:date="2021-04-29T16:59:00Z">
        <w:r w:rsidR="001B3409">
          <w:rPr>
            <w:rFonts w:ascii="Arial" w:eastAsia="Cambria" w:hAnsi="Arial" w:cs="Arial"/>
            <w:sz w:val="24"/>
            <w:szCs w:val="24"/>
          </w:rPr>
          <w:t>T</w:t>
        </w:r>
      </w:ins>
      <w:del w:id="23" w:author="Stephen Wandro" w:date="2021-04-29T16:59:00Z">
        <w:r w:rsidRPr="007C21EA" w:rsidDel="001B3409">
          <w:rPr>
            <w:rFonts w:ascii="Arial" w:eastAsia="Cambria" w:hAnsi="Arial" w:cs="Arial"/>
            <w:sz w:val="24"/>
            <w:szCs w:val="24"/>
          </w:rPr>
          <w:delText>t</w:delText>
        </w:r>
      </w:del>
      <w:r w:rsidRPr="007C21EA">
        <w:rPr>
          <w:rFonts w:ascii="Arial" w:eastAsia="Cambria" w:hAnsi="Arial" w:cs="Arial"/>
          <w:sz w:val="24"/>
          <w:szCs w:val="24"/>
        </w:rPr>
        <w:t xml:space="preserve">his work will help to inform cocktail design for </w:t>
      </w:r>
      <w:ins w:id="24" w:author="Stephen Wandro" w:date="2021-04-29T16:59:00Z">
        <w:r w:rsidR="001B3409" w:rsidRPr="001B3409">
          <w:rPr>
            <w:rFonts w:ascii="Arial" w:eastAsia="Cambria" w:hAnsi="Arial" w:cs="Arial"/>
            <w:i/>
            <w:iCs/>
            <w:sz w:val="24"/>
            <w:szCs w:val="24"/>
            <w:rPrChange w:id="25" w:author="Stephen Wandro" w:date="2021-04-29T16:59:00Z">
              <w:rPr>
                <w:rFonts w:ascii="Arial" w:eastAsia="Cambria" w:hAnsi="Arial" w:cs="Arial"/>
                <w:i/>
                <w:iCs/>
                <w:sz w:val="24"/>
                <w:szCs w:val="24"/>
              </w:rPr>
            </w:rPrChange>
          </w:rPr>
          <w:t>Enterococcus</w:t>
        </w:r>
      </w:ins>
      <w:del w:id="26" w:author="Stephen Wandro" w:date="2021-04-29T16:59:00Z">
        <w:r w:rsidRPr="001B3409" w:rsidDel="001B3409">
          <w:rPr>
            <w:rFonts w:ascii="Arial" w:eastAsia="Cambria" w:hAnsi="Arial" w:cs="Arial"/>
            <w:sz w:val="24"/>
            <w:szCs w:val="24"/>
            <w:rPrChange w:id="27" w:author="Stephen Wandro" w:date="2021-04-29T16:59:00Z">
              <w:rPr>
                <w:rFonts w:ascii="Arial" w:eastAsia="Cambria" w:hAnsi="Arial" w:cs="Arial"/>
                <w:sz w:val="24"/>
                <w:szCs w:val="24"/>
              </w:rPr>
            </w:rPrChange>
          </w:rPr>
          <w:delText>future</w:delText>
        </w:r>
      </w:del>
      <w:ins w:id="28" w:author="Stephen Wandro" w:date="2021-04-29T16:59:00Z">
        <w:r w:rsidR="001B3409">
          <w:rPr>
            <w:rFonts w:ascii="Arial" w:eastAsia="Cambria" w:hAnsi="Arial" w:cs="Arial"/>
            <w:sz w:val="24"/>
            <w:szCs w:val="24"/>
          </w:rPr>
          <w:t xml:space="preserve">, which is an important target for </w:t>
        </w:r>
      </w:ins>
      <w:del w:id="29" w:author="Stephen Wandro" w:date="2021-04-29T16:59:00Z">
        <w:r w:rsidRPr="007C21EA" w:rsidDel="001B3409">
          <w:rPr>
            <w:rFonts w:ascii="Arial" w:eastAsia="Cambria" w:hAnsi="Arial" w:cs="Arial"/>
            <w:sz w:val="24"/>
            <w:szCs w:val="24"/>
          </w:rPr>
          <w:delText xml:space="preserve"> </w:delText>
        </w:r>
      </w:del>
      <w:r w:rsidRPr="007C21EA">
        <w:rPr>
          <w:rFonts w:ascii="Arial" w:eastAsia="Cambria" w:hAnsi="Arial" w:cs="Arial"/>
          <w:sz w:val="24"/>
          <w:szCs w:val="24"/>
        </w:rPr>
        <w:t>phage therapy applications.</w:t>
      </w:r>
    </w:p>
    <w:p w14:paraId="00000010" w14:textId="77777777" w:rsidR="000207FA" w:rsidRPr="007C21EA" w:rsidRDefault="000207FA">
      <w:pPr>
        <w:spacing w:line="480" w:lineRule="auto"/>
        <w:rPr>
          <w:rFonts w:ascii="Arial" w:eastAsia="Cambria" w:hAnsi="Arial" w:cs="Arial"/>
          <w:b/>
          <w:sz w:val="24"/>
          <w:szCs w:val="24"/>
        </w:rPr>
      </w:pPr>
    </w:p>
    <w:p w14:paraId="00000011" w14:textId="24F87744" w:rsidR="000207FA" w:rsidRPr="007C21EA" w:rsidRDefault="00563D7E" w:rsidP="00296D15">
      <w:pPr>
        <w:keepNext/>
        <w:spacing w:line="480" w:lineRule="auto"/>
        <w:rPr>
          <w:rFonts w:ascii="Arial" w:eastAsia="Cambria" w:hAnsi="Arial" w:cs="Arial"/>
          <w:b/>
          <w:sz w:val="24"/>
          <w:szCs w:val="24"/>
        </w:rPr>
      </w:pPr>
      <w:r w:rsidRPr="007C21EA">
        <w:rPr>
          <w:rFonts w:ascii="Arial" w:eastAsia="Cambria" w:hAnsi="Arial" w:cs="Arial"/>
          <w:b/>
          <w:sz w:val="24"/>
          <w:szCs w:val="24"/>
        </w:rPr>
        <w:t>IMPACT</w:t>
      </w:r>
    </w:p>
    <w:p w14:paraId="4ED84DFA" w14:textId="679A54C1" w:rsidR="00563D7E" w:rsidRPr="007C21EA" w:rsidRDefault="005B7436">
      <w:pPr>
        <w:spacing w:line="480" w:lineRule="auto"/>
        <w:rPr>
          <w:rFonts w:ascii="Arial" w:eastAsia="Cambria" w:hAnsi="Arial" w:cs="Arial"/>
          <w:b/>
          <w:sz w:val="24"/>
          <w:szCs w:val="24"/>
        </w:rPr>
      </w:pPr>
      <w:ins w:id="30" w:author="Stephen Wandro" w:date="2021-04-29T17:02:00Z">
        <w:r>
          <w:rPr>
            <w:rFonts w:ascii="Arial" w:eastAsia="Cambria" w:hAnsi="Arial" w:cs="Arial"/>
            <w:sz w:val="24"/>
            <w:szCs w:val="24"/>
          </w:rPr>
          <w:t xml:space="preserve">Due to the rise in antibiotic resistance, </w:t>
        </w:r>
      </w:ins>
      <w:del w:id="31" w:author="Stephen Wandro" w:date="2021-04-29T16:59:00Z">
        <w:r w:rsidR="00563D7E" w:rsidRPr="007C21EA" w:rsidDel="00F512E1">
          <w:rPr>
            <w:rFonts w:ascii="Arial" w:eastAsia="Cambria" w:hAnsi="Arial" w:cs="Arial"/>
            <w:sz w:val="24"/>
            <w:szCs w:val="24"/>
          </w:rPr>
          <w:delText xml:space="preserve">Antibiotic resistant </w:delText>
        </w:r>
      </w:del>
      <w:r w:rsidR="00563D7E" w:rsidRPr="007C21EA">
        <w:rPr>
          <w:rFonts w:ascii="Arial" w:eastAsia="Cambria" w:hAnsi="Arial" w:cs="Arial"/>
          <w:i/>
          <w:sz w:val="24"/>
          <w:szCs w:val="24"/>
        </w:rPr>
        <w:t>Enterococcus</w:t>
      </w:r>
      <w:r w:rsidR="00563D7E" w:rsidRPr="007C21EA">
        <w:rPr>
          <w:rFonts w:ascii="Arial" w:eastAsia="Cambria" w:hAnsi="Arial" w:cs="Arial"/>
          <w:sz w:val="24"/>
          <w:szCs w:val="24"/>
        </w:rPr>
        <w:t xml:space="preserve"> infections are a major health crisis that requires the development of alternative therapies. Phage therapy could </w:t>
      </w:r>
      <w:del w:id="32" w:author="Stephen Wandro" w:date="2021-04-29T17:02:00Z">
        <w:r w:rsidR="00563D7E" w:rsidRPr="007C21EA" w:rsidDel="005B7436">
          <w:rPr>
            <w:rFonts w:ascii="Arial" w:eastAsia="Cambria" w:hAnsi="Arial" w:cs="Arial"/>
            <w:sz w:val="24"/>
            <w:szCs w:val="24"/>
          </w:rPr>
          <w:delText>be an alternative to antibiotics</w:delText>
        </w:r>
      </w:del>
      <w:ins w:id="33" w:author="Stephen Wandro" w:date="2021-04-29T17:02:00Z">
        <w:r>
          <w:rPr>
            <w:rFonts w:ascii="Arial" w:eastAsia="Cambria" w:hAnsi="Arial" w:cs="Arial"/>
            <w:sz w:val="24"/>
            <w:szCs w:val="24"/>
          </w:rPr>
          <w:t>provide another alternative to antibiotics</w:t>
        </w:r>
      </w:ins>
      <w:r w:rsidR="00563D7E" w:rsidRPr="007C21EA">
        <w:rPr>
          <w:rFonts w:ascii="Arial" w:eastAsia="Cambria" w:hAnsi="Arial" w:cs="Arial"/>
          <w:sz w:val="24"/>
          <w:szCs w:val="24"/>
        </w:rPr>
        <w:t xml:space="preserve"> and has shown promise in </w:t>
      </w:r>
      <w:r w:rsidR="00563D7E" w:rsidRPr="007C21EA">
        <w:rPr>
          <w:rFonts w:ascii="Arial" w:eastAsia="Cambria" w:hAnsi="Arial" w:cs="Arial"/>
          <w:i/>
          <w:sz w:val="24"/>
          <w:szCs w:val="24"/>
        </w:rPr>
        <w:t>in vitro</w:t>
      </w:r>
      <w:r w:rsidR="00563D7E" w:rsidRPr="007C21EA">
        <w:rPr>
          <w:rFonts w:ascii="Arial" w:eastAsia="Cambria" w:hAnsi="Arial" w:cs="Arial"/>
          <w:sz w:val="24"/>
          <w:szCs w:val="24"/>
        </w:rPr>
        <w:t xml:space="preserve"> and in early clinical studies. Phage therapy in the form of cocktails is often suggested, with similar goals as the combination therapy that has been successful in the treatment of HIV infection, but </w:t>
      </w:r>
      <w:ins w:id="34" w:author="Stephen Wandro" w:date="2021-04-29T17:02:00Z">
        <w:r>
          <w:rPr>
            <w:rFonts w:ascii="Arial" w:eastAsia="Cambria" w:hAnsi="Arial" w:cs="Arial"/>
            <w:sz w:val="24"/>
            <w:szCs w:val="24"/>
          </w:rPr>
          <w:t xml:space="preserve">for many hosts, </w:t>
        </w:r>
      </w:ins>
      <w:r w:rsidR="00563D7E" w:rsidRPr="007C21EA">
        <w:rPr>
          <w:rFonts w:ascii="Arial" w:eastAsia="Cambria" w:hAnsi="Arial" w:cs="Arial"/>
          <w:sz w:val="24"/>
          <w:szCs w:val="24"/>
        </w:rPr>
        <w:t xml:space="preserve">there is little </w:t>
      </w:r>
      <w:ins w:id="35" w:author="Stephen Wandro" w:date="2021-04-29T17:02:00Z">
        <w:r>
          <w:rPr>
            <w:rFonts w:ascii="Arial" w:eastAsia="Cambria" w:hAnsi="Arial" w:cs="Arial"/>
            <w:sz w:val="24"/>
            <w:szCs w:val="24"/>
          </w:rPr>
          <w:t xml:space="preserve">known </w:t>
        </w:r>
      </w:ins>
      <w:del w:id="36" w:author="Stephen Wandro" w:date="2021-04-29T17:02:00Z">
        <w:r w:rsidR="00563D7E" w:rsidRPr="007C21EA" w:rsidDel="005B7436">
          <w:rPr>
            <w:rFonts w:ascii="Arial" w:eastAsia="Cambria" w:hAnsi="Arial" w:cs="Arial"/>
            <w:sz w:val="24"/>
            <w:szCs w:val="24"/>
          </w:rPr>
          <w:delText xml:space="preserve">understanding </w:delText>
        </w:r>
      </w:del>
      <w:r w:rsidR="00563D7E" w:rsidRPr="007C21EA">
        <w:rPr>
          <w:rFonts w:ascii="Arial" w:eastAsia="Cambria" w:hAnsi="Arial" w:cs="Arial"/>
          <w:sz w:val="24"/>
          <w:szCs w:val="24"/>
        </w:rPr>
        <w:t xml:space="preserve">about how to combine phages </w:t>
      </w:r>
      <w:r w:rsidR="00020E9F" w:rsidRPr="007C21EA">
        <w:rPr>
          <w:rFonts w:ascii="Arial" w:eastAsia="Cambria" w:hAnsi="Arial" w:cs="Arial"/>
          <w:sz w:val="24"/>
          <w:szCs w:val="24"/>
        </w:rPr>
        <w:t xml:space="preserve">most </w:t>
      </w:r>
      <w:r w:rsidR="00563D7E" w:rsidRPr="007C21EA">
        <w:rPr>
          <w:rFonts w:ascii="Arial" w:eastAsia="Cambria" w:hAnsi="Arial" w:cs="Arial"/>
          <w:sz w:val="24"/>
          <w:szCs w:val="24"/>
        </w:rPr>
        <w:t>effective</w:t>
      </w:r>
      <w:r w:rsidR="00020E9F" w:rsidRPr="007C21EA">
        <w:rPr>
          <w:rFonts w:ascii="Arial" w:eastAsia="Cambria" w:hAnsi="Arial" w:cs="Arial"/>
          <w:sz w:val="24"/>
          <w:szCs w:val="24"/>
        </w:rPr>
        <w:t>ly</w:t>
      </w:r>
      <w:r w:rsidR="00563D7E" w:rsidRPr="007C21EA">
        <w:rPr>
          <w:rFonts w:ascii="Arial" w:eastAsia="Cambria" w:hAnsi="Arial" w:cs="Arial"/>
          <w:sz w:val="24"/>
          <w:szCs w:val="24"/>
        </w:rPr>
        <w:t xml:space="preserve">. </w:t>
      </w:r>
      <w:r w:rsidR="00563D7E" w:rsidRPr="007C21EA">
        <w:rPr>
          <w:rFonts w:ascii="Arial" w:eastAsia="Cambria" w:hAnsi="Arial" w:cs="Arial"/>
          <w:sz w:val="24"/>
          <w:szCs w:val="24"/>
        </w:rPr>
        <w:lastRenderedPageBreak/>
        <w:t xml:space="preserve">Here we utilized a collection of 20 </w:t>
      </w:r>
      <w:r w:rsidR="00563D7E" w:rsidRPr="007C21EA">
        <w:rPr>
          <w:rFonts w:ascii="Arial" w:eastAsia="Cambria" w:hAnsi="Arial" w:cs="Arial"/>
          <w:i/>
          <w:sz w:val="24"/>
          <w:szCs w:val="24"/>
        </w:rPr>
        <w:t>Enterococcus</w:t>
      </w:r>
      <w:r w:rsidR="00563D7E" w:rsidRPr="007C21EA">
        <w:rPr>
          <w:rFonts w:ascii="Arial" w:eastAsia="Cambria" w:hAnsi="Arial" w:cs="Arial"/>
          <w:sz w:val="24"/>
          <w:szCs w:val="24"/>
        </w:rPr>
        <w:t xml:space="preserve"> phages to test </w:t>
      </w:r>
      <w:r w:rsidR="00020E9F" w:rsidRPr="007C21EA">
        <w:rPr>
          <w:rFonts w:ascii="Arial" w:eastAsia="Cambria" w:hAnsi="Arial" w:cs="Arial"/>
          <w:sz w:val="24"/>
          <w:szCs w:val="24"/>
        </w:rPr>
        <w:t>whether several</w:t>
      </w:r>
      <w:r w:rsidR="00563D7E" w:rsidRPr="007C21EA">
        <w:rPr>
          <w:rFonts w:ascii="Arial" w:eastAsia="Cambria" w:hAnsi="Arial" w:cs="Arial"/>
          <w:sz w:val="24"/>
          <w:szCs w:val="24"/>
        </w:rPr>
        <w:t xml:space="preserve"> phage cocktails </w:t>
      </w:r>
      <w:r w:rsidR="00020E9F" w:rsidRPr="007C21EA">
        <w:rPr>
          <w:rFonts w:ascii="Arial" w:eastAsia="Cambria" w:hAnsi="Arial" w:cs="Arial"/>
          <w:sz w:val="24"/>
          <w:szCs w:val="24"/>
        </w:rPr>
        <w:t xml:space="preserve">could prevent the host from evolving resistance to therapy </w:t>
      </w:r>
      <w:r w:rsidR="00563D7E" w:rsidRPr="007C21EA">
        <w:rPr>
          <w:rFonts w:ascii="Arial" w:eastAsia="Cambria" w:hAnsi="Arial" w:cs="Arial"/>
          <w:sz w:val="24"/>
          <w:szCs w:val="24"/>
        </w:rPr>
        <w:t xml:space="preserve">and </w:t>
      </w:r>
      <w:r w:rsidR="00020E9F" w:rsidRPr="007C21EA">
        <w:rPr>
          <w:rFonts w:ascii="Arial" w:eastAsia="Cambria" w:hAnsi="Arial" w:cs="Arial"/>
          <w:sz w:val="24"/>
          <w:szCs w:val="24"/>
        </w:rPr>
        <w:t xml:space="preserve">to </w:t>
      </w:r>
      <w:r w:rsidR="00563D7E" w:rsidRPr="007C21EA">
        <w:rPr>
          <w:rFonts w:ascii="Arial" w:eastAsia="Cambria" w:hAnsi="Arial" w:cs="Arial"/>
          <w:sz w:val="24"/>
          <w:szCs w:val="24"/>
        </w:rPr>
        <w:t>determine</w:t>
      </w:r>
      <w:del w:id="37" w:author="Stephen Wandro" w:date="2021-04-29T17:03:00Z">
        <w:r w:rsidR="00563D7E" w:rsidRPr="007C21EA" w:rsidDel="005B7436">
          <w:rPr>
            <w:rFonts w:ascii="Arial" w:eastAsia="Cambria" w:hAnsi="Arial" w:cs="Arial"/>
            <w:sz w:val="24"/>
            <w:szCs w:val="24"/>
          </w:rPr>
          <w:delText xml:space="preserve"> </w:delText>
        </w:r>
      </w:del>
      <w:ins w:id="38" w:author="Stephen Wandro" w:date="2021-04-29T17:03:00Z">
        <w:r>
          <w:rPr>
            <w:rFonts w:ascii="Arial" w:eastAsia="Cambria" w:hAnsi="Arial" w:cs="Arial"/>
            <w:sz w:val="24"/>
            <w:szCs w:val="24"/>
          </w:rPr>
          <w:t xml:space="preserve"> which combinations of phages were most effective</w:t>
        </w:r>
      </w:ins>
      <w:del w:id="39" w:author="Stephen Wandro" w:date="2021-04-29T17:03:00Z">
        <w:r w:rsidR="00020E9F" w:rsidRPr="007C21EA" w:rsidDel="005B7436">
          <w:rPr>
            <w:rFonts w:ascii="Arial" w:eastAsia="Cambria" w:hAnsi="Arial" w:cs="Arial"/>
            <w:sz w:val="24"/>
            <w:szCs w:val="24"/>
          </w:rPr>
          <w:delText>whether evolving resistance to phages affected host susceptibility to</w:delText>
        </w:r>
        <w:r w:rsidR="00563D7E" w:rsidRPr="007C21EA" w:rsidDel="005B7436">
          <w:rPr>
            <w:rFonts w:ascii="Arial" w:eastAsia="Cambria" w:hAnsi="Arial" w:cs="Arial"/>
            <w:sz w:val="24"/>
            <w:szCs w:val="24"/>
          </w:rPr>
          <w:delText xml:space="preserve"> antibiotic</w:delText>
        </w:r>
        <w:r w:rsidR="00020E9F" w:rsidRPr="007C21EA" w:rsidDel="005B7436">
          <w:rPr>
            <w:rFonts w:ascii="Arial" w:eastAsia="Cambria" w:hAnsi="Arial" w:cs="Arial"/>
            <w:sz w:val="24"/>
            <w:szCs w:val="24"/>
          </w:rPr>
          <w:delText>s</w:delText>
        </w:r>
      </w:del>
      <w:r w:rsidR="00563D7E" w:rsidRPr="007C21EA">
        <w:rPr>
          <w:rFonts w:ascii="Arial" w:eastAsia="Cambria" w:hAnsi="Arial" w:cs="Arial"/>
          <w:sz w:val="24"/>
          <w:szCs w:val="24"/>
        </w:rPr>
        <w:t>. We showed that cocktails of two or three unrelated phages often prevented the growth of phage-resistant mutants</w:t>
      </w:r>
      <w:ins w:id="40" w:author="Stephen Wandro" w:date="2021-04-29T17:03:00Z">
        <w:r>
          <w:rPr>
            <w:rFonts w:ascii="Arial" w:eastAsia="Cambria" w:hAnsi="Arial" w:cs="Arial"/>
            <w:sz w:val="24"/>
            <w:szCs w:val="24"/>
          </w:rPr>
          <w:t>. Further, we measured which phages are replicating the m</w:t>
        </w:r>
      </w:ins>
      <w:ins w:id="41" w:author="Stephen Wandro" w:date="2021-04-29T17:04:00Z">
        <w:r>
          <w:rPr>
            <w:rFonts w:ascii="Arial" w:eastAsia="Cambria" w:hAnsi="Arial" w:cs="Arial"/>
            <w:sz w:val="24"/>
            <w:szCs w:val="24"/>
          </w:rPr>
          <w:t>ost in each cocktail, and that</w:t>
        </w:r>
      </w:ins>
      <w:ins w:id="42" w:author="Stephen Wandro" w:date="2021-04-29T17:05:00Z">
        <w:r>
          <w:rPr>
            <w:rFonts w:ascii="Arial" w:eastAsia="Cambria" w:hAnsi="Arial" w:cs="Arial"/>
            <w:sz w:val="24"/>
            <w:szCs w:val="24"/>
          </w:rPr>
          <w:t xml:space="preserve"> when phage cocktails are not effective, it is because </w:t>
        </w:r>
      </w:ins>
      <w:ins w:id="43" w:author="Stephen Wandro" w:date="2021-04-29T17:04:00Z">
        <w:r w:rsidRPr="005B7436">
          <w:rPr>
            <w:rFonts w:ascii="Arial" w:eastAsia="Cambria" w:hAnsi="Arial" w:cs="Arial"/>
            <w:i/>
            <w:iCs/>
            <w:sz w:val="24"/>
            <w:szCs w:val="24"/>
            <w:rPrChange w:id="44" w:author="Stephen Wandro" w:date="2021-04-29T17:04:00Z">
              <w:rPr>
                <w:rFonts w:ascii="Arial" w:eastAsia="Cambria" w:hAnsi="Arial" w:cs="Arial"/>
                <w:sz w:val="24"/>
                <w:szCs w:val="24"/>
              </w:rPr>
            </w:rPrChange>
          </w:rPr>
          <w:t>Enterococcus</w:t>
        </w:r>
        <w:r>
          <w:rPr>
            <w:rFonts w:ascii="Arial" w:eastAsia="Cambria" w:hAnsi="Arial" w:cs="Arial"/>
            <w:sz w:val="24"/>
            <w:szCs w:val="24"/>
          </w:rPr>
          <w:t xml:space="preserve"> often evolves </w:t>
        </w:r>
      </w:ins>
      <w:del w:id="45" w:author="Stephen Wandro" w:date="2021-04-29T17:03:00Z">
        <w:r w:rsidR="00563D7E" w:rsidRPr="007C21EA" w:rsidDel="005B7436">
          <w:rPr>
            <w:rFonts w:ascii="Arial" w:eastAsia="Cambria" w:hAnsi="Arial" w:cs="Arial"/>
            <w:sz w:val="24"/>
            <w:szCs w:val="24"/>
          </w:rPr>
          <w:delText xml:space="preserve">, </w:delText>
        </w:r>
        <w:r w:rsidR="00F50881" w:rsidDel="005B7436">
          <w:rPr>
            <w:rFonts w:ascii="Arial" w:eastAsia="Cambria" w:hAnsi="Arial" w:cs="Arial"/>
            <w:sz w:val="24"/>
            <w:szCs w:val="24"/>
          </w:rPr>
          <w:delText>when</w:delText>
        </w:r>
        <w:r w:rsidR="00563D7E" w:rsidRPr="007C21EA" w:rsidDel="005B7436">
          <w:rPr>
            <w:rFonts w:ascii="Arial" w:eastAsia="Cambria" w:hAnsi="Arial" w:cs="Arial"/>
            <w:sz w:val="24"/>
            <w:szCs w:val="24"/>
          </w:rPr>
          <w:delText xml:space="preserve"> </w:delText>
        </w:r>
        <w:r w:rsidR="00F50881" w:rsidDel="005B7436">
          <w:rPr>
            <w:rFonts w:ascii="Arial" w:eastAsia="Cambria" w:hAnsi="Arial" w:cs="Arial"/>
            <w:sz w:val="24"/>
            <w:szCs w:val="24"/>
          </w:rPr>
          <w:delText>the same</w:delText>
        </w:r>
        <w:r w:rsidR="00563D7E" w:rsidRPr="007C21EA" w:rsidDel="005B7436">
          <w:rPr>
            <w:rFonts w:ascii="Arial" w:eastAsia="Cambria" w:hAnsi="Arial" w:cs="Arial"/>
            <w:sz w:val="24"/>
            <w:szCs w:val="24"/>
          </w:rPr>
          <w:delText xml:space="preserve"> phages </w:delText>
        </w:r>
        <w:r w:rsidR="00F50881" w:rsidDel="005B7436">
          <w:rPr>
            <w:rFonts w:ascii="Arial" w:eastAsia="Cambria" w:hAnsi="Arial" w:cs="Arial"/>
            <w:sz w:val="24"/>
            <w:szCs w:val="24"/>
          </w:rPr>
          <w:delText>applied individually were not able to.</w:delText>
        </w:r>
      </w:del>
      <w:del w:id="46" w:author="Stephen Wandro" w:date="2021-04-29T17:04:00Z">
        <w:r w:rsidR="00F50881" w:rsidDel="005B7436">
          <w:rPr>
            <w:rFonts w:ascii="Arial" w:eastAsia="Cambria" w:hAnsi="Arial" w:cs="Arial"/>
            <w:sz w:val="24"/>
            <w:szCs w:val="24"/>
          </w:rPr>
          <w:delText xml:space="preserve"> </w:delText>
        </w:r>
      </w:del>
      <w:ins w:id="47" w:author="Stephen Wandro" w:date="2021-04-29T17:04:00Z">
        <w:r>
          <w:rPr>
            <w:rFonts w:ascii="Arial" w:eastAsia="Cambria" w:hAnsi="Arial" w:cs="Arial"/>
            <w:sz w:val="24"/>
            <w:szCs w:val="24"/>
          </w:rPr>
          <w:t>resistance through mutations in exopolysaccharide resistance genes.</w:t>
        </w:r>
      </w:ins>
    </w:p>
    <w:p w14:paraId="00000012" w14:textId="77777777" w:rsidR="000207FA" w:rsidRPr="007C21EA" w:rsidRDefault="000207FA">
      <w:pPr>
        <w:spacing w:line="480" w:lineRule="auto"/>
        <w:rPr>
          <w:rFonts w:ascii="Arial" w:eastAsia="Cambria" w:hAnsi="Arial" w:cs="Arial"/>
          <w:b/>
          <w:sz w:val="24"/>
          <w:szCs w:val="24"/>
        </w:rPr>
      </w:pPr>
    </w:p>
    <w:p w14:paraId="4029561B" w14:textId="77777777" w:rsidR="006909BE" w:rsidRDefault="006909BE">
      <w:pPr>
        <w:rPr>
          <w:rFonts w:ascii="Arial" w:eastAsia="Cambria" w:hAnsi="Arial" w:cs="Arial"/>
          <w:b/>
          <w:sz w:val="24"/>
          <w:szCs w:val="24"/>
        </w:rPr>
      </w:pPr>
      <w:r>
        <w:rPr>
          <w:rFonts w:ascii="Arial" w:eastAsia="Cambria" w:hAnsi="Arial" w:cs="Arial"/>
          <w:b/>
          <w:sz w:val="24"/>
          <w:szCs w:val="24"/>
        </w:rPr>
        <w:br w:type="page"/>
      </w:r>
    </w:p>
    <w:p w14:paraId="00000013" w14:textId="59B2EC8A"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INTRODUCTION</w:t>
      </w:r>
    </w:p>
    <w:p w14:paraId="46BCF657" w14:textId="2B3F1ADD" w:rsidR="00DD6B07" w:rsidRPr="007C21EA" w:rsidRDefault="00563D7E" w:rsidP="00DD6B07">
      <w:pPr>
        <w:spacing w:line="479" w:lineRule="auto"/>
        <w:ind w:firstLine="720"/>
        <w:rPr>
          <w:rFonts w:ascii="Arial" w:eastAsia="Cambria" w:hAnsi="Arial" w:cs="Arial"/>
          <w:sz w:val="24"/>
          <w:szCs w:val="24"/>
        </w:rPr>
      </w:pPr>
      <w:r w:rsidRPr="007C21EA">
        <w:rPr>
          <w:rFonts w:ascii="Arial" w:eastAsia="Cambria" w:hAnsi="Arial" w:cs="Arial"/>
          <w:sz w:val="24"/>
          <w:szCs w:val="24"/>
        </w:rPr>
        <w:tab/>
        <w:t xml:space="preserve">Antibiotic resistant bacterial infections have emerged as a major health crisis. Overuse of antibiotics has led to rising rates of antibiotic resistance </w:t>
      </w:r>
      <w:r w:rsidR="00020E9F" w:rsidRPr="007C21EA">
        <w:rPr>
          <w:rFonts w:ascii="Arial" w:eastAsia="Cambria" w:hAnsi="Arial" w:cs="Arial"/>
          <w:sz w:val="24"/>
          <w:szCs w:val="24"/>
        </w:rPr>
        <w:t xml:space="preserve">and, </w:t>
      </w:r>
      <w:r w:rsidRPr="007C21EA">
        <w:rPr>
          <w:rFonts w:ascii="Arial" w:eastAsia="Cambria" w:hAnsi="Arial" w:cs="Arial"/>
          <w:sz w:val="24"/>
          <w:szCs w:val="24"/>
        </w:rPr>
        <w:t>therefore</w:t>
      </w:r>
      <w:r w:rsidR="00020E9F" w:rsidRPr="007C21EA">
        <w:rPr>
          <w:rFonts w:ascii="Arial" w:eastAsia="Cambria" w:hAnsi="Arial" w:cs="Arial"/>
          <w:sz w:val="24"/>
          <w:szCs w:val="24"/>
        </w:rPr>
        <w:t>,</w:t>
      </w:r>
      <w:r w:rsidRPr="007C21EA">
        <w:rPr>
          <w:rFonts w:ascii="Arial" w:eastAsia="Cambria" w:hAnsi="Arial" w:cs="Arial"/>
          <w:sz w:val="24"/>
          <w:szCs w:val="24"/>
        </w:rPr>
        <w:t xml:space="preserve"> steps must be taken to </w:t>
      </w:r>
      <w:r w:rsidR="00020E9F" w:rsidRPr="007C21EA">
        <w:rPr>
          <w:rFonts w:ascii="Arial" w:eastAsia="Cambria" w:hAnsi="Arial" w:cs="Arial"/>
          <w:sz w:val="24"/>
          <w:szCs w:val="24"/>
        </w:rPr>
        <w:t xml:space="preserve">develop </w:t>
      </w:r>
      <w:r w:rsidRPr="007C21EA">
        <w:rPr>
          <w:rFonts w:ascii="Arial" w:eastAsia="Cambria" w:hAnsi="Arial" w:cs="Arial"/>
          <w:sz w:val="24"/>
          <w:szCs w:val="24"/>
        </w:rPr>
        <w:t>alternative therapies. The ESKAPE pathogens are six high-priority antibiotic resistant bacteria that are responsible for the majority of antibiotic resistant hospital acquired infections</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{"citationItems":[{"id":"ITEM-1","itemData":{"DOI":"10.1016/j.cmi.2014.12.025","ISSN":"14690691","PMID":"25743999","abstract":"The past decade has brought a significant rise in antimicrobial resistance, and the ESKAPE pathogens have become a significant threat to public health. Three epidemiological features that negatively impact patients, which are consistently seen with the ESKAPE pathogens, are the following: 1) there has been a rise in incidence of these organisms as causative human pathogens, 2) there has been a significant increase in antimicrobial resistance in these bacterial species, and 3) the infections caused by these resistant strains are associated with worse outcomes when compared with infections caused by their susceptible counterparts. Significant delays in time to appropriate antimicrobial therapy of up to 5 days have been reported in infections due to these organisms and this is the strongest predictor of mortality with ESKAPE pathogens, particular in critically ill patients, where every hour delay has an incremental survival disadvantage for patients. Strategies to decrease these delays are urgently needed. Although routine broad-spectrum empiric coverage for these organisms would ideally limit this delay, agents with activity against these organisms are sometimes less effective, have significant toxicity risk, and their use can result in the development of resistance. Therefore, strategies to optimize therapy, although limiting unnecessary use of broad-spectrum antimicrobials, are urgently needed. This review will discuss potential strategies to optimize empiric therapy in the age of multi-drug resistance, the limitations of these strategies, and will discuss future directions and opportunities.","author":[{"dropping-particle":"","family":"Pogue","given":"J. M.","non-dropping-particle":"","parse-names":false,"suffix":""},{"dropping-particle":"","family":"Kaye","given":"K. S.","non-dropping-particle":"","parse-names":false,"suffix":""},{"dropping-particle":"","family":"Cohen","given":"D. A.","non-dropping-particle":"","parse-names":false,"suffix":""},{"dropping-particle":"","family":"Marchaim","given":"D.","non-dropping-particle":"","parse-names":false,"suffix":""}],"container-title":"Clinical Microbiology and Infection","id":"ITEM-1","issued":{"date-parts":[["2015"]]},"title":"Appropriate antimicrobial therapy in the era of multidrug-resistant human pathogens","type":"article"},"uris":["http://www.mendeley.com/documents/?uuid=8542cc5e-b75b-4e1e-8cc6-6455100d4db7"]}],"mendeley":{"formattedCitation":"&lt;sup&gt;1&lt;/sup&gt;","plainTextFormattedCitation":"1","previouslyFormattedCitation":"&lt;sup&gt;1&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w:t>
      </w:r>
      <w:r w:rsidR="00157B94">
        <w:rPr>
          <w:rFonts w:ascii="Arial" w:eastAsia="Cambria" w:hAnsi="Arial" w:cs="Arial"/>
          <w:sz w:val="24"/>
          <w:szCs w:val="24"/>
        </w:rPr>
        <w:fldChar w:fldCharType="end"/>
      </w:r>
      <w:r w:rsidRPr="007C21EA">
        <w:rPr>
          <w:rFonts w:ascii="Arial" w:eastAsia="Cambria" w:hAnsi="Arial" w:cs="Arial"/>
          <w:sz w:val="24"/>
          <w:szCs w:val="24"/>
        </w:rPr>
        <w:t xml:space="preserve">. Among the ESKAPE pathogens is </w:t>
      </w:r>
      <w:r w:rsidRPr="007C21EA">
        <w:rPr>
          <w:rFonts w:ascii="Arial" w:eastAsia="Cambria" w:hAnsi="Arial" w:cs="Arial"/>
          <w:i/>
          <w:sz w:val="24"/>
          <w:szCs w:val="24"/>
        </w:rPr>
        <w:t>Enterococcus faecium</w:t>
      </w:r>
      <w:r w:rsidRPr="007C21EA">
        <w:rPr>
          <w:rFonts w:ascii="Arial" w:eastAsia="Cambria" w:hAnsi="Arial" w:cs="Arial"/>
          <w:sz w:val="24"/>
          <w:szCs w:val="24"/>
        </w:rPr>
        <w:t xml:space="preserve">, a gram-positive bacterium responsible </w:t>
      </w:r>
      <w:r w:rsidR="008226AB" w:rsidRPr="007C21EA">
        <w:rPr>
          <w:rFonts w:ascii="Arial" w:eastAsia="Cambria" w:hAnsi="Arial" w:cs="Arial"/>
          <w:sz w:val="24"/>
          <w:szCs w:val="24"/>
        </w:rPr>
        <w:t xml:space="preserve">for several </w:t>
      </w:r>
      <w:r w:rsidR="008226AB" w:rsidRPr="007C21EA">
        <w:rPr>
          <w:rFonts w:ascii="Arial" w:hAnsi="Arial" w:cs="Arial"/>
          <w:color w:val="000000"/>
          <w:sz w:val="24"/>
          <w:szCs w:val="24"/>
        </w:rPr>
        <w:t>human illnesses, including sepsis, urinary tract infections (UTIs), endocarditis, wound infections and alcoholic liver disease</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{"citationItems":[{"id":"ITEM-1","itemData":{"DOI":"10.1038/s41586-019-1742-x","ISSN":"14764687","PMID":"31723265","abstract":"Chronic liver disease due to alcohol-use disorder contributes markedly to the global burden of disease and mortality1–3. Alcoholic hepatitis is a severe and life-threatening form of alcohol-associated liver disease. The gut microbiota promotes ethanol-induced liver disease in mice4, but little is known about the microbial factors that are responsible for this process. Here we identify cytolysin—a two-subunit exotoxin that is secreted by Enterococcus faecalis5,6—as a cause of hepatocyte death and liver injury. Compared with non-alcoholic individuals or patients with alcohol-use disorder, patients with alcoholic hepatitis have increased faecal numbers of E. faecalis. The presence of cytolysin-positive (cytolytic) E. faecalis correlated with the severity of liver disease and with mortality in patients with alcoholic hepatitis. Using humanized mice that were colonized with bacteria from the faeces of patients with alcoholic hepatitis, we investigated the therapeutic effects of bacteriophages that target cytolytic E. faecalis. We found that these bacteriophages decrease cytolysin in the liver and abolish ethanol-induced liver disease in humanized mice. Our findings link cytolytic E. faecalis with more severe clinical outcomes and increased mortality in patients with alcoholic hepatitis. We show that bacteriophages can specifically target cytolytic E. faecalis, which provides a method for precisely editing the intestinal microbiota. A clinical trial with a larger cohort is required to validate the relevance of our findings in humans, and to test whether this therapeutic approach is effective for patients with alcoholic hepatitis.","author":[{"dropping-particle":"","family":"Duan","given":"Yi","non-dropping-particle":"","parse-names":false,"suffix":""},{"dropping-particle":"","family":"Llorente","given":"Cristina","non-dropping-particle":"","parse-names":false,"suffix":""},{"dropping-particle":"","family":"Lang","given":"Sonja","non-dropping-particle":"","parse-names":false,"suffix":""},{"dropping-particle":"","family":"Brandl","given":"Katharina","non-dropping-particle":"","parse-names":false,"suffix":""},{"dropping-particle":"","family":"Chu","given":"Huikuan","non-dropping-particle":"","parse-names":false,"suffix":""},{"dropping-particle":"","family":"Jiang","given":"Lu","non-dropping-particle":"","parse-names":false,"suffix":""},{"dropping-particle":"","family":"White","given":"Richard C.","non-dropping-particle":"","parse-names":false,"suffix":""},{"dropping-particle":"","family":"Clarke","given":"Thomas H.","non-dropping-particle":"","parse-names":false,"suffix":""},{"dropping-particle":"","family":"Nguyen","given":"Kevin","non-dropping-particle":"","parse-names":false,"suffix":""},{"dropping-particle":"","family":"Torralba","given":"Manolito","non-dropping-particle":"","parse-names":false,"suffix":""},{"dropping-particle":"","family":"Shao","given":"Yan","non-dropping-particle":"","parse-names":false,"suffix":""},{"dropping-particle":"","family":"Liu","given":"Jinyuan","non-dropping-particle":"","parse-names":false,"suffix":""},{"dropping-particle":"","family":"Hernandez-Morales","given":"Adriana","non-dropping-particle":"","parse-names":false,"suffix":""},{"dropping-particle":"","family":"Lessor","given":"Lauren","non-dropping-particle":"","parse-names":false,"suffix":""},{"dropping-particle":"","family":"Rahman","given":"Imran R.","non-dropping-particle":"","parse-names":false,"suffix":""},{"dropping-particle":"","family":"Miyamoto","given":"Yukiko","non-dropping-particle":"","parse-names":false,"suffix":""},{"dropping-particle":"","family":"Ly","given":"Melissa","non-dropping-particle":"","parse-names":false,"suffix":""},{"dropping-particle":"","family":"Gao","given":"Bei","non-dropping-particle":"","parse-names":false,"suffix":""},{"dropping-particle":"","family":"Sun","given":"Weizhong","non-dropping-particle":"","parse-names":false,"suffix":""},{"dropping-particle":"","family":"Kiesel","given":"Roman","non-dropping-particle":"","parse-names":false,"suffix":""},{"dropping-particle":"","family":"Hutmacher","given":"Felix","non-dropping-particle":"","parse-names":false,"suffix":""},{"dropping-particle":"","family":"Lee","given":"Suhan","non-dropping-particle":"","parse-names":false,"suffix":""},{"dropping-particle":"","family":"Ventura-Cots","given":"Meritxell","non-dropping-particle":"","parse-names":false,"suffix":""},{"dropping-particle":"","family":"Bosques-Padilla","given":"Francisco","non-dropping-particle":"","parse-names":false,"suffix":""},{"dropping-particle":"","family":"Verna","given":"Elizabeth C.","non-dropping-particle":"","parse-names":false,"suffix":""},{"dropping-particle":"","family":"Abraldes","given":"Juan G.","non-dropping-particle":"","parse-names":false,"suffix":""},{"dropping-particle":"","family":"Brown","given":"Robert S.","non-dropping-particle":"","parse-names":false,"suffix":""},{"dropping-particle":"","family":"Vargas","given":"Victor","non-dropping-particle":"","parse-names":false,"suffix":""},{"dropping-particle":"","family":"Altamirano","given":"Jose","non-dropping-particle":"","parse-names":false,"suffix":""},{"dropping-particle":"","family":"Caballería","given":"Juan","non-dropping-particle":"","parse-names":false,"suffix":""},{"dropping-particle":"","family":"Shawcross","given":"Debbie L.","non-dropping-particle":"","parse-names":false,"suffix":""},{"dropping-particle":"","family":"Ho","given":"Samuel B.","non-dropping-particle":"","parse-names":false,"suffix":""},{"dropping-particle":"","family":"Louvet","given":"Alexandre","non-dropping-particle":"","parse-names":false,"suffix":""},{"dropping-particle":"","family":"Lucey","given":"Michael R.","non-dropping-particle":"","parse-names":false,"suffix":""},{"dropping-particle":"","family":"Mathurin","given":"Philippe","non-dropping-particle":"","parse-names":false,"suffix":""},{"dropping-particle":"","family":"Garcia-Tsao","given":"Guadalupe","non-dropping-particle":"","parse-names":false,"suffix":""},{"dropping-particle":"","family":"Bataller","given":"Ramon","non-dropping-particle":"","parse-names":false,"suffix":""},{"dropping-particle":"","family":"Tu","given":"Xin M.","non-dropping-particle":"","parse-names":false,"suffix":""},{"dropping-particle":"","family":"Eckmann","given":"Lars","non-dropping-particle":"","parse-names":false,"suffix":""},{"dropping-particle":"","family":"Donk","given":"Wilfred A.","non-dropping-particle":"van der","parse-names":false,"suffix":""},{"dropping-particle":"","family":"Young","given":"Ry","non-dropping-particle":"","parse-names":false,"suffix":""},{"dropping-particle":"","family":"Lawley","given":"Trevor D.","non-dropping-particle":"","parse-names":false,"suffix":""},{"dropping-particle":"","family":"Stärkel","given":"Peter","non-dropping-particle":"","parse-names":false,"suffix":""},{"dropping-particle":"","family":"Pride","given":"David","non-dropping-particle":"","parse-names":false,"suffix":""},{"dropping-particle":"","family":"Fouts","given":"Derrick E.","non-dropping-particle":"","parse-names":false,"suffix":""},{"dropping-particle":"","family":"Schnabl","given":"Bernd","non-dropping-particle":"","parse-names":false,"suffix":""}],"container-title":"Nature","id":"ITEM-1","issued":{"date-parts":[["2019"]]},"title":"Bacteriophage targeting of gut bacterium attenuates alcoholic liver disease","type":"article-journal"},"uris":["http://www.mendeley.com/documents/?uuid=d8927244-3876-4b94-8e07-f04c5f5216b3"]},{"id":"ITEM-2","itemData":{"DOI":"10.1016/j.ajic.2009.08.016","ISSN":"01966553","PMID":"20022405","abstract":"Background: Numerous patient- and hospital-level characteristics have been established as risk factors for the transmission of health care-associated infections (HAIs). Few studies have quantitatively assessed the impact of exposure to hospital roommates on the acquisition of infections. This study evaluated the association between roommate exposures and the risk of HAIs. Methods: A retrospective cohort of adult patients admitted to a Canadian teaching hospital between June 30, 2001, and December 31, 2005, was studied. Exposures were characterized as total daily roommate exposures and daily unique roommate exposures. Outcomes examined were methicillin-resistant Staphylococcus aureus (MRSA), vancomycin-resistant Enterococcus (VRE), and Clostridium difficile. Results: The number of roommate exposures per day was significantly associated with MRSA and VRE infection or colonization (MRSA: hazard ratio [HR] = 1.10, 95% confidence interval [CI] = 1.05 to 1.15; VRE: HR = 1.11, 95% CI = 1.02 to 1.21), and with C difficile infection (HR = 1.11, 95% CI = 1.03 to 1.19). A significant association also was found for number of unique roommate exposures per day and VRE (HR = 1.15, 95% CI = 1.02 to 1.28). Conclusions: The significant associations found between daily roommate exposures and the infection outcomes suggest a possible role for limiting patient-to-patient contact in an infection prevention and control program in this facility. These findings have implications for the deployment and design of acute care hospitals. © 2010 Association for Professionals in Infection Control and Epidemiology, Inc.","author":[{"dropping-particle":"","family":"Hamel","given":"Meghan","non-dropping-particle":"","parse-names":false,"suffix":""},{"dropping-particle":"","family":"Zoutman","given":"Dick","non-dropping-particle":"","parse-names":false,"suffix":""},{"dropping-particle":"","family":"O'Callaghan","given":"Chris","non-dropping-particle":"","parse-names":false,"suffix":""}],"container-title":"American Journal of Infection Control","id":"ITEM-2","issued":{"date-parts":[["2010"]]},"title":"Exposure to hospital roommates as a risk factor for health care-associated infection","type":"article-journal"},"uris":["http://www.mendeley.com/documents/?uuid=3f98932e-d900-4aad-bb29-ea24b0917ee4"]},{"id":"ITEM-3","itemData":{"DOI":"10.1172/JCI43918","ISSN":"1558-8238","PMID":"21099116","abstract":"Bloodstream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investigation","id":"ITEM-3","issue":"12","issued":{"date-parts":[["2010","12"]]},"page":"4332-41","publisher":"American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humans.","type":"article-journal","volume":"120"},"uris":["http://www.mendeley.com/documents/?uuid=2628b4a1-1042-33ac-a93a-956e2f17820a"]},{"id":"ITEM-4","itemData":{"DOI":"10.1038/nrmicro2761","ISSN":"17401526","PMID":"22421879","abstract":"The genus Enterococcus includes some of the most important nosocomial multidrug-resistant organisms, and these pathogens usually affect patients who are debilitated by other, concurrent illnesses and undergoing prolonged hospitalization. This Review discusses the factors involved in the changing epidemiology of enterococcal infections, with an emphasis on Enterococcus faecium as an emergent and challenging nosocomial problem. The effects of antibiotics on the gut microbiota and on colonization with vancomycin-resistant enterococci are highlighted, including how enterococci benefit from the antibiotic-mediated eradication of Gram-negative members of the gut microbiota. Analyses of enterococcal genomes indicate that there are certain genetic lineages, including an E. faecium clade of ancient origin, with the ability to succeed in the hospital environment, and the possible virulence determinants that are found in these genetic lineages are discussed. Finally, we review the most important mechanisms of resistance to the antibiotics that are used to treat vancomycin-resistant enterococci. © 2012 Macmillan Publishers Limited. All rights reserved.","author":[{"dropping-particle":"","family":"Arias","given":"Cesar A.","non-dropping-particle":"","parse-names":false,"suffix":""},{"dropping-particle":"","family":"Murray","given":"Barbara E.","non-dropping-particle":"","parse-names":false,"suffix":""}],"container-title":"Nature Reviews Microbiology","id":"ITEM-4","issued":{"date-parts":[["2012"]]},"title":"The rise of the Enterococcus: Beyond vancomycin resistance","type":"article"},"uris":["http://www.mendeley.com/documents/?uuid=78f2835a-5d16-42f7-8168-9fb3fbd3b579"]},{"id":"ITEM-5","itemData":{"DOI":"10.1128/mBio.00534-13","ISSN":"21507511","PMID":"23963180","abstract":"Enterococcus faecium, natively a gut commensal organism, emerged as a leading cause of multidrug-resistant hospital-acquired infection in the 1980s. As the living record of its adaptation to changes in habitat, we sequenced the genomes of 51 strains, isolated from various ecological environments, to understand how E. faecium emerged as a leading hospital pathogen. Because of the scale and diversity of the sampled strains, we were able to resolve the lineage responsible for epidemic, multidrug-resistant human infection from other strains and to measure the evolutionary distances between groups. We found that the epidemic hospital-adapted lineage is rapidly evolving and emerged approximately 75 years ago, concomitant with the introduction of antibiotics, from a population that included the majority of animal strains, and not from human commensal lines. We further found that the lineage that included most strains of animal origin diverged from the main human commensal line approximately 3,000 years ago, a time that corresponds to increasing urbanization of humans, development of hygienic practices, and domestication of animals, which we speculate contributed to their ecological separation. Each bifurcation was accompanied by the acquisition of new metabolic capabilities and colonization traits on mobile elements and the loss of function and genome remodeling associated with mobile element insertion and movement. As a result, diversity within the species, in terms of sequence divergence as well as gene content, spans a range usually associated with speciation. IMPORTANCE Enterococci, in particular vancomycin-resistant Enterococcus faecium, recently emerged as a leading cause of hospital-acquired infection worldwide. In this study, we examined genome sequence data to understand the bacterial adaptations that accompanied this transformation from microbes that existed for eons as members of host microbiota. We observed changes in the genomes that paralleled changes in human behavior. An initial bifurcation within the species appears to have occurred at a time that corresponds to the urbanization of humans and domestication of animals, and a more recent bifurcation parallels the introduction of antibiotics in medicine and agriculture. In response to the opportunity to fill niches associated with changes in human activity, a rapidly evolving lineage emerged, a lineage responsible for the vast majority of multidrug-resistant E. faecium infections. © 2013 Lebreton…","author":[{"dropping-particle":"","family":"Lebreton","given":"François","non-dropping-particle":"","parse-names":false,"suffix":""},{"dropping-particle":"","family":"Schaik","given":"Willem","non-dropping-particle":"van","parse-names":false,"suffix":""},{"dropping-particle":"","family":"McGuire","given":"Abigail Manson","non-dropping-particle":"","parse-names":false,"suffix":""},{"dropping-particle":"","family":"Godfrey","given":"Paul","non-dropping-particle":"","parse-names":false,"suffix":""},{"dropping-particle":"","family":"Griggs","given":"Allison","non-dropping-particle":"","parse-names":false,"suffix":""},{"dropping-particle":"","family":"Mazumdar","given":"Varun","non-dropping-particle":"","parse-names":false,"suffix":""},{"dropping-particle":"","family":"Corander","given":"Jukka","non-dropping-particle":"","parse-names":false,"suffix":""},{"dropping-particle":"","family":"Cheng","given":"Lu","non-dropping-particle":"","parse-names":false,"suffix":""},{"dropping-particle":"","family":"Saif","given":"Sakina","non-dropping-particle":"","parse-names":false,"suffix":""},{"dropping-particle":"","family":"Young","given":"Sarah","non-dropping-particle":"","parse-names":false,"suffix":""},{"dropping-particle":"","family":"Zeng","given":"Qiandong","non-dropping-particle":"","parse-names":false,"suffix":""},{"dropping-particle":"","family":"Wortman","given":"Jennifer","non-dropping-particle":"","parse-names":false,"suffix":""},{"dropping-particle":"","family":"Birren","given":"Bruce","non-dropping-particle":"","parse-names":false,"suffix":""},{"dropping-particle":"","family":"Willems","given":"Rob J.L.","non-dropping-particle":"","parse-names":false,"suffix":""},{"dropping-particle":"","family":"Earl","given":"Ashlee M.","non-dropping-particle":"","parse-names":false,"suffix":""},{"dropping-particle":"","family":"Gilmore","given":"Michael S.","non-dropping-particle":"","parse-names":false,"suffix":""}],"container-title":"mBio","id":"ITEM-5","issued":{"date-parts":[["2013"]]},"title":"Emergence of epidemic multidrug-resistant Enterococcus faecium from animal and commensal strains","type":"article-journal"},"uris":["http://www.mendeley.com/documents/?uuid=afc8066d-d37d-41e2-b655-43c3349fc2cb"]}],"mendeley":{"formattedCitation":"&lt;sup&gt;2–6&lt;/sup&gt;","plainTextFormattedCitation":"2–6","previouslyFormattedCitation":"&lt;sup&gt;2–6&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157B94">
        <w:rPr>
          <w:rFonts w:ascii="Arial" w:eastAsia="Cambria" w:hAnsi="Arial" w:cs="Arial"/>
          <w:sz w:val="24"/>
          <w:szCs w:val="24"/>
        </w:rPr>
        <w:fldChar w:fldCharType="end"/>
      </w:r>
      <w:r w:rsidRPr="007C21EA">
        <w:rPr>
          <w:rFonts w:ascii="Arial" w:eastAsia="Cambria" w:hAnsi="Arial" w:cs="Arial"/>
          <w:sz w:val="24"/>
          <w:szCs w:val="24"/>
        </w:rPr>
        <w:t>.</w:t>
      </w:r>
      <w:r w:rsidR="00DD6B07" w:rsidRPr="007C21EA">
        <w:rPr>
          <w:rFonts w:ascii="Arial" w:eastAsia="Cambria" w:hAnsi="Arial" w:cs="Arial"/>
          <w:sz w:val="24"/>
          <w:szCs w:val="24"/>
        </w:rPr>
        <w:t xml:space="preserve">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species are regular members of vertebrate gut microbiomes, and they are also pathogens of enormous clinical significance due to their high potential for resistance to antibiotics (e.g. vancomycin)</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{"citationItems":[{"id":"ITEM-1","itemData":{"DOI":"10.1146/annurev-micro-091213-113003","ISSN":"15453251","PMID":"25002090","abstract":"The enterococci are an ancient genus that evolved along with the tree of life. These intrinsically rugged bacteria are highly adapted members of the intestinal consortia of a range of hosts that spans the animal kingdom. Enterococci are also leading opportunistic hospital pathogens, causing infections that are often resistant to treatment with most antibiotics. Despite the importance of enterococci as hospital pathogens, the vast majority live outside of humans, and nearly all of their evolutionary history took place before the appearance of modern humans. Because hospital infections represent evolutionary end points, traits that exacerbate human infection are unlikely to have evolved for that purpose. However, clusters of traits have converged in specific lineages that are well adapted to colonize the antibiotic-perturbed gastrointestinal tracts of patients and that thrive in the hospital environment. Here we discuss these traits in an evolutionary context, as well as how comparative genomics is providing new insights into the evolution of the enterococci.","author":[{"dropping-particle":"","family":"Tyne","given":"Daria","non-dropping-particle":"Van","parse-names":false,"suffix":""},{"dropping-particle":"","family":"Gilmore","given":"Michael S.","non-dropping-particle":"","parse-names":false,"suffix":""}],"container-title":"Annual Review of Microbiology","id":"ITEM-1","issued":{"date-parts":[["2014"]]},"title":"Friend turned foe: Evolution of enterococcal virulence and antibiotic resistance","type":"article"},"uris":["http://www.mendeley.com/documents/?uuid=1bae1103-d072-4900-b470-28e820123558"]}],"mendeley":{"formattedCitation":"&lt;sup&gt;7&lt;/sup&gt;","plainTextFormattedCitation":"7","previouslyFormattedCitation":"&lt;sup&gt;7&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7</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Antibiotic treatment leads to a high abundance of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spp. in the gut, as many other members of a healthy gut microbial community are more sensitive to antibiotic</w:t>
      </w:r>
      <w:r w:rsidR="007C21EA" w:rsidRPr="007C21EA">
        <w:rPr>
          <w:rFonts w:ascii="Arial" w:hAnsi="Arial" w:cs="Arial"/>
          <w:color w:val="000000"/>
          <w:sz w:val="24"/>
          <w:szCs w:val="24"/>
        </w:rPr>
        <w:t xml:space="preserve"> treatment</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investigation","id":"ITEM-1","issue":"12","issued":{"date-parts":[["2010","12"]]},"page":"4332-41","publisher":"American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humans.","type":"article-journal","volume":"120"},"uris":["http://www.mendeley.com/documents/?uuid=2628b4a1-1042-33ac-a93a-956e2f17820a"]},{"id":"ITEM-2","itemData":{"DOI":"10.1099/mgen.0.000293","ISSN":"20575858","PMID":"31526447","abstract":"Among long-stay critically ill patients in the adult intensive care unit (ICU), there are often marked changes in the complexity of the gut microbiota. However, it remains unclear whether such patients might benefit from enhanced surveillance or from interventions targeting the gut microbiota or the pathogens therein. We therefore undertook a prospective observational study of 24 ICU patients, in which serial faecal samples were subjected to shotgun metagenomic sequencing, phylogenetic profiling and microbial genome analyses. Two-thirds of the patients experienced a marked drop in gut microbial diversity (to an inverse Simpson’s index of &lt;4) at some stage during their stay in the ICU, often accompanied by the absence or loss of potentially beneficial bacteria. Intravenous administration of the broad-spectrum antimicrobial agent meropenem was significantly associated with loss of gut microbial diversity, but the administration of other antibiotics, including piperacillin/tazobactam, failed to trigger statistically detectable changes in microbial diversity. In three-quarters of ICU patients, we documented episodes of gut domination by pathogenic strains, with evidence of cryptic nosocomial transmission of Enterococcus faecium. In some patients, we also saw an increase in the relative abundance of apparent commensal organisms in the gut microbiome, including the archaeal species Methanobrevibacter smithii. In conclusion, we have documented a dramatic absence of microbial diversity and pathogen domination of the gut microbiota in a high proportion of critically ill patients using shotgun metagenomics.","author":[{"dropping-particle":"","family":"Ravi","given":"Anuradha","non-dropping-particle":"","parse-names":false,"suffix":""},{"dropping-particle":"","family":"Halstead","given":"Fenella D.","non-dropping-particle":"","parse-names":false,"suffix":""},{"dropping-particle":"","family":"Bamford","given":"Amy","non-dropping-particle":"","parse-names":false,"suffix":""},{"dropping-particle":"","family":"Casey","given":"Anna","non-dropping-particle":"","parse-names":false,"suffix":""},{"dropping-particle":"","family":"Thomson","given":"Nicholas M.","non-dropping-particle":"","parse-names":false,"suffix":""},{"dropping-particle":"","family":"Schaik","given":"Willem","non-dropping-particle":"Van","parse-names":false,"suffix":""},{"dropping-particle":"","family":"Snelson","given":"Catherine","non-dropping-particle":"","parse-names":false,"suffix":""},{"dropping-particle":"","family":"Goulden","given":"Robert","non-dropping-particle":"","parse-names":false,"suffix":""},{"dropping-particle":"","family":"Foster-Nyarko","given":"Ebenezer","non-dropping-particle":"","parse-names":false,"suffix":""},{"dropping-particle":"","family":"Savva","given":"George M.","non-dropping-particle":"","parse-names":false,"suffix":""},{"dropping-particle":"","family":"Whitehouse","given":"Tony","non-dropping-particle":"","parse-names":false,"suffix":""},{"dropping-particle":"","family":"Pallen","given":"Mark J.","non-dropping-particle":"","parse-names":false,"suffix":""},{"dropping-particle":"","family":"Oppenheim","given":"Beryl A.","non-dropping-particle":"","parse-names":false,"suffix":""}],"container-title":"Microbial Genomics","id":"ITEM-2","issued":{"date-parts":[["2019"]]},"title":"Loss of microbial diversity and pathogen domination of the gut microbiota in critically ill patients","type":"article-journal"},"uris":["http://www.mendeley.com/documents/?uuid=b671721d-f09d-42c7-b941-fd1dcdb3ff1b"]},{"id":"ITEM-3","itemData":{"DOI":"10.1038/s41564-019-0550-2","ISSN":"20585276","PMID":"31501537","abstract":"Hospitalized preterm infants receive frequent and often prolonged exposures to antibiotics because they are vulnerable to infection. It is not known whether the short-term effects of antibiotics on the preterm infant gut microbiota and resistome persist after discharge from neonatal intensive care units. Here, we use complementary metagenomic, culture-based and machine learning techniques to study the gut microbiota and resistome of antibiotic-exposed preterm infants during and after hospitalization, and we compare these readouts to antibiotic-naive healthy infants sampled synchronously. We find a persistently enriched gastrointestinal antibiotic resistome, prolonged carriage of multidrug-resistant Enterobacteriaceae and distinct antibiotic-driven patterns of microbiota and resistome assembly in extremely preterm infants that received early-life antibiotics. The collateral damage of early-life antibiotic treatment and hospitalization in preterm infants is long lasting. We urge the development of strategies to reduce these consequences in highly vulnerable neonatal populations.","author":[{"dropping-particle":"","family":"Gasparrini","given":"Andrew J.","non-dropping-particle":"","parse-names":false,"suffix":""},{"dropping-particle":"","family":"Wang","given":"Bin","non-dropping-particle":"","parse-names":false,"suffix":""},{"dropping-particle":"","family":"Sun","given":"Xiaoqing","non-dropping-particle":"","parse-names":false,"suffix":""},{"dropping-particle":"","family":"Kennedy","given":"Elizabeth A.","non-dropping-particle":"","parse-names":false,"suffix":""},{"dropping-particle":"","family":"Hernandez-Leyva","given":"Ariel","non-dropping-particle":"","parse-names":false,"suffix":""},{"dropping-particle":"","family":"Ndao","given":"I. Malick","non-dropping-particle":"","parse-names":false,"suffix":""},{"dropping-particle":"","family":"Tarr","given":"Phillip I.","non-dropping-particle":"","parse-names":false,"suffix":""},{"dropping-particle":"","family":"Warner","given":"Barbara B.","non-dropping-particle":"","parse-names":false,"suffix":""},{"dropping-particle":"","family":"Dantas","given":"Gautam","non-dropping-particle":"","parse-names":false,"suffix":""}],"container-title":"Nature Microbiology","id":"ITEM-3","issued":{"date-parts":[["2019"]]},"title":"Persistent metagenomic signatures of early-life hospitalization and antibiotic treatment in the infant gut microbiota and resistome","type":"article-journal"},"uris":["http://www.mendeley.com/documents/?uuid=23735b57-6242-437b-bbee-70528d5d46ea"]},{"id":"ITEM-4","itemData":{"DOI":"10.1093/cid/cis580","ISSN":"10584838","PMID":"22718773","abstract":"Background.Bacteremia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bacteremia.Methods.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evaluated.Results.During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5-fold.Conclusions.During allo-HSCT, the diversity and stability of the intestinal flora are disrupted, resulting in domination by bacteria associated with subsequent bacteremia. Assessment of fecal microbiota identifies patients at highest risk for bloodstream infection during allo-HCST. © The Author 2012. Published by Oxford University Press on behalf of the Infectious Diseases Society of America. All rights reserved.","author":[{"dropping-particle":"","family":"Taur","given":"Ying","non-dropping-particle":"","parse-names":false,"suffix":""},{"dropping-particle":"","family":"Xavier","given":"Joao B.","non-dropping-particle":"","parse-names":false,"suffix":""},{"dropping-particle":"","family":"Lipuma","given":"Lauren","non-dropping-particle":"","parse-names":false,"suffix":""},{"dropping-particle":"","family":"Ubeda","given":"Carles","non-dropping-particle":"","parse-names":false,"suffix":""},{"dropping-particle":"","family":"Goldberg","given":"Jenna","non-dropping-particle":"","parse-names":false,"suffix":""},{"dropping-particle":"","family":"Gobourne","given":"Asia","non-dropping-particle":"","parse-names":false,"suffix":""},{"dropping-particle":"","family":"Lee","given":"Yeon Joo","non-dropping-particle":"","parse-names":false,"suffix":""},{"dropping-particle":"","family":"Dubin","given":"Krista A.","non-dropping-particle":"","parse-names":false,"suffix":""},{"dropping-particle":"","family":"Socci","given":"Nicholas D.","non-dropping-particle":"","parse-names":false,"suffix":""},{"dropping-particle":"","family":"Viale","given":"Agnes","non-dropping-particle":"","parse-names":false,"suffix":""},{"dropping-particle":"","family":"Perales","given":"Miguel Angel","non-dropping-particle":"","parse-names":false,"suffix":""},{"dropping-particle":"","family":"Jenq","given":"Robert R.","non-dropping-particle":"","parse-names":false,"suffix":""},{"dropping-particle":"","family":"Brink","given":"Marcel R.M.","non-dropping-particle":"Van Den","parse-names":false,"suffix":""},{"dropping-particle":"","family":"Pamer","given":"Eric G.","non-dropping-particle":"","parse-names":false,"suffix":""}],"container-title":"Clinical Infectious Diseases","id":"ITEM-4","issued":{"date-parts":[["2012"]]},"title":"Intestinal domination and the risk of bacteremia in patients undergoing allogeneic hematopoietic stem cell transplantation","type":"article-journal"},"uris":["http://www.mendeley.com/documents/?uuid=4f0ca128-b436-498c-bc2b-c146e1438e3d"]}],"mendeley":{"formattedCitation":"&lt;sup&gt;4,8–10&lt;/sup&gt;","plainTextFormattedCitation":"4,8–10","previouslyFormattedCitation":"&lt;sup&gt;4,8–10&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4,8–10</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w:t>
      </w:r>
      <w:r w:rsidR="00DD6B07" w:rsidRPr="007C21EA">
        <w:rPr>
          <w:rFonts w:ascii="Arial" w:eastAsia="Cambria" w:hAnsi="Arial" w:cs="Arial"/>
          <w:sz w:val="24"/>
          <w:szCs w:val="24"/>
        </w:rPr>
        <w:t xml:space="preserve">There are multiple species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that are known to cause human disease, but the most common are </w:t>
      </w:r>
      <w:r w:rsidR="00DD6B07" w:rsidRPr="007C21EA">
        <w:rPr>
          <w:rFonts w:ascii="Arial" w:eastAsia="Cambria" w:hAnsi="Arial" w:cs="Arial"/>
          <w:i/>
          <w:sz w:val="24"/>
          <w:szCs w:val="24"/>
        </w:rPr>
        <w:t>Enterococcus faecium</w:t>
      </w:r>
      <w:r w:rsidR="00DD6B07" w:rsidRPr="007C21EA">
        <w:rPr>
          <w:rFonts w:ascii="Arial" w:eastAsia="Cambria" w:hAnsi="Arial" w:cs="Arial"/>
          <w:sz w:val="24"/>
          <w:szCs w:val="24"/>
        </w:rPr>
        <w:t xml:space="preserve"> and </w:t>
      </w:r>
      <w:r w:rsidR="00DD6B07" w:rsidRPr="007C21EA">
        <w:rPr>
          <w:rFonts w:ascii="Arial" w:eastAsia="Cambria" w:hAnsi="Arial" w:cs="Arial"/>
          <w:i/>
          <w:sz w:val="24"/>
          <w:szCs w:val="24"/>
        </w:rPr>
        <w:t>Enterococcus faecalis</w:t>
      </w:r>
      <w:r w:rsidR="00DD6B07" w:rsidRPr="007C21EA">
        <w:rPr>
          <w:rFonts w:ascii="Arial" w:eastAsia="Cambria" w:hAnsi="Arial" w:cs="Arial"/>
          <w:sz w:val="24"/>
          <w:szCs w:val="24"/>
        </w:rPr>
        <w:t xml:space="preserve">. Both species are capable of developing resistance to the antibiotic vancomycin. Each of these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species is known to cause disease, particularly in individuals who have been treated with multiple antibiotics. Developing alternative therapies to treat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w:t>
      </w:r>
      <w:proofErr w:type="gramStart"/>
      <w:r w:rsidR="00DD6B07" w:rsidRPr="007C21EA">
        <w:rPr>
          <w:rFonts w:ascii="Arial" w:eastAsia="Cambria" w:hAnsi="Arial" w:cs="Arial"/>
          <w:sz w:val="24"/>
          <w:szCs w:val="24"/>
        </w:rPr>
        <w:t>is of significant importance</w:t>
      </w:r>
      <w:proofErr w:type="gramEnd"/>
      <w:r w:rsidR="00DD6B07" w:rsidRPr="007C21EA">
        <w:rPr>
          <w:rFonts w:ascii="Arial" w:eastAsia="Cambria" w:hAnsi="Arial" w:cs="Arial"/>
          <w:sz w:val="24"/>
          <w:szCs w:val="24"/>
        </w:rPr>
        <w:t xml:space="preserve"> to reduce long-term infections such as endocarditis and to reduce the emergence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in patients who have been treated with antibiotics. </w:t>
      </w:r>
    </w:p>
    <w:p w14:paraId="34C1C226" w14:textId="556C26C2" w:rsidR="004D240D" w:rsidRPr="007C21EA" w:rsidRDefault="00A045CA" w:rsidP="00341B18">
      <w:pPr>
        <w:spacing w:line="480" w:lineRule="auto"/>
        <w:ind w:firstLine="720"/>
        <w:rPr>
          <w:rFonts w:ascii="Arial" w:eastAsia="Cambria" w:hAnsi="Arial" w:cs="Arial"/>
          <w:sz w:val="24"/>
          <w:szCs w:val="24"/>
        </w:rPr>
      </w:pPr>
      <w:r w:rsidRPr="007C21EA">
        <w:rPr>
          <w:rFonts w:ascii="Arial" w:hAnsi="Arial" w:cs="Arial"/>
          <w:sz w:val="24"/>
          <w:szCs w:val="24"/>
        </w:rPr>
        <w:t xml:space="preserve">Because of their propensity for antibiotic resistance and their greater abundance in critically ill or antibiotic treated patients, </w:t>
      </w:r>
      <w:r w:rsidRPr="007C21EA">
        <w:rPr>
          <w:rFonts w:ascii="Arial" w:hAnsi="Arial" w:cs="Arial"/>
          <w:i/>
          <w:iCs/>
          <w:sz w:val="24"/>
          <w:szCs w:val="24"/>
        </w:rPr>
        <w:t>Enterococcus</w:t>
      </w:r>
      <w:r w:rsidRPr="007C21EA">
        <w:rPr>
          <w:rFonts w:ascii="Arial" w:hAnsi="Arial" w:cs="Arial"/>
          <w:sz w:val="24"/>
          <w:szCs w:val="24"/>
        </w:rPr>
        <w:t xml:space="preserve"> is a logical focus for studies of basic phage biology. Surprisingly, there are relatively few characterized </w:t>
      </w:r>
      <w:r w:rsidRPr="007C21EA">
        <w:rPr>
          <w:rFonts w:ascii="Arial" w:hAnsi="Arial" w:cs="Arial"/>
          <w:i/>
          <w:iCs/>
          <w:sz w:val="24"/>
          <w:szCs w:val="24"/>
        </w:rPr>
        <w:t>Enterococcus</w:t>
      </w:r>
      <w:r w:rsidRPr="007C21EA">
        <w:rPr>
          <w:rFonts w:ascii="Arial" w:hAnsi="Arial" w:cs="Arial"/>
          <w:sz w:val="24"/>
          <w:szCs w:val="24"/>
        </w:rPr>
        <w:t xml:space="preserve"> </w:t>
      </w:r>
      <w:r w:rsidRPr="007C21EA">
        <w:rPr>
          <w:rFonts w:ascii="Arial" w:hAnsi="Arial" w:cs="Arial"/>
          <w:sz w:val="24"/>
          <w:szCs w:val="24"/>
        </w:rPr>
        <w:lastRenderedPageBreak/>
        <w:t xml:space="preserve">phages. </w:t>
      </w:r>
      <w:r w:rsidR="00563D7E" w:rsidRPr="007C21EA">
        <w:rPr>
          <w:rFonts w:ascii="Arial" w:eastAsia="Cambria" w:hAnsi="Arial" w:cs="Arial"/>
          <w:sz w:val="24"/>
          <w:szCs w:val="24"/>
        </w:rPr>
        <w:t xml:space="preserve">Bacteriophage (phage) therapy is an alternative treatment to antibiotics that has shown promise </w:t>
      </w:r>
      <w:r w:rsidR="003828DE" w:rsidRPr="007C21EA">
        <w:rPr>
          <w:rFonts w:ascii="Arial" w:eastAsia="Cambria" w:hAnsi="Arial" w:cs="Arial"/>
          <w:sz w:val="24"/>
          <w:szCs w:val="24"/>
        </w:rPr>
        <w:t xml:space="preserve">for treating </w:t>
      </w:r>
      <w:r w:rsidR="003828DE" w:rsidRPr="007C21EA">
        <w:rPr>
          <w:rFonts w:ascii="Arial" w:eastAsia="Cambria" w:hAnsi="Arial" w:cs="Arial"/>
          <w:i/>
          <w:sz w:val="24"/>
          <w:szCs w:val="24"/>
        </w:rPr>
        <w:t>Enterococcus</w:t>
      </w:r>
      <w:r w:rsidR="003828DE" w:rsidRPr="007C21EA">
        <w:rPr>
          <w:rFonts w:ascii="Arial" w:eastAsia="Cambria" w:hAnsi="Arial" w:cs="Arial"/>
          <w:sz w:val="24"/>
          <w:szCs w:val="24"/>
        </w:rPr>
        <w:t xml:space="preserve"> </w:t>
      </w:r>
      <w:r w:rsidR="00563D7E" w:rsidRPr="007C21EA">
        <w:rPr>
          <w:rFonts w:ascii="Arial" w:eastAsia="Cambria" w:hAnsi="Arial" w:cs="Arial"/>
          <w:i/>
          <w:sz w:val="24"/>
          <w:szCs w:val="24"/>
        </w:rPr>
        <w:t>in vitro</w:t>
      </w:r>
      <w:r w:rsidR="00563D7E" w:rsidRPr="007C21EA">
        <w:rPr>
          <w:rFonts w:ascii="Arial" w:eastAsia="Cambria" w:hAnsi="Arial" w:cs="Arial"/>
          <w:sz w:val="24"/>
          <w:szCs w:val="24"/>
        </w:rPr>
        <w:t xml:space="preserve"> and in animal models </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{"citationItems":[{"id":"ITEM-1","itemData":{"DOI":"10.1128/JB.186.14.4808-4812.2004","ISSN":"0021-9193","PMID":"15231813","abstract":"Enterococcus faecalis and Enterococcus faecium infections are increasingly difficult to treat due to high levels of resistance to antibiotics. PlyV12, a bacteriophage lytic enzyme, was isolated and shown to effectively kill both E. faecalis and E. faecium (including vancomycin-resistant strains), as well as other human pathogens. We propose its development and use as an alternative therapeutic tool.","author":[{"dropping-particle":"","family":"Yoong","given":"Pauline","non-dropping-particle":"","parse-names":false,"suffix":""},{"dropping-particle":"","family":"Schuch","given":"Raymond","non-dropping-particle":"","parse-names":false,"suffix":""},{"dropping-particle":"","family":"Nelson","given":"Daniel","non-dropping-particle":"","parse-names":false,"suffix":""},{"dropping-particle":"","family":"Fischetti","given":"Vincent A","non-dropping-particle":"","parse-names":false,"suffix":""}],"container-title":"Journal of bacteriology","id":"ITEM-1","issue":"14","issued":{"date-parts":[["2004","7","15"]]},"note":"Characterization of the lysin from V12\nShowed V12 is lytic for a wide range of species","page":"4808-12","publisher":"American Society for Microbiology","title":"Identification of a broadly active phage lytic enzyme with lethal activity against antibiotic-resistant Enterococcus faecalis and Enterococcus faecium.","type":"article-journal","volume":"186"},"uris":["http://www.mendeley.com/documents/?uuid=d02f6a44-8563-3fad-b012-a43c7077e455"]},{"id":"ITEM-2","itemData":{"DOI":"10.1101/531442","abstract":"Enterococcus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A","non-dropping-particle":"","parse-names":false,"suffix":""}],"container-title":"bioRxiv","id":"ITEM-2","issued":{"date-parts":[["2019","1","26"]]},"page":"531442","publisher":"Cold Spring Harbor Laboratory","title":"Bacteriophage resistance alters antibiotic mediated intestinal expansion of enterococci","type":"article-journal"},"uris":["http://www.mendeley.com/documents/?uuid=9eec48a0-c9b8-39f1-83cf-0d785824c81b"]},{"id":"ITEM-3","itemData":{"DOI":"10.1128/AEM.00096-15","ISSN":"0099-2240","PMID":"25662974","abstract":"&lt;p&gt;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L.","non-dropping-particle":"","parse-names":false,"suffix":""}],"id":"ITEM-3","issue":"8","issued":{"date-parts":[["2015","4","15"]]},"page":"2696-2705","title":"Targeting Enterococcus faecalis Biofilms with Phage Therapy","type":"article-journal","volume":"81"},"uris":["http://www.mendeley.com/documents/?uuid=721487a3-7e30-37e1-afe4-4bc604db0f7f"]}],"mendeley":{"formattedCitation":"&lt;sup&gt;11–13&lt;/sup&gt;","plainTextFormattedCitation":"11–13","previouslyFormattedCitation":"&lt;sup&gt;11–13&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11–13</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00563D7E" w:rsidRPr="007C21EA">
        <w:rPr>
          <w:rFonts w:ascii="Arial" w:eastAsia="Cambria" w:hAnsi="Arial" w:cs="Arial"/>
          <w:sz w:val="24"/>
          <w:szCs w:val="24"/>
        </w:rPr>
        <w:t xml:space="preserve"> However, phage therapy is rarely used</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and in many places is used only as salvage therapy</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w:t>
      </w:r>
      <w:r w:rsidR="003828DE" w:rsidRPr="007C21EA">
        <w:rPr>
          <w:rFonts w:ascii="Arial" w:eastAsia="Cambria" w:hAnsi="Arial" w:cs="Arial"/>
          <w:sz w:val="24"/>
          <w:szCs w:val="24"/>
        </w:rPr>
        <w:t xml:space="preserve">partly </w:t>
      </w:r>
      <w:r w:rsidR="00563D7E" w:rsidRPr="007C21EA">
        <w:rPr>
          <w:rFonts w:ascii="Arial" w:eastAsia="Cambria" w:hAnsi="Arial" w:cs="Arial"/>
          <w:sz w:val="24"/>
          <w:szCs w:val="24"/>
        </w:rPr>
        <w:t xml:space="preserve">due to a relative paucity of basic research into </w:t>
      </w:r>
      <w:r w:rsidR="00A40968" w:rsidRPr="007C21EA">
        <w:rPr>
          <w:rFonts w:ascii="Arial" w:eastAsia="Cambria" w:hAnsi="Arial" w:cs="Arial"/>
          <w:sz w:val="24"/>
          <w:szCs w:val="24"/>
        </w:rPr>
        <w:t>its</w:t>
      </w:r>
      <w:r w:rsidR="003828DE" w:rsidRPr="007C21EA">
        <w:rPr>
          <w:rFonts w:ascii="Arial" w:eastAsia="Cambria" w:hAnsi="Arial" w:cs="Arial"/>
          <w:sz w:val="24"/>
          <w:szCs w:val="24"/>
        </w:rPr>
        <w:t xml:space="preserve"> </w:t>
      </w:r>
      <w:r w:rsidR="00563D7E" w:rsidRPr="007C21EA">
        <w:rPr>
          <w:rFonts w:ascii="Arial" w:eastAsia="Cambria" w:hAnsi="Arial" w:cs="Arial"/>
          <w:sz w:val="24"/>
          <w:szCs w:val="24"/>
        </w:rPr>
        <w:t>safety, mechanisms of action, and best practices</w:t>
      </w:r>
      <w:r w:rsidR="003828DE" w:rsidRPr="007C21EA">
        <w:rPr>
          <w:rFonts w:ascii="Arial" w:eastAsia="Cambria" w:hAnsi="Arial" w:cs="Arial"/>
          <w:sz w:val="24"/>
          <w:szCs w:val="24"/>
        </w:rPr>
        <w:t xml:space="preserve"> of </w:t>
      </w:r>
      <w:r w:rsidR="00A40968" w:rsidRPr="007C21EA">
        <w:rPr>
          <w:rFonts w:ascii="Arial" w:eastAsia="Cambria" w:hAnsi="Arial" w:cs="Arial"/>
          <w:sz w:val="24"/>
          <w:szCs w:val="24"/>
        </w:rPr>
        <w:t>use</w:t>
      </w:r>
      <w:r w:rsidR="00563D7E" w:rsidRPr="007C21EA">
        <w:rPr>
          <w:rFonts w:ascii="Arial" w:eastAsia="Cambria" w:hAnsi="Arial" w:cs="Arial"/>
          <w:sz w:val="24"/>
          <w:szCs w:val="24"/>
        </w:rPr>
        <w:t>.</w:t>
      </w:r>
    </w:p>
    <w:p w14:paraId="00000016" w14:textId="23FCD319" w:rsidR="000207FA" w:rsidRPr="007C21EA" w:rsidRDefault="00563D7E" w:rsidP="00047B19">
      <w:pPr>
        <w:spacing w:line="480" w:lineRule="auto"/>
        <w:rPr>
          <w:rFonts w:ascii="Arial" w:eastAsia="Cambria" w:hAnsi="Arial" w:cs="Arial"/>
          <w:sz w:val="24"/>
          <w:szCs w:val="24"/>
        </w:rPr>
      </w:pPr>
      <w:r w:rsidRPr="007C21EA">
        <w:rPr>
          <w:rFonts w:ascii="Arial" w:eastAsia="Cambria" w:hAnsi="Arial" w:cs="Arial"/>
          <w:sz w:val="24"/>
          <w:szCs w:val="24"/>
        </w:rPr>
        <w:tab/>
        <w:t>Although phages are posited as a solution for antibiotic resistance, bacteria can also evolve resistance to phage infection. Bacteria exist in a constant evolutionary battle with phage</w:t>
      </w:r>
      <w:r w:rsidR="00C90B53" w:rsidRPr="007C21EA">
        <w:rPr>
          <w:rFonts w:ascii="Arial" w:eastAsia="Cambria" w:hAnsi="Arial" w:cs="Arial"/>
          <w:sz w:val="24"/>
          <w:szCs w:val="24"/>
        </w:rPr>
        <w:t>s</w:t>
      </w:r>
      <w:r w:rsidRPr="007C21EA">
        <w:rPr>
          <w:rFonts w:ascii="Arial" w:eastAsia="Cambria" w:hAnsi="Arial" w:cs="Arial"/>
          <w:sz w:val="24"/>
          <w:szCs w:val="24"/>
        </w:rPr>
        <w:t>, and thus have evolved many systems to resist phage infection, including preventing phage binding, restriction modification systems, CRISPR-Cas9</w:t>
      </w:r>
      <w:r w:rsidR="00A40968" w:rsidRPr="007C21EA">
        <w:rPr>
          <w:rFonts w:ascii="Arial" w:eastAsia="Cambria" w:hAnsi="Arial" w:cs="Arial"/>
          <w:sz w:val="24"/>
          <w:szCs w:val="24"/>
        </w:rPr>
        <w:t xml:space="preserve"> immunity</w:t>
      </w:r>
      <w:r w:rsidRPr="007C21EA">
        <w:rPr>
          <w:rFonts w:ascii="Arial" w:eastAsia="Cambria" w:hAnsi="Arial" w:cs="Arial"/>
          <w:sz w:val="24"/>
          <w:szCs w:val="24"/>
        </w:rPr>
        <w:t xml:space="preserve">, </w:t>
      </w:r>
      <w:sdt>
        <w:sdtPr>
          <w:rPr>
            <w:rFonts w:ascii="Arial" w:hAnsi="Arial" w:cs="Arial"/>
          </w:rPr>
          <w:tag w:val="goog_rdk_0"/>
          <w:id w:val="-1578973705"/>
        </w:sdtPr>
        <w:sdtContent/>
      </w:sdt>
      <w:r w:rsidRPr="007C21EA">
        <w:rPr>
          <w:rFonts w:ascii="Arial" w:eastAsia="Cambria" w:hAnsi="Arial" w:cs="Arial"/>
          <w:sz w:val="24"/>
          <w:szCs w:val="24"/>
        </w:rPr>
        <w:t>and abortive infection</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{"citationItems":[{"id":"ITEM-1","itemData":{"DOI":"10.1146/annurev-virology-031413-085500","ISSN":"2327-056X","abstract":"Bacteriophages (phages) specifically infect bacteria and are the most abundant biological entities on Earth. The constant exposure to phage infection imposes a strong selective pressure on bacteria to develop viral resistance strategies that promote prokaryotic survival. Thus, this parasite-host relationship results in an evolutionary arms race of adaptation and counteradaptation between the interacting partners. The evolutionary outcome is a spectrum of remarkable strategies used by the bacteria and phages as they attempt to coexist. These approaches include adsorption inhibition, injection blocking, abortive infection, toxin-antitoxin, and CRISPR-Cas systems. In this review, we highlight the diverse and complementary antiphage systems in bacteria, as well as the evasion mechanisms used by phages to escape these resistance strategies.","author":[{"dropping-particle":"","family":"Dy","given":"Ron L.","non-dropping-particle":"","parse-names":false,"suffix":""},{"dropping-particle":"","family":"Richter","given":"Corinna","non-dropping-particle":"","parse-names":false,"suffix":""},{"dropping-particle":"","family":"Salmond","given":"George P.C.","non-dropping-particle":"","parse-names":false,"suffix":""},{"dropping-particle":"","family":"Fineran","given":"Peter C.","non-dropping-particle":"","parse-names":false,"suffix":""}],"container-title":"Annual Review of Virology","id":"ITEM-1","issue":"1","issued":{"date-parts":[["2014","11","3"]]},"page":"307-331","publisher":" Annual Reviews ","title":"Remarkable Mechanisms in Microbes to Resist Phage Infections","type":"article-journal","volume":"1"},"uris":["http://www.mendeley.com/documents/?uuid=890e2850-64ea-3680-844c-8e22dbbdc82d"]},{"id":"ITEM-2","itemData":{"DOI":"10.1146/annurev-virology-011620-040628","ISSN":"2327-056X","abstract":"&lt;p&gt;Facing frequent phage challenges, bacteria have evolved numerous mechanisms to resist phage infection. A commonly used phage resistance strategy is abortive infection (Abi), in which the infected cell commits suicide before the phage can complete its replication cycle. Abi prevents the phage epidemic from spreading to nearby cells, thus protecting the bacterial colony. The Abi strategy is manifested by a plethora of mechanistically diverse defense systems that are abundant in bacterial genomes. In turn, phages have developed equally diverse mechanisms to overcome bacterial Abi. This review summarizes the current knowledge on bacterial defense via cell suicide. It describes the principles of Abi, details how these principles are implemented in a variety of natural defense systems, and discusses phage counter-defense mechanisms.&lt;/p&gt;","author":[{"dropping-particle":"","family":"Lopatina","given":"Anna","non-dropping-particle":"","parse-names":false,"suffix":""},{"dropping-particle":"","family":"Tal","given":"Nitzan","non-dropping-particle":"","parse-names":false,"suffix":""},{"dropping-particle":"","family":"Sorek","given":"Rotem","non-dropping-particle":"","parse-names":false,"suffix":""}],"container-title":"Annual Review of Virology","id":"ITEM-2","issue":"1","issued":{"date-parts":[["2020","9","29"]]},"page":"371-384","publisher":"Annual Reviews Inc.","title":"Abortive Infection: Bacterial Suicide as an Antiviral Immune Strategy","type":"article-journal","volume":"7"},"uris":["http://www.mendeley.com/documents/?uuid=51b1c694-dcb6-312d-a8b0-de1bb664e4fd"]}],"mendeley":{"formattedCitation":"&lt;sup&gt;14,15&lt;/sup&gt;","plainTextFormattedCitation":"14,15","previouslyFormattedCitation":"&lt;sup&gt;14,15&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14,15</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Pr="007C21EA">
        <w:rPr>
          <w:rFonts w:ascii="Arial" w:eastAsia="Cambria" w:hAnsi="Arial" w:cs="Arial"/>
          <w:sz w:val="24"/>
          <w:szCs w:val="24"/>
        </w:rPr>
        <w:t xml:space="preserve"> Given strong selective pressure from a single phage, bacteria often quickly evolve resistance to that phage in laboratory settings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{"citationItems":[{"id":"ITEM-1","itemData":{"DOI":"10.2307/1935611","ISSN":"00129658","author":[{"dropping-particle":"","family":"Chao","given":"Lin","non-dropping-particle":"","parse-names":false,"suffix":""},{"dropping-particle":"","family":"Levin","given":"Bruce R.","non-dropping-particle":"","parse-names":false,"suffix":""},{"dropping-particle":"","family":"Stewart","given":"Frank M.","non-dropping-particle":"","parse-names":false,"suffix":""}],"container-title":"Ecology","id":"ITEM-1","issue":"2","issued":{"date-parts":[["1977","3","1"]]},"note":"E. coli and T7\nresource rich vs resource poor\n\nFor stable coexistence:\n1. Lots resources, few phage, bacteria sensitive\nBacteria growht limited by phage\nB0, T70, B1, T71\n\n2. Few resources resistant bacteria\nBacteria growth limited by nutrients\nB0, T70, B1, T71, B2\n\nB0 growth better than B1 and B2\nB2 and B1 grow equally","page":"369-378","publisher":"Ecological Society of America","title":"A Complex Community in a Simple Habitat: An Experimental Study with Bacteria and Phage","type":"article-journal","volume":"58"},"uris":["http://www.mendeley.com/documents/?uuid=b0a54715-0620-3c14-a75b-c2686135b270"]}],"mendeley":{"formattedCitation":"&lt;sup&gt;16&lt;/sup&gt;","plainTextFormattedCitation":"16","previouslyFormattedCitation":"&lt;sup&gt;16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16</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Phages evolve to combat and circumvent </w:t>
      </w:r>
      <w:r w:rsidR="00047B19">
        <w:rPr>
          <w:rFonts w:ascii="Arial" w:eastAsia="Cambria" w:hAnsi="Arial" w:cs="Arial"/>
          <w:sz w:val="24"/>
          <w:szCs w:val="24"/>
        </w:rPr>
        <w:t>bacterial</w:t>
      </w:r>
      <w:r w:rsidRPr="007C21EA">
        <w:rPr>
          <w:rFonts w:ascii="Arial" w:eastAsia="Cambria" w:hAnsi="Arial" w:cs="Arial"/>
          <w:sz w:val="24"/>
          <w:szCs w:val="24"/>
        </w:rPr>
        <w:t xml:space="preserve"> resistance mechanisms, which </w:t>
      </w:r>
      <w:r w:rsidR="00047B19">
        <w:rPr>
          <w:rFonts w:ascii="Arial" w:eastAsia="Cambria" w:hAnsi="Arial" w:cs="Arial"/>
          <w:sz w:val="24"/>
          <w:szCs w:val="24"/>
        </w:rPr>
        <w:t>may provide</w:t>
      </w:r>
      <w:r w:rsidRPr="007C21EA">
        <w:rPr>
          <w:rFonts w:ascii="Arial" w:eastAsia="Cambria" w:hAnsi="Arial" w:cs="Arial"/>
          <w:sz w:val="24"/>
          <w:szCs w:val="24"/>
        </w:rPr>
        <w:t xml:space="preserve"> phage therapy</w:t>
      </w:r>
      <w:r w:rsidR="00C90B53" w:rsidRPr="007C21EA">
        <w:rPr>
          <w:rFonts w:ascii="Arial" w:eastAsia="Cambria" w:hAnsi="Arial" w:cs="Arial"/>
          <w:sz w:val="24"/>
          <w:szCs w:val="24"/>
        </w:rPr>
        <w:t xml:space="preserve"> with</w:t>
      </w:r>
      <w:r w:rsidRPr="007C21EA">
        <w:rPr>
          <w:rFonts w:ascii="Arial" w:eastAsia="Cambria" w:hAnsi="Arial" w:cs="Arial"/>
          <w:sz w:val="24"/>
          <w:szCs w:val="24"/>
        </w:rPr>
        <w:t xml:space="preserve"> </w:t>
      </w:r>
      <w:r w:rsidR="00047B19">
        <w:rPr>
          <w:rFonts w:ascii="Arial" w:eastAsia="Cambria" w:hAnsi="Arial" w:cs="Arial"/>
          <w:sz w:val="24"/>
          <w:szCs w:val="24"/>
        </w:rPr>
        <w:t>an</w:t>
      </w:r>
      <w:r w:rsidRPr="007C21EA">
        <w:rPr>
          <w:rFonts w:ascii="Arial" w:eastAsia="Cambria" w:hAnsi="Arial" w:cs="Arial"/>
          <w:sz w:val="24"/>
          <w:szCs w:val="24"/>
        </w:rPr>
        <w:t xml:space="preserve"> advantage over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{"citationItems":[{"id":"ITEM-1","itemData":{"DOI":"10.1038/nrmicro3096","ISSN":"1740-1526","abstract":"Recent studies have revealed that bacteriophages have a remarkable capacity to defend against the antiviral systems of their bacterial hosts. Here, Moineau and colleagues discuss the diverse mechanisms that phages use to evade adsorption inhibition, restriction–modification systems, CRISPR–Cas systems and abortive infection.","author":[{"dropping-particle":"","family":"Samson","given":"Julie E.","non-dropping-particle":"","parse-names":false,"suffix":""},{"dropping-particle":"","family":"Magadán","given":"Alfonso H.","non-dropping-particle":"","parse-names":false,"suffix":""},{"dropping-particle":"","family":"Sabri","given":"Mourad","non-dropping-particle":"","parse-names":false,"suffix":""},{"dropping-particle":"","family":"Moineau","given":"Sylvain","non-dropping-particle":"","parse-names":false,"suffix":""}],"container-title":"Nature Reviews Microbiology","id":"ITEM-1","issue":"10","issued":{"date-parts":[["2013","8","27"]]},"page":"675-687","publisher":"Nature Publishing Group","title":"Revenge of the phages: defeating bacterial defences","type":"article-journal","volume":"11"},"uris":["http://www.mendeley.com/documents/?uuid=9ca87876-b8f3-3a72-852d-11bb7d5de23a"]}],"mendeley":{"formattedCitation":"&lt;sup&gt;17&lt;/sup&gt;","plainTextFormattedCitation":"17","previouslyFormattedCitation":"&lt;sup&gt;17&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17</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047B19">
        <w:rPr>
          <w:rFonts w:ascii="Arial" w:eastAsia="Cambria" w:hAnsi="Arial" w:cs="Arial"/>
          <w:sz w:val="24"/>
          <w:szCs w:val="24"/>
        </w:rPr>
        <w:t>Furthermore</w:t>
      </w:r>
      <w:r w:rsidRPr="007C21EA">
        <w:rPr>
          <w:rFonts w:ascii="Arial" w:eastAsia="Cambria" w:hAnsi="Arial" w:cs="Arial"/>
          <w:sz w:val="24"/>
          <w:szCs w:val="24"/>
        </w:rPr>
        <w:t xml:space="preserve">, the phenotypic effects of evolving resistance to phages </w:t>
      </w:r>
      <w:r w:rsidR="00810CA2" w:rsidRPr="007C21EA">
        <w:rPr>
          <w:rFonts w:ascii="Arial" w:eastAsia="Cambria" w:hAnsi="Arial" w:cs="Arial"/>
          <w:sz w:val="24"/>
          <w:szCs w:val="24"/>
        </w:rPr>
        <w:t xml:space="preserve">are </w:t>
      </w:r>
      <w:r w:rsidRPr="007C21EA">
        <w:rPr>
          <w:rFonts w:ascii="Arial" w:eastAsia="Cambria" w:hAnsi="Arial" w:cs="Arial"/>
          <w:sz w:val="24"/>
          <w:szCs w:val="24"/>
        </w:rPr>
        <w:t>poorly understood.</w:t>
      </w:r>
      <w:r w:rsidR="00894998">
        <w:rPr>
          <w:rFonts w:ascii="Arial" w:eastAsia="Cambria" w:hAnsi="Arial" w:cs="Arial"/>
          <w:sz w:val="24"/>
          <w:szCs w:val="24"/>
        </w:rPr>
        <w:t xml:space="preserve"> For example, </w:t>
      </w:r>
      <w:r w:rsidRPr="007C21EA">
        <w:rPr>
          <w:rFonts w:ascii="Arial" w:eastAsia="Cambria" w:hAnsi="Arial" w:cs="Arial"/>
          <w:sz w:val="24"/>
          <w:szCs w:val="24"/>
        </w:rPr>
        <w:t xml:space="preserve">phage-resistance </w:t>
      </w:r>
      <w:r w:rsidR="00894998">
        <w:rPr>
          <w:rFonts w:ascii="Arial" w:eastAsia="Cambria" w:hAnsi="Arial" w:cs="Arial"/>
          <w:sz w:val="24"/>
          <w:szCs w:val="24"/>
        </w:rPr>
        <w:t>may</w:t>
      </w:r>
      <w:r w:rsidRPr="007C21EA">
        <w:rPr>
          <w:rFonts w:ascii="Arial" w:eastAsia="Cambria" w:hAnsi="Arial" w:cs="Arial"/>
          <w:sz w:val="24"/>
          <w:szCs w:val="24"/>
        </w:rPr>
        <w:t xml:space="preserve"> alter susceptibility to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 xml:space="preserve">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aeruginosa.","type":"article-journal","volume":"6"},"uris":["http://www.mendeley.com/documents/?uuid=b6263476-cf8d-3055-a9e7-3feabd9e0a1d"]},{"id":"ITEM-2","itemData":{"DOI":"10.1016/j.annonc.2020.02.011","ISSN":"15698041","abstract":"Background: Early cancer detection could identify tumors at a time when outcomes are superior and treatment is less morbid. This prospective case-control sub-study (from NCT02889978 and NCT03085888) assessed the performance of targeted methylation analysis of circulating cell-free DNA (cfDNA) to detect and localize multiple cancer types across all stages at high specificity. Participants and methods: The 6689 participants [2482 cancer (&gt;50 cancer types), 4207 non-cancer] were divided into training and validation sets. Plasma cfDNA underwent bisulfite sequencing targeting a panel of &gt;100 000 informative methylation regions. A classifier was developed and validated for cancer detection and tissue of origin (TOO) localization. Results: Performance was consistent in training and validation sets. In validation, specificity was 99.3% [95% confidence interval (CI): 98.3% to 99.8%; 0.7% false-positive rate (FPR)]. Stage I–III sensitivity was 67.3% (CI: 60.7% to 73.3%) in a pre-specified set of 12 cancer types (anus, bladder, colon/rectum, esophagus, head and neck, liver/bile-duct, lung, lymphoma, ovary, pancreas, plasma cell neoplasm, stomach), which account for </w:instrText>
      </w:r>
      <w:r w:rsidR="003B443E">
        <w:rPr>
          <w:rFonts w:ascii="Cambria Math" w:eastAsia="Cambria" w:hAnsi="Cambria Math" w:cs="Cambria Math"/>
          <w:sz w:val="24"/>
          <w:szCs w:val="24"/>
        </w:rPr>
        <w:instrText>∼</w:instrText>
      </w:r>
      <w:r w:rsidR="003B443E">
        <w:rPr>
          <w:rFonts w:ascii="Arial" w:eastAsia="Cambria" w:hAnsi="Arial" w:cs="Arial"/>
          <w:sz w:val="24"/>
          <w:szCs w:val="24"/>
        </w:rPr>
        <w:instrText>63% of US cancer deaths annually, and was 43.9% (CI: 39.4% to 48.5%) in all cancer types. Detection increased with increasing stage: in the pre-specified cancer types sensitivity was 39% (CI: 27% to 52%) in stage I, 69% (CI: 56% to 80%) in stage II, 83% (CI: 75% to 90%) in stage III, and 92% (CI: 86% to 96%) in stage IV. In all cancer types sensitivity was 18% (CI: 13% to 25%) in stage I, 43% (CI: 35% to 51%) in stage II, 81% (CI: 73% to 87%) in stage III, and 93% (CI: 87% to 96%) in stage IV. TOO was predicted in 96% of samples with cancer-like signal; of those, the TOO localization was accurate in 93%. Conclusions: cfDNA sequencing leveraging informative methylation patterns detected more than 50 cancer types across stages. Considering the potential value of early detection in deadly malignancies, further evaluation of this test is justified in prospective population-level studies.","author":[{"dropping-particle":"","family":"Liu","given":"M. C.","non-dropping-particle":"","parse-names":false,"suffix":""},{"dropping-particle":"","family":"Oxnard","given":"G. R.","non-dropping-particle":"","parse-names":false,"suffix":""},{"dropping-particle":"","family":"Klein","given":"E. A.","non-dropping-particle":"","parse-names":false,"suffix":""},{"dropping-particle":"","family":"Swanton","given":"C.","non-dropping-particle":"","parse-names":false,"suffix":""},{"dropping-particle":"V.","family":"Seiden","given":"M.","non-dropping-particle":"","parse-names":false,"suffix":""},{"dropping-particle":"","family":"Liu","given":"Minetta C.","non-dropping-particle":"","parse-names":false,"suffix":""},{"dropping-particle":"","family":"Oxnard","given":"Geoffrey R.","non-dropping-particle":"","parse-names":false,"suffix":""},{"dropping-particle":"","family":"Klein","given":"Eric A.","non-dropping-particle":"","parse-names":false,"suffix":""},{"dropping-particle":"","family":"Smith","given":"David","non-dropping-particle":"","parse-names":false,"suffix":""},{"dropping-particle":"","family":"Richards","given":"Donald","non-dropping-particle":"","parse-names":false,"suffix":""},{"dropping-particle":"","family":"Yeatman","given":"Timothy J.","non-dropping-particle":"","parse-names":false,"suffix":""},{"dropping-particle":"","family":"Cohn","given":"Allen L.","non-dropping-particle":"","parse-names":false,"suffix":""},{"dropping-particle":"","family":"Lapham","given":"Rosanna","non-dropping-particle":"","parse-names":false,"suffix":""},{"dropping-particle":"","family":"Clement","given":"Jessica","non-dropping-particle":"","parse-names":false,"suffix":""},{"dropping-particle":"","family":"Parker","given":"Alexander S.","non-dropping-particle":"","parse-names":false,"suffix":""},{"dropping-particle":"","family":"Tummala","given":"Mohan K.","non-dropping-particle":"","parse-names":false,"suffix":""},{"dropping-particle":"","family":"McIntyre","given":"Kristi","non-dropping-particle":"","parse-names":false,"suffix":""},{"dropping-particle":"","family":"Sekeres","given":"Mikkael A.","non-dropping-particle":"","parse-names":false,"suffix":""},{"dropping-particle":"","family":"Bryce","given":"Alan H.","non-dropping-particle":"","parse-names":false,"suffix":""},{"dropping-particle":"","family":"Siegel","given":"Robert","non-dropping-particle":"","parse-names":false,"suffix":""},{"dropping-particle":"","family":"Wang","given":"Xuezhong","non-dropping-particle":"","parse-names":false,"suffix":""},{"dropping-particle":"","family":"Cosgrove","given":"David P.","non-dropping-particle":"","parse-names":false,"suffix":""},{"dropping-particle":"","family":"Abu-Rustum","given":"Nadeem R.","non-dropping-particle":"","parse-names":false,"suffix":""},{"dropping-particle":"","family":"Trent","given":"Jonathan","non-dropping-particle":"","parse-names":false,"suffix":""},{"dropping-particle":"","family":"Thiel","given":"David D.","non-dropping-particle":"","parse-names":false,"suffix":""},{"dropping-particle":"","family":"Becerra","given":"Carlos","non-dropping-particle":"","parse-names":false,"suffix":""},{"dropping-particle":"","family":"Agrawal","given":"Manish","non-dropping-particle":"","parse-names":false,"suffix":""},{"dropping-particle":"","family":"Garbo","given":"Lawrence E.","non-dropping-particle":"","parse-names":false,"suffix":""},{"dropping-particle":"","family":"Giguere","given":"Jeffrey K.","non-dropping-particle":"","parse-names":false,"suffix":""},{"dropping-particle":"","family":"Michels","given":"Ross M.","non-dropping-particle":"","parse-names":false,"suffix":""},{"dropping-particle":"","family":"Harris","given":"Ronald P.","non-dropping-particle":"","parse-names":false,"suffix":""},{"dropping-particle":"","family":"Richey","given":"Stephen L.","non-dropping-particle":"","parse-names":false,"suffix":""},{"dropping-particle":"","family":"McCarthy","given":"Timothy A.","non-dropping-particle":"","parse-names":false,"suffix":""},{"dropping-particle":"","family":"Waterhouse","given":"David M.","non-dropping-particle":"","parse-names":false,"suffix":""},{"dropping-particle":"","family":"Couch","given":"Fergus J.","non-dropping-particle":"","parse-names":false,"suffix":""},{"dropping-particle":"","family":"Wilks","given":"Sharon T.","non-dropping-particle":"","parse-names":false,"suffix":""},{"dropping-particle":"","family":"Krie","given":"Amy K.","non-dropping-particle":"","parse-names":false,"suffix":""},{"dropping-particle":"","family":"Balaraman","given":"Rama","non-dropping-particle":"","parse-names":false,"suffix":""},{"dropping-particle":"","family":"Restrepo","given":"Alvaro","non-dropping-particle":"","parse-names":false,"suffix":""},{"dropping-particle":"","family":"Meshad","given":"Michael W.","non-dropping-particle":"","parse-names":false,"suffix":""},{"dropping-particle":"","family":"Rieger-Christ","given":"Kimberly","non-dropping-particle":"","parse-names":false,"suffix":""},{"dropping-particle":"","family":"Sullivan","given":"Travis","non-dropping-particle":"","parse-names":false,"suffix":""},{"dropping-particle":"","family":"Lee","given":"Christine M.","non-dropping-particle":"","parse-names":false,"suffix":""},{"dropping-particle":"","family":"Greenwald","given":"Daniel R.","non-dropping-particle":"","parse-names":false,"suffix":""},{"dropping-particle":"","family":"Oh","given":"William","non-dropping-particle":"","parse-names":false,"suffix":""},{"dropping-particle":"","family":"Tsao","given":"Che Kai","non-dropping-particle":"","parse-names":false,"suffix":""},{"dropping-particle":"","family":"Fleshner","given":"Neil","non-dropping-particle":"","parse-names":false,"suffix":""},{"dropping-particle":"","family":"Kennecke","given":"Hagen F.","non-dropping-particle":"","parse-names":false,"suffix":""},{"dropping-particle":"","family":"Khalil","given":"Maged F.","non-dropping-particle":"","parse-names":false,"suffix":""},{"dropping-particle":"","family":"Spigel","given":"David R.","non-dropping-particle":"","parse-names":false,"suffix":""},{"dropping-particle":"","family":"Manhas","given":"Atisha P.","non-dropping-particle":"","parse-names":false,"suffix":""},{"dropping-particle":"","family":"Ulrich","given":"Brian K.","non-dropping-particle":"","parse-names":false,"suffix":""},{"dropping-particle":"","family":"Kovoor","given":"Philip A.","non-dropping-particle":"","parse-names":false,"suffix":""},{"dropping-particle":"","family":"Stokoe","given":"Christopher","non-dropping-particle":"","parse-names":false,"suffix":""},{"dropping-particle":"","family":"Courtright","given":"Jay G.","non-dropping-particle":"","parse-names":false,"suffix":""},{"dropping-particle":"","family":"Yimer","given":"Habte A.","non-dropping-particle":"","parse-names":false,"suffix":""},{"dropping-particle":"","family":"Larson","given":"Timothy G.","non-dropping-particle":"","parse-names":false,"suffix":""},{"dropping-particle":"","family":"Swanton","given":"Charles","non-dropping-particle":"","parse-names":false,"suffix":""},{"dropping-particle":"V.","family":"Seiden","given":"Michael","non-dropping-particle":"","parse-names":false,"suffix":""},{"dropping-particle":"","family":"Cummings","given":"Steven R.","non-dropping-particle":"","parse-names":false,"suffix":""},{"dropping-particle":"","family":"Absalan","given":"Farnaz","non-dropping-particle":"","parse-names":false,"suffix":""},{"dropping-particle":"","family":"Alexander","given":"Gregory","non-dropping-particle":"","parse-names":false,"suffix":""},{"dropping-particle":"","family":"Allen","given":"Brian","non-dropping-particle":"","parse-names":false,"suffix":""},{"dropping-particle":"","family":"Amini","given":"Hamed","non-dropping-particle":"","parse-names":false,"suffix":""},{"dropping-particle":"","family":"Aravanis","given":"Alexander M.","non-dropping-particle":"","parse-names":false,"suffix":""},{"dropping-particle":"","family":"Bagaria","given":"Siddhartha","non-dropping-particle":"","parse-names":false,"suffix":""},{"dropping-particle":"","family":"Bazargan","given":"Leila","non-dropping-particle":"","parse-names":false,"suffix":""},{"dropping-particle":"","family":"Beausang","given":"John F.","non-dropping-particle":"","parse-names":false,"suffix":""},{"dropping-particle":"","family":"Berman","given":"Jennifer","non-dropping-particle":"","parse-names":false,"suffix":""},{"dropping-particle":"","family":"Betts","given":"Craig","non-dropping-particle":"","parse-names":false,"suffix":""},{"dropping-particle":"","family":"Blocker","given":"Alexander","non-dropping-particle":"","parse-names":false,"suffix":""},{"dropping-particle":"","family":"Bredno","given":"Joerg","non-dropping-particle":"","parse-names":false,"suffix":""},{"dropping-particle":"","family":"Calef","given":"Robert","non-dropping-particle":"","parse-names":false,"suffix":""},{"dropping-particle":"","family":"Cann","given":"Gordon","non-dropping-particle":"","parse-names":false,"suffix":""},{"dropping-particle":"","family":"Carter","given":"Jeremy","non-dropping-particle":"","parse-names":false,"suffix":""},{"dropping-particle":"","family":"Chang","given":"Christopher","non-dropping-particle":"","parse-names":false,"suffix":""},{"dropping-particle":"","family":"Chawla","given":"Hemanshi","non-dropping-particle":"","parse-names":false,"suffix":""},{"dropping-particle":"","family":"Chen","given":"Xiaoji","non-dropping-particle":"","parse-names":false,"suffix":""},{"dropping-particle":"","family":"Chien","given":"Tom C.","non-dropping-particle":"","parse-names":false,"suffix":""},{"dropping-particle":"","family":"Civello","given":"Daniel","non-dropping-particle":"","parse-names":false,"suffix":""},{"dropping-particle":"","family":"Davydov","given":"Konstantin","non-dropping-particle":"","parse-names":false,"suffix":""},{"dropping-particle":"","family":"Demas","given":"Vasiliki","non-dropping-particle":"","parse-names":false,"suffix":""},{"dropping-particle":"","family":"Desai","given":"Mohini","non-dropping-particle":"","parse-names":false,"suffix":""},{"dropping-particle":"","family":"Dong","given":"Zhao","non-dropping-particle":"","parse-names":false,"suffix":""},{"dropping-particle":"","family":"Fayzullina","given":"Saniya","non-dropping-particle":"","parse-names":false,"suffix":""},{"dropping-particle":"","family":"Fields","given":"Alexander P.","non-dropping-particle":"","parse-names":false,"suffix":""},{"dropping-particle":"","family":"Filippova","given":"Darya","non-dropping-particle":"","parse-names":false,"suffix":""},{"dropping-particle":"","family":"Freese","given":"Peter","non-dropping-particle":"","parse-names":false,"suffix":""},{"dropping-particle":"","family":"Fung","given":"Eric T.","non-dropping-particle":"","parse-names":false,"suffix":""},{"dropping-particle":"","family":"Gnerre","given":"Sante","non-dropping-particle":"","parse-names":false,"suffix":""},{"dropping-particle":"","family":"Gross","given":"Samuel","non-dropping-particle":"","parse-names":false,"suffix":""},{"dropping-particle":"","family":"Halks-Miller","given":"Meredith","non-dropping-particle":"","parse-names":false,"suffix":""},{"dropping-particle":"","family":"Hall","given":"Megan P.","non-dropping-particle":"","parse-names":false,"suffix":""},{"dropping-particle":"","family":"Hartman","given":"Anne Renee","non-dropping-particle":"","parse-names":false,"suffix":""},{"dropping-particle":"","family":"Hou","given":"Chenlu","non-dropping-particle":"","parse-names":false,"suffix":""},{"dropping-particle":"","family":"Hubbell","given":"Earl","non-dropping-particle":"","parse-names":false,"suffix":""},{"dropping-particle":"","family":"Hunkapiller","given":"Nathan","non-dropping-particle":"","parse-names":false,"suffix":""},{"dropping-particle":"","family":"Jagadeesh","given":"Karthik","non-dropping-particle":"","parse-names":false,"suffix":""},{"dropping-particle":"","family":"Jamshidi","given":"Arash","non-dropping-particle":"","parse-names":false,"suffix":""},{"dropping-particle":"","family":"Jiang","given":"Roger","non-dropping-particle":"","parse-names":false,"suffix":""},{"dropping-particle":"","family":"Jung","given":"Byoungsok","non-dropping-particle":"","parse-names":false,"suffix":""},{"dropping-particle":"","family":"Kim","given":"Tae Hyung","non-dropping-particle":"","parse-names":false,"suffix":""},{"dropping-particle":"","family":"Klausner","given":"Richard D.","non-dropping-particle":"","parse-names":false,"suffix":""},{"dropping-particle":"","family":"Kurtzman","given":"Kathryn N.","non-dropping-particle":"","parse-names":false,"suffix":""},{"dropping-particle":"","family":"Lee","given":"Mark","non-dropping-particle":"","parse-names":false,"suffix":""},{"dropping-particle":"","family":"Lin","given":"Wendy","non-dropping-particle":"","parse-names":false,"suffix":""},{"dropping-particle":"","family":"Lipson","given":"Jafi","non-dropping-particle":"","parse-names":false,"suffix":""},{"dropping-particle":"","family":"Liu","given":"Hai","non-dropping-particle":"","parse-names":false,"suffix":""},{"dropping-particle":"","family":"Liu","given":"Qinwen","non-dropping-particle":"","parse-names":false,"suffix":""},{"dropping-particle":"","family":"Lopatin","given":"Margarita","non-dropping-particle":"","parse-names":false,"suffix":""},{"dropping-particle":"","family":"Maddala","given":"Tara","non-dropping-particle":"","parse-names":false,"suffix":""},{"dropping-particle":"","family":"Maher","given":"M. Cyrus","non-dropping-particle":"","parse-names":false,"suffix":""},{"dropping-particle":"","family":"Melton","given":"Collin","non-dropping-particle":"","parse-names":false,"suffix":""},{"dropping-particle":"","family":"Mich","given":"Andrea","non-dropping-particle":"","parse-names":false,"suffix":""},{"dropping-particle":"","family":"Nautiyal","given":"Shivani","non-dropping-particle":"","parse-names":false,"suffix":""},{"dropping-particle":"","family":"Newman","given":"Jonathan","non-dropping-particle":"","parse-names":false,"suffix":""},{"dropping-particle":"","family":"Newman","given":"Joshua","non-dropping-particle":"","parse-names":false,"suffix":""},{"dropping-particle":"","family":"Nicula","given":"Virgil","non-dropping-particle":"","parse-names":false,"suffix":""},{"dropping-particle":"","family":"Nicolaou","given":"Cosmos","non-dropping-particle":"","parse-names":false,"suffix":""},{"dropping-particle":"","family":"Nikolic","given":"Ongjen","non-dropping-particle":"","parse-names":false,"suffix":""},{"dropping-particle":"","family":"Pan","given":"Wenying","non-dropping-particle":"","parse-names":false,"suffix":""},{"dropping-particle":"","family":"Patel","given":"Shilpen","non-dropping-particle":"","parse-names":false,"suffix":""},{"dropping-particle":"","family":"Prins","given":"Sarah A.","non-dropping-particle":"","parse-names":false,"suffix":""},{"dropping-particle":"","family":"Rava","given":"Richard","non-dropping-particle":"","parse-names":false,"suffix":""},{"dropping-particle":"","family":"Ronaghi","given":"Neda","non-dropping-particle":"","parse-names":false,"suffix":""},{"dropping-particle":"","family":"Sakarya","given":"Onur","non-dropping-particle":"","parse-names":false,"suffix":""},{"dropping-particle":"","family":"Satya","given":"Ravi Vijaya","non-dropping-particle":"","parse-names":false,"suffix":""},{"dropping-particle":"","family":"Schellenberger","given":"Jan","non-dropping-particle":"","parse-names":false,"suffix":""},{"dropping-particle":"","family":"Scott","given":"Eric","non-dropping-particle":"","parse-names":false,"suffix":""},{"dropping-particle":"","family":"Sehnert","given":"Amy J.","non-dropping-particle":"","parse-names":false,"suffix":""},{"dropping-particle":"","family":"Shaknovich","given":"Rita","non-dropping-particle":"","parse-names":false,"suffix":""},{"dropping-particle":"","family":"Shanmugam","given":"Avinash","non-dropping-particle":"","parse-names":false,"suffix":""},{"dropping-particle":"","family":"Shashidhar","given":"K. C.","non-dropping-particle":"","parse-names":false,"suffix":""},{"dropping-particle":"","family":"Shen","given":"Ling","non-dropping-particle":"","parse-names":false,"suffix":""},{"dropping-particle":"","family":"Shenoy","given":"Archana","non-dropping-particle":"","parse-names":false,"suffix":""},{"dropping-particle":"","family":"Shojaee","given":"Seyedmehdi","non-dropping-particle":"","parse-names":false,"suffix":""},{"dropping-particle":"","family":"Singh","given":"Pranav","non-dropping-particle":"","parse-names":false,"suffix":""},{"dropping-particle":"","family":"Steffen","given":"Kristan K.","non-dropping-particle":"","parse-names":false,"suffix":""},{"dropping-particle":"","family":"Tang","given":"Susan","non-dropping-particle":"","parse-names":false,"suffix":""},{"dropping-particle":"","family":"Toung","given":"Jonathan M.","non-dropping-particle":"","parse-names":false,"suffix":""},{"dropping-particle":"","family":"Valouev","given":"Anton","non-dropping-particle":"","parse-names":false,"suffix":""},{"dropping-particle":"","family":"Venn","given":"Oliver","non-dropping-particle":"","parse-names":false,"suffix":""},{"dropping-particle":"","family":"Williams","given":"Richard T.","non-dropping-particle":"","parse-names":false,"suffix":""},{"dropping-particle":"","family":"Wu","given":"Tony","non-dropping-particle":"","parse-names":false,"suffix":""},{"dropping-particle":"","family":"Xu","given":"Hui H.","non-dropping-particle":"","parse-names":false,"suffix":""},{"dropping-particle":"","family":"Yakym","given":"Christopher","non-dropping-particle":"","parse-names":false,"suffix":""},{"dropping-particle":"","family":"Yang","given":"Xiao","non-dropping-particle":"","parse-names":false,"suffix":""},{"dropping-particle":"","family":"Yecies","given":"Jessica","non-dropping-particle":"","parse-names":false,"suffix":""},{"dropping-particle":"","family":"Yip","given":"Alexander S.","non-dropping-particle":"","parse-names":false,"suffix":""},{"dropping-particle":"","family":"Youngren","given":"Jack","non-dropping-particle":"","parse-names":false,"suffix":""},{"dropping-particle":"","family":"Yue","given":"Jeanne","non-dropping-particle":"","parse-names":false,"suffix":""},{"dropping-particle":"","family":"Zhang","given":"Jingyang","non-dropping-particle":"","parse-names":false,"suffix":""},{"dropping-particle":"","family":"Zhang","given":"Lily","non-dropping-particle":"","parse-names":false,"suffix":""},{"dropping-particle":"","family":"Zhang","given":"Lori (Quan)","non-dropping-particle":"","parse-names":false,"suffix":""},{"dropping-particle":"","family":"Zhang","given":"Nan","non-dropping-particle":"","parse-names":false,"suffix":""},{"dropping-particle":"","family":"Curtis","given":"Christina","non-dropping-particle":"","parse-names":false,"suffix":""},{"dropping-particle":"","family":"Berry","given":"Donald A.","non-dropping-particle":"","parse-names":false,"suffix":""}],"container-title":"Annals of Oncology","id":"ITEM-2","issue":"6","issued":{"date-parts":[["2020","6","1"]]},"page":"745-759","publisher":"Elsevier Ltd","title":"Sensitive and specific multi-cancer detection and localization using methylation signatures in cell-free DNA","type":"article-journal","volume":"31"},"uris":["http://www.mendeley.com/documents/?uuid=07bb1ce7-8ca5-352b-bcca-fb8417ec4e78"]}],"mendeley":{"formattedCitation":"&lt;sup&gt;18,19&lt;/sup&gt;","plainTextFormattedCitation":"18,19","previouslyFormattedCitation":"&lt;sup&gt;18,19&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18,19</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Vancomycin resistant </w:t>
      </w:r>
      <w:r w:rsidRPr="007C21EA">
        <w:rPr>
          <w:rFonts w:ascii="Arial" w:eastAsia="Cambria" w:hAnsi="Arial" w:cs="Arial"/>
          <w:i/>
          <w:sz w:val="24"/>
          <w:szCs w:val="24"/>
        </w:rPr>
        <w:t xml:space="preserve">Enterococcus </w:t>
      </w:r>
      <w:r w:rsidRPr="007C21EA">
        <w:rPr>
          <w:rFonts w:ascii="Arial" w:eastAsia="Cambria" w:hAnsi="Arial" w:cs="Arial"/>
          <w:sz w:val="24"/>
          <w:szCs w:val="24"/>
        </w:rPr>
        <w:t>(VRE) that evolved resistance to phage had greatly increased susceptibility to vancomycin, in addition to mouse gut colonization defects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lt;/sup&gt;","plainTextFormattedCitation":"12","previouslyFormattedCitation":"&lt;sup&gt;12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Increasing antibiotic susceptibility would be an ideal outcome of evolving resistance to phage, but further research is required to determine how often these fitness trade-offs occur.</w:t>
      </w:r>
    </w:p>
    <w:p w14:paraId="00000017" w14:textId="2A824E65"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is sometimes administered as a cocktail of phages. Because </w:t>
      </w:r>
      <w:r w:rsidR="00810CA2" w:rsidRPr="007C21EA">
        <w:rPr>
          <w:rFonts w:ascii="Arial" w:eastAsia="Cambria" w:hAnsi="Arial" w:cs="Arial"/>
          <w:sz w:val="24"/>
          <w:szCs w:val="24"/>
        </w:rPr>
        <w:t xml:space="preserve">many </w:t>
      </w:r>
      <w:r w:rsidRPr="007C21EA">
        <w:rPr>
          <w:rFonts w:ascii="Arial" w:eastAsia="Cambria" w:hAnsi="Arial" w:cs="Arial"/>
          <w:sz w:val="24"/>
          <w:szCs w:val="24"/>
        </w:rPr>
        <w:t xml:space="preserve">phages have narrow host ranges, multiple phage strains can be used to increase the likelihood that </w:t>
      </w:r>
      <w:r w:rsidR="002F1D94" w:rsidRPr="007C21EA">
        <w:rPr>
          <w:rFonts w:ascii="Arial" w:eastAsia="Cambria" w:hAnsi="Arial" w:cs="Arial"/>
          <w:sz w:val="24"/>
          <w:szCs w:val="24"/>
        </w:rPr>
        <w:t xml:space="preserve">several or </w:t>
      </w:r>
      <w:r w:rsidRPr="007C21EA">
        <w:rPr>
          <w:rFonts w:ascii="Arial" w:eastAsia="Cambria" w:hAnsi="Arial" w:cs="Arial"/>
          <w:sz w:val="24"/>
          <w:szCs w:val="24"/>
        </w:rPr>
        <w:t xml:space="preserve">all </w:t>
      </w:r>
      <w:r w:rsidR="002F1D94" w:rsidRPr="007C21EA">
        <w:rPr>
          <w:rFonts w:ascii="Arial" w:eastAsia="Cambria" w:hAnsi="Arial" w:cs="Arial"/>
          <w:sz w:val="24"/>
          <w:szCs w:val="24"/>
        </w:rPr>
        <w:t xml:space="preserve">strains of the </w:t>
      </w:r>
      <w:r w:rsidRPr="007C21EA">
        <w:rPr>
          <w:rFonts w:ascii="Arial" w:eastAsia="Cambria" w:hAnsi="Arial" w:cs="Arial"/>
          <w:sz w:val="24"/>
          <w:szCs w:val="24"/>
        </w:rPr>
        <w:t>target bacteria will be killed</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{"citationItems":[{"id":"ITEM-1","itemData":{"DOI":"10.1073/pnas.1101595108","ISSN":"1091-6490","PMID":"21709225","abstract":"Interactions between bacteria and the viruses that infect them (i.e., phages) have profound effects on biological processes, but despite their importance, little is known on the general structure of infection and resistance between most phages and bacteria. For example, are bacteria-phage communities characterized by complex patterns of overlapping exploitation networks, do they conform to a more ordered general pattern across all communities, or are they idiosyncratic and hard to predict from one ecosystem to the next? To answer these questions, we collect and present a detailed metaanalysis of 38 laboratory-verified studies of host-phage interactions representing almost 12,000 distinct experimental infection assays across a broad spectrum of taxa, habitat, and mode of selection. In so doing, we present evidence that currently available host-phage infection networks are statistically different from random networks and that they possess a characteristic nested structure. This nested structure is typified by the finding that hard to infect bacteria are infected by generalist phages (and not specialist phages) and that easy to infect bacteria are infected by generalist and specialist phages. Moreover, we find that currently available host-phage infection networks do not typically possess a modular structure. We explore possible underlying mechanisms and significance of the observed nested host-phage interaction structure. In addition, given that most of the available host-phage infection networks examined here are composed of taxa separated by short phylogenetic distances, we propose that the lack of modularity is a scale-dependent effect, and then, we describe experimental studies to test whether modular patterns exist at macroevolutionary scales.","author":[{"dropping-particle":"","family":"Flores","given":"Cesar O","non-dropping-particle":"","parse-names":false,"suffix":""},{"dropping-particle":"","family":"Meyer","given":"Justin R","non-dropping-particle":"","parse-names":false,"suffix":""},{"dropping-particle":"","family":"Valverde","given":"Sergi","non-dropping-particle":"","parse-names":false,"suffix":""},{"dropping-particle":"","family":"Farr","given":"Lauren","non-dropping-particle":"","parse-names":false,"suffix":""},{"dropping-particle":"","family":"Weitz","given":"Joshua S","non-dropping-particle":"","parse-names":false,"suffix":""}],"container-title":"Proceedings of the National Academy of Sciences of the United States of America","id":"ITEM-1","issue":"28","issued":{"date-parts":[["2011","7","12"]]},"page":"E288-97","publisher":"National Academy of Sciences","title":"Statistical structure of host-phage interactions.","type":"article-journal","volume":"108"},"uris":["http://www.mendeley.com/documents/?uuid=86438eec-9c53-3f18-b8cf-041e94dbb989"]},{"id":"ITEM-2","itemData":{"DOI":"10.2217/fmb.13.47","ISSN":"17460913","PMID":"23701332","abstract":"Viruses of bacteria, known as bacteriophages or phages, were discovered nearly 100 years ago. Their potential as antibacterial agents was appreciated almost immediately, with the first 'phage therapy trials predating Flemings discovery of penicillin by approximately a decade. In this review, we consider phage therapy that can be used for treating bacterial infections in humans, domestic animals and even biocontrol in foods. Following an overview of the topic, we explore the common practice - both experimental and, in certain regions of the world, clinical - of mixing therapeutic phages into cocktails consisting of multiple virus types. We conclude with a discussion of the commercial and medical context of phage cocktails as therapeutic agents. In comparing off-the-shelf versus custom approaches, we consider the merits of a middle ground, which we deem 'modifiable. Finally, we explore a regulatory framework for such an approach based on an influenza vaccine model. © 2013 Future Medicine Ltd.","author":[{"dropping-particle":"","family":"Chan","given":"Benjamin K.","non-dropping-particle":"","parse-names":false,"suffix":""},{"dropping-particle":"","family":"Abedon","given":"Stephen T.","non-dropping-particle":"","parse-names":false,"suffix":""},{"dropping-particle":"","family":"Loc-Carrillo","given":"Catherine","non-dropping-particle":"","parse-names":false,"suffix":""}],"container-title":"Future Microbiology","id":"ITEM-2","issue":"6","issued":{"date-parts":[["2013","6"]]},"page":"769-783","publisher":"Future Microbiol","title":"Phage cocktails and the future of phage therapy","type":"article","volume":"8"},"uris":["http://www.mendeley.com/documents/?uuid=92294e46-8376-35aa-994e-bdff1007b9a9"]}],"mendeley":{"formattedCitation":"&lt;sup&gt;20,21&lt;/sup&gt;","plainTextFormattedCitation":"20,21","previouslyFormattedCitation":"&lt;sup&gt;20,21&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20,21</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Theoretically, using a cocktail of phages could also decrease the chance that a phage-resistant mutant can arise, </w:t>
      </w:r>
      <w:r w:rsidR="00047B19">
        <w:rPr>
          <w:rFonts w:ascii="Arial" w:eastAsia="Cambria" w:hAnsi="Arial" w:cs="Arial"/>
          <w:sz w:val="24"/>
          <w:szCs w:val="24"/>
        </w:rPr>
        <w:t>as</w:t>
      </w:r>
      <w:r w:rsidRPr="007C21EA">
        <w:rPr>
          <w:rFonts w:ascii="Arial" w:eastAsia="Cambria" w:hAnsi="Arial" w:cs="Arial"/>
          <w:sz w:val="24"/>
          <w:szCs w:val="24"/>
        </w:rPr>
        <w:t xml:space="preserve"> multiple </w:t>
      </w:r>
      <w:r w:rsidR="00047B19">
        <w:rPr>
          <w:rFonts w:ascii="Arial" w:eastAsia="Cambria" w:hAnsi="Arial" w:cs="Arial"/>
          <w:sz w:val="24"/>
          <w:szCs w:val="24"/>
        </w:rPr>
        <w:t xml:space="preserve">orthogonal resistance </w:t>
      </w:r>
      <w:r w:rsidRPr="007C21EA">
        <w:rPr>
          <w:rFonts w:ascii="Arial" w:eastAsia="Cambria" w:hAnsi="Arial" w:cs="Arial"/>
          <w:sz w:val="24"/>
          <w:szCs w:val="24"/>
        </w:rPr>
        <w:t xml:space="preserve">mechanisms would need </w:t>
      </w:r>
      <w:r w:rsidRPr="007C21EA">
        <w:rPr>
          <w:rFonts w:ascii="Arial" w:eastAsia="Cambria" w:hAnsi="Arial" w:cs="Arial"/>
          <w:sz w:val="24"/>
          <w:szCs w:val="24"/>
        </w:rPr>
        <w:lastRenderedPageBreak/>
        <w:t>to evolve simultaneously. Evolving a resistance mechanism can also provide a fitness disadvantage, which can make the bacteria more susceptible to cell death via other phages. Similar to phage cocktails, combinations of antibiotics are used to treat tuberculosis infections, and combinations of antivirals are used to treat HIV</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{"citationItems":[{"id":"ITEM-1","itemData":{"DOI":"10.1001/jama.2016.8900","ISSN":"0098-7484","abstract":"&lt;h3&gt;Importance&lt;/h3&gt;&lt;p&gt;New data and therapeutic options warrant updated recommendations for the use of antiretroviral drugs (ARVs) to treat or to prevent HIV infection in adults.&lt;/p&gt;&lt;h3&gt;Objective&lt;/h3&gt;&lt;p&gt;To provide updated recommendations for the use of antiretroviral therapy in adults (aged ≥18 years) with established HIV infection, including when to start treatment, initial regimens, and changing regimens, along with recommendations for using ARVs for preventing HIV among those at risk, including preexposure and postexposure prophylaxis.&lt;/p&gt;&lt;h3&gt;Evidence Review&lt;/h3&gt;&lt;p&gt;A panel of experts in HIV research and patient care convened by the International Antiviral Society–USA reviewed data published in peer-reviewed journals, presented by regulatory agencies, or presented as conference abstracts at peer-reviewed scientific conferences since the 2014 report, for new data or evidence that would change previous recommendations or their ratings. Comprehensive literature searches were conducted in the PubMed and EMBASE databases through April 2016. Recommendations were by consensus, and each recommendation was rated by strength and quality of the evidence.&lt;/p&gt;&lt;h3&gt;Findings&lt;/h3&gt;&lt;p&gt;Newer data support the widely accepted recommendation that antiretroviral therapy should be started in all individuals with HIV infection with detectable viremia regardless of CD4 cell count. Recommended optimal initial regimens for most patients are 2 nucleoside reverse transcriptase inhibitors (NRTIs) plus an integrase strand transfer inhibitor (InSTI). Other effective regimens include nonnucleoside reverse transcriptase inhibitors or boosted protease inhibitors with 2 NRTIs. Recommendations for special populations and in the settings of opportunistic infections and concomitant conditions are provided. Reasons for switching therapy include convenience, tolerability, simplification, anticipation of potential new drug interactions, pregnancy or plans for pregnancy, elimination of food restrictions, virologic failure, or drug toxicities. Laboratory assessments are recommended before treatment, and monitoring during treatment is recommended to assess response, adverse effects, and adherence. Approaches are recommended to improve linkage to and retention in care are provided. Daily tenofovir disoproxil fumarate/emtricitabine is recommended for use as preexposure prophylaxis to prevent HIV infection in persons at high risk. When indicated, postexposure prophylaxis should be started as soon as p…","author":[{"dropping-particle":"","family":"Günthard","given":"Huldrych F.","non-dropping-particle":"","parse-names":false,"suffix":""},{"dropping-particle":"","family":"Saag","given":"Michael S.","non-dropping-particle":"","parse-names":false,"suffix":""},{"dropping-particle":"","family":"Benson","given":"Constance A.","non-dropping-particle":"","parse-names":false,"suffix":""},{"dropping-particle":"","family":"Rio","given":"Carlos","non-dropping-particle":"del","parse-names":false,"suffix":""},{"dropping-particle":"","family":"Eron","given":"Joseph J.","non-dropping-particle":"","parse-names":false,"suffix":""},{"dropping-particle":"","family":"Gallant","given":"Joel E.","non-dropping-particle":"","parse-names":false,"suffix":""},{"dropping-particle":"","family":"Hoy","given":"Jennifer F.","non-dropping-particle":"","parse-names":false,"suffix":""},{"dropping-particle":"","family":"Mugavero","given":"Michael J.","non-dropping-particle":"","parse-names":false,"suffix":""},{"dropping-particle":"","family":"Sax","given":"Paul E.","non-dropping-particle":"","parse-names":false,"suffix":""},{"dropping-particle":"","family":"Thompson","given":"Melanie A.","non-dropping-particle":"","parse-names":false,"suffix":""},{"dropping-particle":"","family":"Gandhi","given":"Rajesh T.","non-dropping-particle":"","parse-names":false,"suffix":""},{"dropping-particle":"","family":"Landovitz","given":"Raphael J.","non-dropping-particle":"","parse-names":false,"suffix":""},{"dropping-particle":"","family":"Smith","given":"Davey M.","non-dropping-particle":"","parse-names":false,"suffix":""},{"dropping-particle":"","family":"Jacobsen","given":"Donna M.","non-dropping-particle":"","parse-names":false,"suffix":""},{"dropping-particle":"","family":"Volberding","given":"Paul A.","non-dropping-particle":"","parse-names":false,"suffix":""}],"container-title":"JAMA","id":"ITEM-1","issue":"2","issued":{"date-parts":[["2016","7","12"]]},"page":"191","publisher":"American Medical Association","title":"Antiretroviral Drugs for Treatment and Prevention of HIV Infection in Adults","type":"article-journal","volume":"316"},"uris":["http://www.mendeley.com/documents/?uuid=a74f2185-8d64-3d66-843c-30a0228c2ae7"]},{"id":"ITEM-2","itemData":{"DOI":"10.1146/annurev-med-040717-051150","ISSN":"0066-4219","abstract":"&lt;p&gt;Tuberculosis (TB) is one of the oldest infections afflicting humans yet remains the number one infectious disease killer worldwide. Despite decades of experience treating this disease, TB regimens require months of multidrug therapy, even for latent infections. There have been important recent advances in treatment options across the spectrum of TB, from latent infection to extensively drug-resistant (XDR) TB disease. In addition, new, potent drugs are emerging out of the development pipeline and are being tested in novel regimens in multiple currently enrolling trials. Shorter, safer regimens for many forms of TB are now available or are in our near-term vision. We review recent advances in TB therapeutics and provide an overview of the upcoming clinical trials landscape that will help define the future of worldwide TB treatment.&lt;/p&gt;","author":[{"dropping-particle":"","family":"Tornheim","given":"Jeffrey A.","non-dropping-particle":"","parse-names":false,"suffix":""},{"dropping-particle":"","family":"Dooley","given":"Kelly E.","non-dropping-particle":"","parse-names":false,"suffix":""}],"container-title":"Annual Review of Medicine","id":"ITEM-2","issue":"1","issued":{"date-parts":[["2019","1","27"]]},"page":"105-120","publisher":" Annual Reviews ","title":"The Global Landscape of Tuberculosis Therapeutics","type":"article-journal","volume":"70"},"uris":["http://www.mendeley.com/documents/?uuid=980e4438-79cc-3dd7-b5b1-5c60ded8d3bc"]}],"mendeley":{"formattedCitation":"&lt;sup&gt;22,23&lt;/sup&gt;","plainTextFormattedCitation":"22,23","previouslyFormattedCitation":"&lt;sup&gt;22,23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22,23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However, the efficacy of phage cocktails has not been thoroughly explored, and it </w:t>
      </w:r>
      <w:r w:rsidR="002F1D94" w:rsidRPr="007C21EA">
        <w:rPr>
          <w:rFonts w:ascii="Arial" w:eastAsia="Cambria" w:hAnsi="Arial" w:cs="Arial"/>
          <w:sz w:val="24"/>
          <w:szCs w:val="24"/>
        </w:rPr>
        <w:t xml:space="preserve">is </w:t>
      </w:r>
      <w:r w:rsidRPr="007C21EA">
        <w:rPr>
          <w:rFonts w:ascii="Arial" w:eastAsia="Cambria" w:hAnsi="Arial" w:cs="Arial"/>
          <w:sz w:val="24"/>
          <w:szCs w:val="24"/>
        </w:rPr>
        <w:t xml:space="preserve">often assumed without strong evidence that a cocktail of phages will be more effective than a single phage. Thus, there are no clear design principles for crafting effective phage cocktails. </w:t>
      </w:r>
    </w:p>
    <w:p w14:paraId="00000018" w14:textId="085A880F"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w:t>
      </w:r>
      <w:r w:rsidRPr="007C21EA">
        <w:rPr>
          <w:rFonts w:ascii="Arial" w:eastAsia="Cambria" w:hAnsi="Arial" w:cs="Arial"/>
          <w:i/>
          <w:sz w:val="24"/>
          <w:szCs w:val="24"/>
        </w:rPr>
        <w:t>in vivo</w:t>
      </w:r>
      <w:r w:rsidRPr="007C21EA">
        <w:rPr>
          <w:rFonts w:ascii="Arial" w:eastAsia="Cambria" w:hAnsi="Arial" w:cs="Arial"/>
          <w:sz w:val="24"/>
          <w:szCs w:val="24"/>
        </w:rPr>
        <w:t xml:space="preserve"> mouse experiments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Therapy","type":"article-journal","volume":"81"},"uris":["http://www.mendeley.com/documents/?uuid=721487a3-7e30-37e1-afe4-4bc604db0f7f"]},{"id":"ITEM-2","itemData":{"DOI":"10.3402/jom.v8.32157","ISSN":"2000-2297","abstract":"Antibiotic resistance is an ever-growing problem faced by all major sectors of health care, including dentistry. Recurrent infections related to multidrug-resistant bacteria such as methicillin-resistant Staphylococcus aureus, carbapenem-resistant Enterobacteriaceae, and vancomycin-resistant enterococci (VRE) in hospitals are untreatable and question the effectiveness of notable drugs. Two major reasons for these recurrent infections are acquired antibiotic resistance genes and biofilm formation. None of the traditionally known effective techniques have been able to efficiently resolve these issues. Hence, development of a highly effective antibacterial practice has become inevitable. One example of a hard-to-eradicate pathogen in dentistry is Enterococcus faecalis, which is one of the most common threats observed in recurrent root canal treatment failures, of which the most problematic to treat are its biofilm-forming VRE strains. An effective response against such infections could be the use of bacterio...","author":[{"dropping-particle":"","family":"Khalifa","given":"Leron","non-dropping-particle":"","parse-names":false,"suffix":""},{"dropping-particle":"","family":"Shlezinger","given":"Mor","non-dropping-particle":"","parse-names":false,"suffix":""},{"dropping-particle":"","family":"Beyth","given":"Shaul","non-dropping-particle":"","parse-names":false,"suffix":""},{"dropping-particle":"","family":"Houri-Haddad","given":"Ya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Journal of Oral Microbiology","id":"ITEM-2","issue":"1","issued":{"date-parts":[["2016","1","16"]]},"page":"32157","publisher":"Taylor &amp; Francis","title":"Phage therapy against &lt;i&gt;Enterococcus faecalis&lt;/i&gt; in dental root canals","type":"article-journal","volume":"8"},"uris":["http://www.mendeley.com/documents/?uuid=2da8d43f-ce8e-3950-b310-06d72d858356"]},{"id":"ITEM-3","itemData":{"DOI":"10.1101/531442","abstract":"Enterococcus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A","non-dropping-particle":"","parse-names":false,"suffix":""}],"container-title":"bioRxiv","id":"ITEM-3","issued":{"date-parts":[["2019","1","26"]]},"page":"531442","publisher":"Cold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12,13,24&lt;/sup&gt;","plainTextFormattedCitation":"12,13,24","previouslyFormattedCitation":"&lt;sup&gt;12,13,24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12,13,24</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Additionally,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have been shown to be effective at disrupting </w:t>
      </w:r>
      <w:r w:rsidRPr="007C21EA">
        <w:rPr>
          <w:rFonts w:ascii="Arial" w:eastAsia="Cambria" w:hAnsi="Arial" w:cs="Arial"/>
          <w:i/>
          <w:sz w:val="24"/>
          <w:szCs w:val="24"/>
        </w:rPr>
        <w:t>Enterococcus</w:t>
      </w:r>
      <w:r w:rsidRPr="007C21EA">
        <w:rPr>
          <w:rFonts w:ascii="Arial" w:eastAsia="Cambria" w:hAnsi="Arial" w:cs="Arial"/>
          <w:sz w:val="24"/>
          <w:szCs w:val="24"/>
        </w:rPr>
        <w:t xml:space="preserve"> in biofilms, which are generally much harder to treat than planktonic cells because antibiotics have trouble penetrating biofilms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mendeley":{"formattedCitation":"&lt;sup&gt;13&lt;/sup&gt;","plainTextFormattedCitation":"13","previouslyFormattedCitation":"&lt;sup&gt;13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Pr="007C21EA">
        <w:rPr>
          <w:rFonts w:ascii="Arial" w:eastAsia="Cambria" w:hAnsi="Arial" w:cs="Arial"/>
          <w:sz w:val="24"/>
          <w:szCs w:val="24"/>
        </w:rPr>
        <w:t>phages have also been used to treat humans. Two phage cocktails sold by the Eliava Institute of Bacteriophage</w:t>
      </w:r>
      <w:r w:rsidR="002F1D94" w:rsidRPr="007C21EA">
        <w:rPr>
          <w:rFonts w:ascii="Arial" w:eastAsia="Cambria" w:hAnsi="Arial" w:cs="Arial"/>
          <w:sz w:val="24"/>
          <w:szCs w:val="24"/>
        </w:rPr>
        <w:t>s</w:t>
      </w:r>
      <w:r w:rsidRPr="007C21EA">
        <w:rPr>
          <w:rFonts w:ascii="Arial" w:eastAsia="Cambria" w:hAnsi="Arial" w:cs="Arial"/>
          <w:sz w:val="24"/>
          <w:szCs w:val="24"/>
        </w:rPr>
        <w:t xml:space="preserve">, Microbiology, and Virology in Georgia were shown to contain abundant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25</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341B18">
        <w:rPr>
          <w:rFonts w:ascii="Arial" w:eastAsia="Cambria" w:hAnsi="Arial" w:cs="Arial"/>
          <w:i/>
          <w:iCs/>
          <w:sz w:val="24"/>
          <w:szCs w:val="24"/>
        </w:rPr>
        <w:t xml:space="preserve">In </w:t>
      </w:r>
      <w:r w:rsidR="00341B18" w:rsidRPr="00341B18">
        <w:rPr>
          <w:rFonts w:ascii="Arial" w:eastAsia="Cambria" w:hAnsi="Arial" w:cs="Arial"/>
          <w:sz w:val="24"/>
          <w:szCs w:val="24"/>
        </w:rPr>
        <w:t>vitro</w:t>
      </w:r>
      <w:r w:rsidR="00341B18">
        <w:rPr>
          <w:rFonts w:ascii="Arial" w:eastAsia="Cambria" w:hAnsi="Arial" w:cs="Arial"/>
          <w:sz w:val="24"/>
          <w:szCs w:val="24"/>
        </w:rPr>
        <w:t xml:space="preserve">, </w:t>
      </w:r>
      <w:r w:rsidRPr="00341B18">
        <w:rPr>
          <w:rFonts w:ascii="Arial" w:eastAsia="Cambria" w:hAnsi="Arial" w:cs="Arial"/>
          <w:i/>
          <w:iCs/>
          <w:sz w:val="24"/>
          <w:szCs w:val="24"/>
        </w:rPr>
        <w:t>Enterococcus</w:t>
      </w:r>
      <w:r w:rsidRPr="007C21EA">
        <w:rPr>
          <w:rFonts w:ascii="Arial" w:eastAsia="Cambria" w:hAnsi="Arial" w:cs="Arial"/>
          <w:sz w:val="24"/>
          <w:szCs w:val="24"/>
        </w:rPr>
        <w:t xml:space="preserve"> phages have been shown to be more effective than single phages at preventing the growth of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mutants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{"citationItems":[{"id":"ITEM-1","itemData":{"DOI":"10.3389/fmicb.2018.00326","ISSN":"1664-302X","abstract":"The deteriorating effectiveness of antibiotics is propelling researchers worldwide towards alternative techniques such as phage therapy: curing infectious diseases using viruses of bacteria called bacteriophages. In a previous paper, we isolated phage EFDG1, highly effective against both planktonic and biofilm cultures of one of the most challenging pathogenic species, the vancomycin-resistant Enterococcus (VRE). Thus, it is a promising phage to be used in phage therapy. Further experimentation revealed the emergence of a mutant resistant to EFDG1 phage: EFDG1r. A disastrous occurrence in the development of antibiotic resistance, it proved only a minor hindrance in phage development. We quickly and successfully isolated a new phage, EFLK1, which proved effective against both the resistant mutant EFDG1r and its parental VRE, E. faecalis V583. Furthermore, combining both phages in a cocktail produced an additive effect against E. faecalis V583 strains regardless of their antibiotic or phage-resistance profile. An analysis of the differences in genome sequence, genes, mutations and tRNA content of both phages is presented. This work is a proof-of-concept of one of the most significant advantages of phage therapy, namely the ability to easily overcome emerging resistant bacteria.","author":[{"dropping-particle":"","family":"Khalifa","given":"Leron","non-dropping-particle":"","parse-names":false,"suffix":""},{"dropping-particle":"","family":"Gelman","given":"Daniel","non-dropping-particle":"","parse-names":false,"suffix":""},{"dropping-particle":"","family":"Shlezinger","given":"Mor","non-dropping-particle":"","parse-names":false,"suffix":""},{"dropping-particle":"","family":"Dessal","given":"Axel Lion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Frontiers in Microbiology","id":"ITEM-1","issued":{"date-parts":[["2018","2","28"]]},"page":"326","publisher":"Frontiers","title":"Defeating Antibiotic- and Phage-Resistant Enterococcus faecalis Using a Phage Cocktail in Vitro and in a Clot Model","type":"article-journal","volume":"9"},"uris":["http://www.mendeley.com/documents/?uuid=18682cbf-570c-30f9-ac33-cd74b5877bc6"]}],"mendeley":{"formattedCitation":"&lt;sup&gt;26&lt;/sup&gt;","plainTextFormattedCitation":"26","previouslyFormattedCitation":"&lt;sup&gt;26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While encouraging, this represents only one example of cocktail design and does not offer any insight into cocktail design principles. </w:t>
      </w:r>
    </w:p>
    <w:p w14:paraId="6EF84BA4" w14:textId="7F279215" w:rsidR="00E97150"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We utilized our collection of </w:t>
      </w:r>
      <w:r w:rsidRPr="007C21EA">
        <w:rPr>
          <w:rFonts w:ascii="Arial" w:eastAsia="Cambria" w:hAnsi="Arial" w:cs="Arial"/>
          <w:i/>
          <w:sz w:val="24"/>
          <w:szCs w:val="24"/>
        </w:rPr>
        <w:t xml:space="preserve">Enterococcus </w:t>
      </w:r>
      <w:r w:rsidRPr="007C21EA">
        <w:rPr>
          <w:rFonts w:ascii="Arial" w:eastAsia="Cambria" w:hAnsi="Arial" w:cs="Arial"/>
          <w:sz w:val="24"/>
          <w:szCs w:val="24"/>
        </w:rPr>
        <w:t>phages</w:t>
      </w:r>
      <w:r w:rsidRPr="007C21EA">
        <w:rPr>
          <w:rFonts w:ascii="Arial" w:eastAsia="Cambria" w:hAnsi="Arial" w:cs="Arial"/>
          <w:i/>
          <w:sz w:val="24"/>
          <w:szCs w:val="24"/>
        </w:rPr>
        <w:t xml:space="preserve"> </w:t>
      </w:r>
      <w:r w:rsidRPr="007C21EA">
        <w:rPr>
          <w:rFonts w:ascii="Arial" w:eastAsia="Cambria" w:hAnsi="Arial" w:cs="Arial"/>
          <w:sz w:val="24"/>
          <w:szCs w:val="24"/>
        </w:rPr>
        <w:t xml:space="preserve">to test the efficacy of different combinations of phages in killing bacteria and inhibiting the proliferation of phage-resistant mutants. We tracked the abundance of each phage in a cocktail to better understand which phages may be most responsible for the cocktail’s antimicrobial activity. Finally, we measured the vancomycin susceptibility of phage-resistant mutants to determine whether evolving resistance to phage affected antibiotic susceptibility. </w:t>
      </w:r>
    </w:p>
    <w:p w14:paraId="0000001A" w14:textId="77777777" w:rsidR="000207FA" w:rsidRPr="007C21EA" w:rsidRDefault="000207FA">
      <w:pPr>
        <w:spacing w:line="480" w:lineRule="auto"/>
        <w:rPr>
          <w:rFonts w:ascii="Arial" w:eastAsia="Cambria" w:hAnsi="Arial" w:cs="Arial"/>
          <w:sz w:val="24"/>
          <w:szCs w:val="24"/>
        </w:rPr>
      </w:pPr>
    </w:p>
    <w:p w14:paraId="0000001B"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RESULTS</w:t>
      </w:r>
    </w:p>
    <w:p w14:paraId="770AB29F" w14:textId="4FAF88F7" w:rsidR="009B6EDB" w:rsidRPr="00A40BD0" w:rsidRDefault="009B6EDB">
      <w:pPr>
        <w:spacing w:line="479" w:lineRule="auto"/>
        <w:rPr>
          <w:ins w:id="48" w:author="Stephen Wandro" w:date="2021-03-25T16:23:00Z"/>
          <w:rFonts w:ascii="Arial" w:eastAsia="Cambria" w:hAnsi="Arial" w:cs="Arial"/>
          <w:sz w:val="24"/>
          <w:szCs w:val="24"/>
          <w:u w:val="single"/>
          <w:rPrChange w:id="49" w:author="Stephen Wandro" w:date="2021-04-29T16:13:00Z">
            <w:rPr>
              <w:ins w:id="50" w:author="Stephen Wandro" w:date="2021-03-25T16:23:00Z"/>
              <w:rFonts w:ascii="Arial" w:eastAsia="Cambria" w:hAnsi="Arial" w:cs="Arial"/>
              <w:sz w:val="24"/>
              <w:szCs w:val="24"/>
              <w:u w:val="single"/>
            </w:rPr>
          </w:rPrChange>
        </w:rPr>
      </w:pPr>
      <w:ins w:id="51" w:author="Stephen Wandro" w:date="2021-03-25T16:23:00Z">
        <w:r w:rsidRPr="00A40BD0">
          <w:rPr>
            <w:rFonts w:ascii="Arial" w:eastAsia="Cambria" w:hAnsi="Arial" w:cs="Arial"/>
            <w:sz w:val="24"/>
            <w:szCs w:val="24"/>
            <w:u w:val="single"/>
          </w:rPr>
          <w:t>Phage Characterization</w:t>
        </w:r>
      </w:ins>
      <w:ins w:id="52" w:author="Stephen Wandro" w:date="2021-03-25T16:31:00Z">
        <w:r w:rsidRPr="00A40BD0">
          <w:rPr>
            <w:rFonts w:ascii="Arial" w:eastAsia="Cambria" w:hAnsi="Arial" w:cs="Arial"/>
            <w:sz w:val="24"/>
            <w:szCs w:val="24"/>
            <w:u w:val="single"/>
            <w:rPrChange w:id="53" w:author="Stephen Wandro" w:date="2021-04-29T16:13:00Z">
              <w:rPr>
                <w:rFonts w:ascii="Arial" w:eastAsia="Cambria" w:hAnsi="Arial" w:cs="Arial"/>
                <w:sz w:val="24"/>
                <w:szCs w:val="24"/>
                <w:u w:val="single"/>
              </w:rPr>
            </w:rPrChange>
          </w:rPr>
          <w:t xml:space="preserve"> and Host Range</w:t>
        </w:r>
      </w:ins>
    </w:p>
    <w:p w14:paraId="22F22A7C" w14:textId="46F3EC3D" w:rsidR="00A40BD0" w:rsidRDefault="009B6EDB" w:rsidP="00A40BD0">
      <w:pPr>
        <w:spacing w:line="479" w:lineRule="auto"/>
        <w:rPr>
          <w:ins w:id="54" w:author="Stephen Wandro" w:date="2021-04-29T16:19:00Z"/>
          <w:rFonts w:ascii="Arial" w:eastAsia="Cambria" w:hAnsi="Arial" w:cs="Arial"/>
          <w:sz w:val="24"/>
          <w:szCs w:val="24"/>
        </w:rPr>
      </w:pPr>
      <w:ins w:id="55" w:author="Stephen Wandro" w:date="2021-03-25T16:23:00Z">
        <w:r w:rsidRPr="00A40BD0">
          <w:rPr>
            <w:rFonts w:ascii="Arial" w:hAnsi="Arial" w:cs="Arial"/>
            <w:color w:val="000000"/>
            <w:sz w:val="24"/>
            <w:szCs w:val="24"/>
            <w:rPrChange w:id="56" w:author="Stephen Wandro" w:date="2021-04-29T16:13:00Z">
              <w:rPr>
                <w:rFonts w:ascii="Cambria" w:hAnsi="Cambria"/>
                <w:color w:val="000000"/>
              </w:rPr>
            </w:rPrChange>
          </w:rPr>
          <w:t xml:space="preserve">We isolated a collection of </w:t>
        </w:r>
      </w:ins>
      <w:ins w:id="57" w:author="Stephen Wandro" w:date="2021-03-25T16:24:00Z">
        <w:r w:rsidRPr="00A40BD0">
          <w:rPr>
            <w:rFonts w:ascii="Arial" w:hAnsi="Arial" w:cs="Arial"/>
            <w:color w:val="000000"/>
            <w:sz w:val="24"/>
            <w:szCs w:val="24"/>
            <w:rPrChange w:id="58" w:author="Stephen Wandro" w:date="2021-04-29T16:13:00Z">
              <w:rPr>
                <w:rFonts w:ascii="Cambria" w:hAnsi="Cambria"/>
                <w:color w:val="000000"/>
              </w:rPr>
            </w:rPrChange>
          </w:rPr>
          <w:t>20</w:t>
        </w:r>
      </w:ins>
      <w:ins w:id="59" w:author="Stephen Wandro" w:date="2021-03-25T16:23:00Z">
        <w:r w:rsidRPr="00A40BD0">
          <w:rPr>
            <w:rFonts w:ascii="Arial" w:hAnsi="Arial" w:cs="Arial"/>
            <w:color w:val="000000"/>
            <w:sz w:val="24"/>
            <w:szCs w:val="24"/>
            <w:rPrChange w:id="60" w:author="Stephen Wandro" w:date="2021-04-29T16:13:00Z">
              <w:rPr>
                <w:rFonts w:ascii="Cambria" w:hAnsi="Cambria"/>
                <w:color w:val="000000"/>
              </w:rPr>
            </w:rPrChange>
          </w:rPr>
          <w:t xml:space="preserve"> phages infecting </w:t>
        </w:r>
        <w:r w:rsidRPr="00A40BD0">
          <w:rPr>
            <w:rFonts w:ascii="Arial" w:hAnsi="Arial" w:cs="Arial"/>
            <w:i/>
            <w:iCs/>
            <w:color w:val="000000"/>
            <w:sz w:val="24"/>
            <w:szCs w:val="24"/>
            <w:rPrChange w:id="61" w:author="Stephen Wandro" w:date="2021-04-29T16:13:00Z">
              <w:rPr>
                <w:rFonts w:ascii="Cambria" w:hAnsi="Cambria"/>
                <w:i/>
                <w:iCs/>
                <w:color w:val="000000"/>
              </w:rPr>
            </w:rPrChange>
          </w:rPr>
          <w:t xml:space="preserve">Enterococcus </w:t>
        </w:r>
      </w:ins>
      <w:ins w:id="62" w:author="Stephen Wandro" w:date="2021-03-25T16:27:00Z">
        <w:r w:rsidRPr="00A40BD0">
          <w:rPr>
            <w:rFonts w:ascii="Arial" w:eastAsia="Cambria" w:hAnsi="Arial" w:cs="Arial"/>
            <w:sz w:val="24"/>
            <w:szCs w:val="24"/>
            <w:rPrChange w:id="63" w:author="Stephen Wandro" w:date="2021-04-29T16:13:00Z">
              <w:rPr>
                <w:rFonts w:ascii="Arial" w:eastAsia="Cambria" w:hAnsi="Arial" w:cs="Arial"/>
              </w:rPr>
            </w:rPrChange>
          </w:rPr>
          <w:t>from influent samples from the Orange County Sanitation district</w:t>
        </w:r>
      </w:ins>
      <w:ins w:id="64" w:author="Stephen Wandro" w:date="2021-03-25T16:23:00Z">
        <w:r w:rsidRPr="00A40BD0">
          <w:rPr>
            <w:rFonts w:ascii="Arial" w:hAnsi="Arial" w:cs="Arial"/>
            <w:color w:val="000000"/>
            <w:sz w:val="24"/>
            <w:szCs w:val="24"/>
            <w:rPrChange w:id="65" w:author="Stephen Wandro" w:date="2021-04-29T16:13:00Z">
              <w:rPr>
                <w:rFonts w:ascii="Cambria" w:hAnsi="Cambria"/>
                <w:color w:val="000000"/>
              </w:rPr>
            </w:rPrChange>
          </w:rPr>
          <w:t xml:space="preserve">. </w:t>
        </w:r>
      </w:ins>
      <w:ins w:id="66" w:author="Stephen Wandro" w:date="2021-03-25T16:25:00Z">
        <w:r w:rsidRPr="00A40BD0">
          <w:rPr>
            <w:rFonts w:ascii="Arial" w:hAnsi="Arial" w:cs="Arial"/>
            <w:color w:val="000000"/>
            <w:sz w:val="24"/>
            <w:szCs w:val="24"/>
            <w:rPrChange w:id="67" w:author="Stephen Wandro" w:date="2021-04-29T16:13:00Z">
              <w:rPr>
                <w:rFonts w:ascii="Cambria" w:hAnsi="Cambria"/>
                <w:color w:val="000000"/>
              </w:rPr>
            </w:rPrChange>
          </w:rPr>
          <w:t>G</w:t>
        </w:r>
      </w:ins>
      <w:ins w:id="68" w:author="Stephen Wandro" w:date="2021-03-25T16:23:00Z">
        <w:r w:rsidRPr="00A40BD0">
          <w:rPr>
            <w:rFonts w:ascii="Arial" w:hAnsi="Arial" w:cs="Arial"/>
            <w:color w:val="000000"/>
            <w:sz w:val="24"/>
            <w:szCs w:val="24"/>
            <w:rPrChange w:id="69" w:author="Stephen Wandro" w:date="2021-04-29T16:13:00Z">
              <w:rPr>
                <w:rFonts w:ascii="Cambria" w:hAnsi="Cambria"/>
                <w:color w:val="000000"/>
              </w:rPr>
            </w:rPrChange>
          </w:rPr>
          <w:t>enomic sequencing</w:t>
        </w:r>
      </w:ins>
      <w:ins w:id="70" w:author="Stephen Wandro" w:date="2021-03-25T16:25:00Z">
        <w:r w:rsidRPr="00A40BD0">
          <w:rPr>
            <w:rFonts w:ascii="Arial" w:hAnsi="Arial" w:cs="Arial"/>
            <w:color w:val="000000"/>
            <w:sz w:val="24"/>
            <w:szCs w:val="24"/>
            <w:rPrChange w:id="71" w:author="Stephen Wandro" w:date="2021-04-29T16:13:00Z">
              <w:rPr>
                <w:rFonts w:ascii="Cambria" w:hAnsi="Cambria"/>
                <w:color w:val="000000"/>
              </w:rPr>
            </w:rPrChange>
          </w:rPr>
          <w:t xml:space="preserve"> showed</w:t>
        </w:r>
      </w:ins>
      <w:ins w:id="72" w:author="Stephen Wandro" w:date="2021-03-25T16:23:00Z">
        <w:r w:rsidRPr="00A40BD0">
          <w:rPr>
            <w:rFonts w:ascii="Arial" w:hAnsi="Arial" w:cs="Arial"/>
            <w:color w:val="000000"/>
            <w:sz w:val="24"/>
            <w:szCs w:val="24"/>
            <w:rPrChange w:id="73" w:author="Stephen Wandro" w:date="2021-04-29T16:13:00Z">
              <w:rPr>
                <w:rFonts w:ascii="Cambria" w:hAnsi="Cambria"/>
                <w:color w:val="000000"/>
              </w:rPr>
            </w:rPrChange>
          </w:rPr>
          <w:t xml:space="preserve"> </w:t>
        </w:r>
      </w:ins>
      <w:ins w:id="74" w:author="Stephen Wandro" w:date="2021-04-29T16:12:00Z">
        <w:r w:rsidR="00A40BD0" w:rsidRPr="00A40BD0">
          <w:rPr>
            <w:rFonts w:ascii="Arial" w:hAnsi="Arial" w:cs="Arial"/>
            <w:color w:val="000000"/>
            <w:sz w:val="24"/>
            <w:szCs w:val="24"/>
            <w:rPrChange w:id="75" w:author="Stephen Wandro" w:date="2021-04-29T16:13:00Z">
              <w:rPr>
                <w:rFonts w:ascii="Cambria" w:hAnsi="Cambria"/>
                <w:color w:val="000000"/>
              </w:rPr>
            </w:rPrChange>
          </w:rPr>
          <w:t>10</w:t>
        </w:r>
      </w:ins>
      <w:ins w:id="76" w:author="Stephen Wandro" w:date="2021-03-25T16:23:00Z">
        <w:r w:rsidRPr="00A40BD0">
          <w:rPr>
            <w:rFonts w:ascii="Arial" w:hAnsi="Arial" w:cs="Arial"/>
            <w:color w:val="000000"/>
            <w:sz w:val="24"/>
            <w:szCs w:val="24"/>
            <w:rPrChange w:id="77" w:author="Stephen Wandro" w:date="2021-04-29T16:13:00Z">
              <w:rPr>
                <w:rFonts w:ascii="Cambria" w:hAnsi="Cambria"/>
                <w:color w:val="000000"/>
              </w:rPr>
            </w:rPrChange>
          </w:rPr>
          <w:t xml:space="preserve"> phages </w:t>
        </w:r>
      </w:ins>
      <w:ins w:id="78" w:author="Stephen Wandro" w:date="2021-03-25T16:25:00Z">
        <w:r w:rsidRPr="00A40BD0">
          <w:rPr>
            <w:rFonts w:ascii="Arial" w:hAnsi="Arial" w:cs="Arial"/>
            <w:color w:val="000000"/>
            <w:sz w:val="24"/>
            <w:szCs w:val="24"/>
            <w:rPrChange w:id="79" w:author="Stephen Wandro" w:date="2021-04-29T16:13:00Z">
              <w:rPr>
                <w:rFonts w:ascii="Cambria" w:hAnsi="Cambria"/>
                <w:color w:val="000000"/>
              </w:rPr>
            </w:rPrChange>
          </w:rPr>
          <w:t xml:space="preserve">were Myoviridae, </w:t>
        </w:r>
      </w:ins>
      <w:ins w:id="80" w:author="Stephen Wandro" w:date="2021-04-29T16:12:00Z">
        <w:r w:rsidR="00A40BD0" w:rsidRPr="00A40BD0">
          <w:rPr>
            <w:rFonts w:ascii="Arial" w:hAnsi="Arial" w:cs="Arial"/>
            <w:color w:val="000000"/>
            <w:sz w:val="24"/>
            <w:szCs w:val="24"/>
            <w:rPrChange w:id="81" w:author="Stephen Wandro" w:date="2021-04-29T16:13:00Z">
              <w:rPr>
                <w:rFonts w:ascii="Cambria" w:hAnsi="Cambria"/>
                <w:color w:val="000000"/>
              </w:rPr>
            </w:rPrChange>
          </w:rPr>
          <w:t>9</w:t>
        </w:r>
      </w:ins>
      <w:ins w:id="82" w:author="Stephen Wandro" w:date="2021-03-25T16:25:00Z">
        <w:r w:rsidRPr="00A40BD0">
          <w:rPr>
            <w:rFonts w:ascii="Arial" w:hAnsi="Arial" w:cs="Arial"/>
            <w:color w:val="000000"/>
            <w:sz w:val="24"/>
            <w:szCs w:val="24"/>
            <w:rPrChange w:id="83" w:author="Stephen Wandro" w:date="2021-04-29T16:13:00Z">
              <w:rPr>
                <w:rFonts w:ascii="Cambria" w:hAnsi="Cambria"/>
                <w:color w:val="000000"/>
              </w:rPr>
            </w:rPrChange>
          </w:rPr>
          <w:t xml:space="preserve"> were Siphoviridae, and 1 Podoviridae. </w:t>
        </w:r>
      </w:ins>
      <w:ins w:id="84" w:author="Stephen Wandro" w:date="2021-04-29T16:13:00Z">
        <w:r w:rsidR="00A40BD0" w:rsidRPr="00A40BD0">
          <w:rPr>
            <w:rFonts w:ascii="Arial" w:eastAsia="Cambria" w:hAnsi="Arial" w:cs="Arial"/>
            <w:sz w:val="24"/>
            <w:szCs w:val="24"/>
            <w:rPrChange w:id="85" w:author="Stephen Wandro" w:date="2021-04-29T16:13:00Z">
              <w:rPr>
                <w:rFonts w:ascii="Arial" w:eastAsia="Cambria" w:hAnsi="Arial" w:cs="Arial"/>
                <w:sz w:val="24"/>
                <w:szCs w:val="24"/>
              </w:rPr>
            </w:rPrChange>
          </w:rPr>
          <w:t xml:space="preserve">Plaque assays were used to test the phage susceptibilities of clinical isolates of </w:t>
        </w:r>
        <w:r w:rsidR="00A40BD0" w:rsidRPr="00A40BD0">
          <w:rPr>
            <w:rFonts w:ascii="Arial" w:eastAsia="Cambria" w:hAnsi="Arial" w:cs="Arial"/>
            <w:i/>
            <w:sz w:val="24"/>
            <w:szCs w:val="24"/>
            <w:rPrChange w:id="86" w:author="Stephen Wandro" w:date="2021-04-29T16:13:00Z">
              <w:rPr>
                <w:rFonts w:ascii="Arial" w:eastAsia="Cambria" w:hAnsi="Arial" w:cs="Arial"/>
                <w:i/>
                <w:sz w:val="24"/>
                <w:szCs w:val="24"/>
              </w:rPr>
            </w:rPrChange>
          </w:rPr>
          <w:t>Enterococcus faecium and faecalis</w:t>
        </w:r>
        <w:r w:rsidR="00A40BD0" w:rsidRPr="00A40BD0">
          <w:rPr>
            <w:rFonts w:ascii="Arial" w:eastAsia="Cambria" w:hAnsi="Arial" w:cs="Arial"/>
            <w:sz w:val="24"/>
            <w:szCs w:val="24"/>
            <w:rPrChange w:id="87" w:author="Stephen Wandro" w:date="2021-04-29T16:13:00Z">
              <w:rPr>
                <w:rFonts w:ascii="Arial" w:eastAsia="Cambria" w:hAnsi="Arial" w:cs="Arial"/>
                <w:sz w:val="24"/>
                <w:szCs w:val="24"/>
              </w:rPr>
            </w:rPrChange>
          </w:rPr>
          <w:t xml:space="preserve">, including both vancomycin resistant </w:t>
        </w:r>
        <w:r w:rsidR="00A40BD0" w:rsidRPr="00A40BD0">
          <w:rPr>
            <w:rFonts w:ascii="Arial" w:eastAsia="Cambria" w:hAnsi="Arial" w:cs="Arial"/>
            <w:i/>
            <w:iCs/>
            <w:sz w:val="24"/>
            <w:szCs w:val="24"/>
            <w:rPrChange w:id="88" w:author="Stephen Wandro" w:date="2021-04-29T16:13:00Z">
              <w:rPr>
                <w:rFonts w:ascii="Arial" w:eastAsia="Cambria" w:hAnsi="Arial" w:cs="Arial"/>
                <w:i/>
                <w:iCs/>
                <w:sz w:val="24"/>
                <w:szCs w:val="24"/>
              </w:rPr>
            </w:rPrChange>
          </w:rPr>
          <w:t>Enterococcus</w:t>
        </w:r>
        <w:r w:rsidR="00A40BD0" w:rsidRPr="00A40BD0">
          <w:rPr>
            <w:rFonts w:ascii="Arial" w:eastAsia="Cambria" w:hAnsi="Arial" w:cs="Arial"/>
            <w:sz w:val="24"/>
            <w:szCs w:val="24"/>
            <w:rPrChange w:id="89" w:author="Stephen Wandro" w:date="2021-04-29T16:13:00Z">
              <w:rPr>
                <w:rFonts w:ascii="Arial" w:eastAsia="Cambria" w:hAnsi="Arial" w:cs="Arial"/>
                <w:sz w:val="24"/>
                <w:szCs w:val="24"/>
              </w:rPr>
            </w:rPrChange>
          </w:rPr>
          <w:t xml:space="preserve"> (VRE) and vancomycin susceptible </w:t>
        </w:r>
        <w:r w:rsidR="00A40BD0" w:rsidRPr="00A40BD0">
          <w:rPr>
            <w:rFonts w:ascii="Arial" w:eastAsia="Cambria" w:hAnsi="Arial" w:cs="Arial"/>
            <w:i/>
            <w:iCs/>
            <w:sz w:val="24"/>
            <w:szCs w:val="24"/>
            <w:rPrChange w:id="90" w:author="Stephen Wandro" w:date="2021-04-29T16:13:00Z">
              <w:rPr>
                <w:rFonts w:ascii="Arial" w:eastAsia="Cambria" w:hAnsi="Arial" w:cs="Arial"/>
                <w:i/>
                <w:iCs/>
                <w:sz w:val="24"/>
                <w:szCs w:val="24"/>
              </w:rPr>
            </w:rPrChange>
          </w:rPr>
          <w:t>Enterococcus</w:t>
        </w:r>
        <w:r w:rsidR="00A40BD0" w:rsidRPr="00A40BD0">
          <w:rPr>
            <w:rFonts w:ascii="Arial" w:eastAsia="Cambria" w:hAnsi="Arial" w:cs="Arial"/>
            <w:sz w:val="24"/>
            <w:szCs w:val="24"/>
            <w:rPrChange w:id="91" w:author="Stephen Wandro" w:date="2021-04-29T16:13:00Z">
              <w:rPr>
                <w:rFonts w:ascii="Arial" w:eastAsia="Cambria" w:hAnsi="Arial" w:cs="Arial"/>
                <w:sz w:val="24"/>
                <w:szCs w:val="24"/>
              </w:rPr>
            </w:rPrChange>
          </w:rPr>
          <w:t xml:space="preserve"> (VSE). Most phages were able to </w:t>
        </w:r>
      </w:ins>
      <w:ins w:id="92" w:author="Stephen Wandro" w:date="2021-04-29T16:14:00Z">
        <w:r w:rsidR="00A40BD0">
          <w:rPr>
            <w:rFonts w:ascii="Arial" w:eastAsia="Cambria" w:hAnsi="Arial" w:cs="Arial"/>
            <w:sz w:val="24"/>
            <w:szCs w:val="24"/>
          </w:rPr>
          <w:t>lyse</w:t>
        </w:r>
      </w:ins>
      <w:ins w:id="93" w:author="Stephen Wandro" w:date="2021-04-29T16:13:00Z">
        <w:r w:rsidR="00A40BD0" w:rsidRPr="00A40BD0">
          <w:rPr>
            <w:rFonts w:ascii="Arial" w:eastAsia="Cambria" w:hAnsi="Arial" w:cs="Arial"/>
            <w:sz w:val="24"/>
            <w:szCs w:val="24"/>
            <w:rPrChange w:id="94" w:author="Stephen Wandro" w:date="2021-04-29T16:13:00Z">
              <w:rPr>
                <w:rFonts w:ascii="Arial" w:eastAsia="Cambria" w:hAnsi="Arial" w:cs="Arial"/>
                <w:sz w:val="24"/>
                <w:szCs w:val="24"/>
              </w:rPr>
            </w:rPrChange>
          </w:rPr>
          <w:t xml:space="preserve"> several</w:t>
        </w:r>
        <w:r w:rsidR="00A40BD0">
          <w:rPr>
            <w:rFonts w:ascii="Arial" w:eastAsia="Cambria" w:hAnsi="Arial" w:cs="Arial"/>
            <w:sz w:val="24"/>
            <w:szCs w:val="24"/>
          </w:rPr>
          <w:t xml:space="preserve"> </w:t>
        </w:r>
        <w:r w:rsidR="00A40BD0" w:rsidRPr="00A40BD0">
          <w:rPr>
            <w:rFonts w:ascii="Arial" w:eastAsia="Cambria" w:hAnsi="Arial" w:cs="Arial"/>
            <w:sz w:val="24"/>
            <w:szCs w:val="24"/>
            <w:rPrChange w:id="95" w:author="Stephen Wandro" w:date="2021-04-29T16:13:00Z">
              <w:rPr>
                <w:rFonts w:ascii="Arial" w:eastAsia="Cambria" w:hAnsi="Arial" w:cs="Arial"/>
                <w:sz w:val="24"/>
                <w:szCs w:val="24"/>
              </w:rPr>
            </w:rPrChange>
          </w:rPr>
          <w:t>strains of both E. faecalis and E. faecium (</w:t>
        </w:r>
        <w:r w:rsidR="00A40BD0" w:rsidRPr="00A40BD0">
          <w:rPr>
            <w:rFonts w:ascii="Arial" w:eastAsia="Cambria" w:hAnsi="Arial" w:cs="Arial"/>
            <w:b/>
            <w:sz w:val="24"/>
            <w:szCs w:val="24"/>
            <w:rPrChange w:id="96" w:author="Stephen Wandro" w:date="2021-04-29T16:13:00Z">
              <w:rPr>
                <w:rFonts w:ascii="Arial" w:eastAsia="Cambria" w:hAnsi="Arial" w:cs="Arial"/>
                <w:b/>
                <w:sz w:val="24"/>
                <w:szCs w:val="24"/>
              </w:rPr>
            </w:rPrChange>
          </w:rPr>
          <w:t>Figure 1</w:t>
        </w:r>
        <w:r w:rsidR="00A40BD0" w:rsidRPr="00A40BD0">
          <w:rPr>
            <w:rFonts w:ascii="Arial" w:eastAsia="Cambria" w:hAnsi="Arial" w:cs="Arial"/>
            <w:sz w:val="24"/>
            <w:szCs w:val="24"/>
            <w:rPrChange w:id="97" w:author="Stephen Wandro" w:date="2021-04-29T16:13:00Z">
              <w:rPr>
                <w:rFonts w:ascii="Arial" w:eastAsia="Cambria" w:hAnsi="Arial" w:cs="Arial"/>
                <w:sz w:val="24"/>
                <w:szCs w:val="24"/>
              </w:rPr>
            </w:rPrChange>
          </w:rPr>
          <w:t xml:space="preserve">). Most phages from the </w:t>
        </w:r>
        <w:r w:rsidR="00A40BD0" w:rsidRPr="00A40BD0">
          <w:rPr>
            <w:rFonts w:ascii="Arial" w:eastAsia="Cambria" w:hAnsi="Arial" w:cs="Arial"/>
            <w:i/>
            <w:sz w:val="24"/>
            <w:szCs w:val="24"/>
            <w:rPrChange w:id="98" w:author="Stephen Wandro" w:date="2021-04-29T16:13:00Z">
              <w:rPr>
                <w:rFonts w:ascii="Arial" w:eastAsia="Cambria" w:hAnsi="Arial" w:cs="Arial"/>
                <w:i/>
                <w:sz w:val="24"/>
                <w:szCs w:val="24"/>
              </w:rPr>
            </w:rPrChange>
          </w:rPr>
          <w:t>Myoviridae</w:t>
        </w:r>
        <w:r w:rsidR="00A40BD0" w:rsidRPr="00A40BD0">
          <w:rPr>
            <w:rFonts w:ascii="Arial" w:eastAsia="Cambria" w:hAnsi="Arial" w:cs="Arial"/>
            <w:sz w:val="24"/>
            <w:szCs w:val="24"/>
            <w:rPrChange w:id="99" w:author="Stephen Wandro" w:date="2021-04-29T16:13:00Z">
              <w:rPr>
                <w:rFonts w:ascii="Arial" w:eastAsia="Cambria" w:hAnsi="Arial" w:cs="Arial"/>
                <w:sz w:val="24"/>
                <w:szCs w:val="24"/>
              </w:rPr>
            </w:rPrChange>
          </w:rPr>
          <w:t xml:space="preserve"> family showed broad host ranges, especially Ben, Bop, and V12, which </w:t>
        </w:r>
      </w:ins>
      <w:ins w:id="100" w:author="Stephen Wandro" w:date="2021-04-29T16:14:00Z">
        <w:r w:rsidR="00A40BD0">
          <w:rPr>
            <w:rFonts w:ascii="Arial" w:eastAsia="Cambria" w:hAnsi="Arial" w:cs="Arial"/>
            <w:sz w:val="24"/>
            <w:szCs w:val="24"/>
          </w:rPr>
          <w:t>lysed</w:t>
        </w:r>
      </w:ins>
      <w:ins w:id="101" w:author="Stephen Wandro" w:date="2021-04-29T16:13:00Z">
        <w:r w:rsidR="00A40BD0" w:rsidRPr="00A40BD0">
          <w:rPr>
            <w:rFonts w:ascii="Arial" w:eastAsia="Cambria" w:hAnsi="Arial" w:cs="Arial"/>
            <w:sz w:val="24"/>
            <w:szCs w:val="24"/>
            <w:rPrChange w:id="102" w:author="Stephen Wandro" w:date="2021-04-29T16:13:00Z">
              <w:rPr>
                <w:rFonts w:ascii="Arial" w:eastAsia="Cambria" w:hAnsi="Arial" w:cs="Arial"/>
                <w:sz w:val="24"/>
                <w:szCs w:val="24"/>
              </w:rPr>
            </w:rPrChange>
          </w:rPr>
          <w:t xml:space="preserve"> almost all isolates. </w:t>
        </w:r>
      </w:ins>
    </w:p>
    <w:p w14:paraId="16BAB967" w14:textId="7C96CA6F" w:rsidR="00A40BD0" w:rsidRPr="00701FAC" w:rsidRDefault="00A40BD0" w:rsidP="00701FAC">
      <w:pPr>
        <w:pStyle w:val="NormalWeb"/>
        <w:spacing w:before="0" w:beforeAutospacing="0" w:after="0" w:afterAutospacing="0" w:line="480" w:lineRule="auto"/>
        <w:ind w:firstLine="720"/>
        <w:rPr>
          <w:ins w:id="103" w:author="Stephen Wandro" w:date="2021-04-29T16:13:00Z"/>
          <w:rFonts w:ascii="Arial" w:hAnsi="Arial" w:cs="Arial"/>
          <w:color w:val="000000"/>
          <w:rPrChange w:id="104" w:author="Stephen Wandro" w:date="2021-04-29T16:23:00Z">
            <w:rPr>
              <w:ins w:id="105" w:author="Stephen Wandro" w:date="2021-04-29T16:13:00Z"/>
              <w:rFonts w:ascii="Cambria" w:hAnsi="Cambria"/>
              <w:color w:val="000000"/>
            </w:rPr>
          </w:rPrChange>
        </w:rPr>
        <w:pPrChange w:id="106" w:author="Stephen Wandro" w:date="2021-04-29T16:23:00Z">
          <w:pPr>
            <w:pStyle w:val="NormalWeb"/>
            <w:spacing w:before="0" w:beforeAutospacing="0" w:after="0" w:afterAutospacing="0" w:line="480" w:lineRule="auto"/>
            <w:ind w:firstLine="720"/>
          </w:pPr>
        </w:pPrChange>
      </w:pPr>
      <w:ins w:id="107" w:author="Stephen Wandro" w:date="2021-04-29T16:19:00Z">
        <w:r w:rsidRPr="0076769C">
          <w:rPr>
            <w:rFonts w:ascii="Arial" w:hAnsi="Arial" w:cs="Arial"/>
            <w:color w:val="000000"/>
          </w:rPr>
          <w:t xml:space="preserve">Of the 11 Siphoviridae phages, 9 belonged to the genus </w:t>
        </w:r>
        <w:r w:rsidRPr="0076769C">
          <w:rPr>
            <w:rFonts w:ascii="Arial" w:eastAsia="Cambria" w:hAnsi="Arial" w:cs="Arial"/>
          </w:rPr>
          <w:t>Saphexavirus</w:t>
        </w:r>
      </w:ins>
      <w:ins w:id="108" w:author="Stephen Wandro" w:date="2021-04-29T16:20:00Z">
        <w:r>
          <w:rPr>
            <w:rFonts w:ascii="Arial" w:hAnsi="Arial" w:cs="Arial"/>
            <w:color w:val="000000"/>
          </w:rPr>
          <w:t>. Core genome alignments of these phages show that these</w:t>
        </w:r>
      </w:ins>
      <w:ins w:id="109" w:author="Stephen Wandro" w:date="2021-04-29T16:21:00Z">
        <w:r>
          <w:rPr>
            <w:rFonts w:ascii="Arial" w:hAnsi="Arial" w:cs="Arial"/>
            <w:color w:val="000000"/>
          </w:rPr>
          <w:t xml:space="preserve"> phages share a core genome of 54 genes and approximately 43 accessory genes per phage</w:t>
        </w:r>
      </w:ins>
      <w:ins w:id="110" w:author="Stephen Wandro" w:date="2021-04-29T16:23:00Z">
        <w:r w:rsidR="00701FAC">
          <w:rPr>
            <w:rFonts w:ascii="Arial" w:hAnsi="Arial" w:cs="Arial"/>
            <w:color w:val="000000"/>
          </w:rPr>
          <w:t xml:space="preserve"> (</w:t>
        </w:r>
        <w:r w:rsidR="00701FAC" w:rsidRPr="00701FAC">
          <w:rPr>
            <w:rFonts w:ascii="Arial" w:hAnsi="Arial" w:cs="Arial"/>
            <w:b/>
            <w:bCs/>
            <w:color w:val="000000"/>
            <w:rPrChange w:id="111" w:author="Stephen Wandro" w:date="2021-04-29T16:23:00Z">
              <w:rPr>
                <w:rFonts w:ascii="Arial" w:hAnsi="Arial" w:cs="Arial"/>
                <w:color w:val="000000"/>
              </w:rPr>
            </w:rPrChange>
          </w:rPr>
          <w:t xml:space="preserve">Figure 2 </w:t>
        </w:r>
        <w:proofErr w:type="gramStart"/>
        <w:r w:rsidR="00701FAC" w:rsidRPr="00701FAC">
          <w:rPr>
            <w:rFonts w:ascii="Arial" w:hAnsi="Arial" w:cs="Arial"/>
            <w:b/>
            <w:bCs/>
            <w:color w:val="000000"/>
            <w:rPrChange w:id="112" w:author="Stephen Wandro" w:date="2021-04-29T16:23:00Z">
              <w:rPr>
                <w:rFonts w:ascii="Arial" w:hAnsi="Arial" w:cs="Arial"/>
                <w:color w:val="000000"/>
              </w:rPr>
            </w:rPrChange>
          </w:rPr>
          <w:t>A,B</w:t>
        </w:r>
        <w:proofErr w:type="gramEnd"/>
        <w:r w:rsidR="00701FAC">
          <w:rPr>
            <w:rFonts w:ascii="Arial" w:hAnsi="Arial" w:cs="Arial"/>
            <w:color w:val="000000"/>
          </w:rPr>
          <w:t>)</w:t>
        </w:r>
      </w:ins>
      <w:ins w:id="113" w:author="Stephen Wandro" w:date="2021-04-29T16:21:00Z">
        <w:r>
          <w:rPr>
            <w:rFonts w:ascii="Arial" w:hAnsi="Arial" w:cs="Arial"/>
            <w:color w:val="000000"/>
          </w:rPr>
          <w:t>.</w:t>
        </w:r>
      </w:ins>
      <w:ins w:id="114" w:author="Stephen Wandro" w:date="2021-04-29T16:20:00Z">
        <w:r>
          <w:rPr>
            <w:rFonts w:ascii="Arial" w:hAnsi="Arial" w:cs="Arial"/>
            <w:color w:val="000000"/>
          </w:rPr>
          <w:t xml:space="preserve"> </w:t>
        </w:r>
      </w:ins>
      <w:ins w:id="115" w:author="Stephen Wandro" w:date="2021-04-29T16:22:00Z">
        <w:r>
          <w:rPr>
            <w:rFonts w:ascii="Arial" w:hAnsi="Arial" w:cs="Arial"/>
            <w:color w:val="000000"/>
          </w:rPr>
          <w:t xml:space="preserve">Their </w:t>
        </w:r>
      </w:ins>
      <w:ins w:id="116" w:author="Stephen Wandro" w:date="2021-04-29T16:19:00Z">
        <w:r w:rsidRPr="0076769C">
          <w:rPr>
            <w:rFonts w:ascii="Arial" w:hAnsi="Arial" w:cs="Arial"/>
            <w:color w:val="000000"/>
          </w:rPr>
          <w:t xml:space="preserve">genomes </w:t>
        </w:r>
      </w:ins>
      <w:ins w:id="117" w:author="Stephen Wandro" w:date="2021-04-29T16:22:00Z">
        <w:r>
          <w:rPr>
            <w:rFonts w:ascii="Arial" w:hAnsi="Arial" w:cs="Arial"/>
            <w:color w:val="000000"/>
          </w:rPr>
          <w:t xml:space="preserve">are </w:t>
        </w:r>
      </w:ins>
      <w:ins w:id="118" w:author="Stephen Wandro" w:date="2021-04-29T16:19:00Z">
        <w:r w:rsidRPr="0076769C">
          <w:rPr>
            <w:rFonts w:ascii="Arial" w:hAnsi="Arial" w:cs="Arial"/>
            <w:color w:val="000000"/>
          </w:rPr>
          <w:t>approximately 57 kb in length</w:t>
        </w:r>
      </w:ins>
      <w:ins w:id="119" w:author="Stephen Wandro" w:date="2021-04-29T16:22:00Z">
        <w:r>
          <w:rPr>
            <w:rFonts w:ascii="Arial" w:hAnsi="Arial" w:cs="Arial"/>
            <w:color w:val="000000"/>
          </w:rPr>
          <w:t xml:space="preserve"> and </w:t>
        </w:r>
      </w:ins>
      <w:ins w:id="120" w:author="Stephen Wandro" w:date="2021-04-29T16:23:00Z">
        <w:r w:rsidR="00701FAC">
          <w:rPr>
            <w:rFonts w:ascii="Arial" w:hAnsi="Arial" w:cs="Arial"/>
            <w:color w:val="000000"/>
          </w:rPr>
          <w:t>only 3 genes were able to be annotated (</w:t>
        </w:r>
        <w:r w:rsidR="00701FAC" w:rsidRPr="00701FAC">
          <w:rPr>
            <w:rFonts w:ascii="Arial" w:hAnsi="Arial" w:cs="Arial"/>
            <w:b/>
            <w:bCs/>
            <w:color w:val="000000"/>
            <w:rPrChange w:id="121" w:author="Stephen Wandro" w:date="2021-04-29T16:23:00Z">
              <w:rPr>
                <w:rFonts w:ascii="Arial" w:hAnsi="Arial" w:cs="Arial"/>
                <w:color w:val="000000"/>
              </w:rPr>
            </w:rPrChange>
          </w:rPr>
          <w:t>Figure 2C</w:t>
        </w:r>
        <w:r w:rsidR="00701FAC">
          <w:rPr>
            <w:rFonts w:ascii="Arial" w:hAnsi="Arial" w:cs="Arial"/>
            <w:color w:val="000000"/>
          </w:rPr>
          <w:t>).</w:t>
        </w:r>
      </w:ins>
    </w:p>
    <w:p w14:paraId="0CBE0B9A" w14:textId="757715D2" w:rsidR="009B6EDB" w:rsidRPr="00701FAC" w:rsidRDefault="009B6EDB" w:rsidP="00701FAC">
      <w:pPr>
        <w:pStyle w:val="NormalWeb"/>
        <w:spacing w:before="0" w:beforeAutospacing="0" w:after="0" w:afterAutospacing="0" w:line="480" w:lineRule="auto"/>
        <w:ind w:firstLine="720"/>
        <w:rPr>
          <w:ins w:id="122" w:author="Stephen Wandro" w:date="2021-03-25T16:34:00Z"/>
          <w:rFonts w:ascii="Arial" w:hAnsi="Arial" w:cs="Arial"/>
          <w:color w:val="000000"/>
          <w:rPrChange w:id="123" w:author="Stephen Wandro" w:date="2021-04-29T16:23:00Z">
            <w:rPr>
              <w:ins w:id="124" w:author="Stephen Wandro" w:date="2021-03-25T16:34:00Z"/>
            </w:rPr>
          </w:rPrChange>
        </w:rPr>
        <w:pPrChange w:id="125" w:author="Stephen Wandro" w:date="2021-04-29T16:23:00Z">
          <w:pPr>
            <w:pStyle w:val="NormalWeb"/>
            <w:spacing w:before="0" w:beforeAutospacing="0" w:after="0" w:afterAutospacing="0" w:line="480" w:lineRule="auto"/>
          </w:pPr>
        </w:pPrChange>
      </w:pPr>
      <w:ins w:id="126" w:author="Stephen Wandro" w:date="2021-03-25T16:25:00Z">
        <w:r w:rsidRPr="00A40BD0">
          <w:rPr>
            <w:rFonts w:ascii="Arial" w:hAnsi="Arial" w:cs="Arial"/>
            <w:color w:val="000000"/>
            <w:rPrChange w:id="127" w:author="Stephen Wandro" w:date="2021-04-29T16:13:00Z">
              <w:rPr>
                <w:rFonts w:ascii="Cambria" w:hAnsi="Cambria"/>
                <w:color w:val="000000"/>
              </w:rPr>
            </w:rPrChange>
          </w:rPr>
          <w:t>Of the</w:t>
        </w:r>
      </w:ins>
      <w:ins w:id="128" w:author="Stephen Wandro" w:date="2021-03-25T16:26:00Z">
        <w:r w:rsidRPr="00A40BD0">
          <w:rPr>
            <w:rFonts w:ascii="Arial" w:hAnsi="Arial" w:cs="Arial"/>
            <w:color w:val="000000"/>
            <w:rPrChange w:id="129" w:author="Stephen Wandro" w:date="2021-04-29T16:13:00Z">
              <w:rPr>
                <w:rFonts w:ascii="Cambria" w:hAnsi="Cambria"/>
                <w:color w:val="000000"/>
              </w:rPr>
            </w:rPrChange>
          </w:rPr>
          <w:t xml:space="preserve"> </w:t>
        </w:r>
      </w:ins>
      <w:ins w:id="130" w:author="Stephen Wandro" w:date="2021-04-29T16:13:00Z">
        <w:r w:rsidR="00A40BD0" w:rsidRPr="00A40BD0">
          <w:rPr>
            <w:rFonts w:ascii="Arial" w:hAnsi="Arial" w:cs="Arial"/>
            <w:color w:val="000000"/>
            <w:rPrChange w:id="131" w:author="Stephen Wandro" w:date="2021-04-29T16:13:00Z">
              <w:rPr>
                <w:rFonts w:ascii="Cambria" w:hAnsi="Cambria"/>
                <w:color w:val="000000"/>
              </w:rPr>
            </w:rPrChange>
          </w:rPr>
          <w:t>10</w:t>
        </w:r>
      </w:ins>
      <w:ins w:id="132" w:author="Stephen Wandro" w:date="2021-03-25T16:26:00Z">
        <w:r w:rsidRPr="00A40BD0">
          <w:rPr>
            <w:rFonts w:ascii="Arial" w:hAnsi="Arial" w:cs="Arial"/>
            <w:color w:val="000000"/>
            <w:rPrChange w:id="133" w:author="Stephen Wandro" w:date="2021-04-29T16:13:00Z">
              <w:rPr>
                <w:rFonts w:ascii="Cambria" w:hAnsi="Cambria"/>
                <w:color w:val="000000"/>
              </w:rPr>
            </w:rPrChange>
          </w:rPr>
          <w:t xml:space="preserve"> Myoviridae phages, all </w:t>
        </w:r>
      </w:ins>
      <w:ins w:id="134" w:author="Stephen Wandro" w:date="2021-03-25T16:23:00Z">
        <w:r w:rsidRPr="00A40BD0">
          <w:rPr>
            <w:rFonts w:ascii="Arial" w:hAnsi="Arial" w:cs="Arial"/>
            <w:color w:val="000000"/>
            <w:rPrChange w:id="135" w:author="Stephen Wandro" w:date="2021-04-29T16:13:00Z">
              <w:rPr>
                <w:rFonts w:ascii="Cambria" w:hAnsi="Cambria"/>
                <w:color w:val="000000"/>
              </w:rPr>
            </w:rPrChange>
          </w:rPr>
          <w:t xml:space="preserve">belonged to the </w:t>
        </w:r>
        <w:r w:rsidRPr="00A40BD0">
          <w:rPr>
            <w:rFonts w:ascii="Arial" w:hAnsi="Arial" w:cs="Arial"/>
            <w:i/>
            <w:iCs/>
            <w:color w:val="000000"/>
            <w:rPrChange w:id="136" w:author="Stephen Wandro" w:date="2021-04-29T16:13:00Z">
              <w:rPr>
                <w:rFonts w:ascii="Cambria" w:hAnsi="Cambria"/>
                <w:i/>
                <w:iCs/>
                <w:color w:val="000000"/>
              </w:rPr>
            </w:rPrChange>
          </w:rPr>
          <w:t>Brockvirinae</w:t>
        </w:r>
        <w:r w:rsidRPr="00A40BD0">
          <w:rPr>
            <w:rFonts w:ascii="Arial" w:hAnsi="Arial" w:cs="Arial"/>
            <w:color w:val="000000"/>
            <w:rPrChange w:id="137" w:author="Stephen Wandro" w:date="2021-04-29T16:13:00Z">
              <w:rPr>
                <w:rFonts w:ascii="Cambria" w:hAnsi="Cambria"/>
                <w:color w:val="000000"/>
              </w:rPr>
            </w:rPrChange>
          </w:rPr>
          <w:t xml:space="preserve"> subfamily, </w:t>
        </w:r>
      </w:ins>
      <w:ins w:id="138" w:author="Stephen Wandro" w:date="2021-04-29T16:15:00Z">
        <w:r w:rsidR="00A40BD0">
          <w:rPr>
            <w:rFonts w:ascii="Arial" w:hAnsi="Arial" w:cs="Arial"/>
            <w:color w:val="000000"/>
          </w:rPr>
          <w:t xml:space="preserve">but are divided into two genera, </w:t>
        </w:r>
      </w:ins>
      <w:ins w:id="139" w:author="Stephen Wandro" w:date="2021-04-29T16:16:00Z">
        <w:r w:rsidR="00A40BD0" w:rsidRPr="0076769C">
          <w:rPr>
            <w:rFonts w:ascii="Arial" w:hAnsi="Arial" w:cs="Arial"/>
            <w:color w:val="000000"/>
          </w:rPr>
          <w:t>Kochikohdavirus and Shiekviru</w:t>
        </w:r>
        <w:r w:rsidR="00A40BD0">
          <w:rPr>
            <w:rFonts w:ascii="Arial" w:hAnsi="Arial" w:cs="Arial"/>
            <w:color w:val="000000"/>
          </w:rPr>
          <w:t>s (</w:t>
        </w:r>
        <w:r w:rsidR="00A40BD0" w:rsidRPr="00A40BD0">
          <w:rPr>
            <w:rFonts w:ascii="Arial" w:hAnsi="Arial" w:cs="Arial"/>
            <w:b/>
            <w:bCs/>
            <w:color w:val="000000"/>
            <w:rPrChange w:id="140" w:author="Stephen Wandro" w:date="2021-04-29T16:16:00Z">
              <w:rPr>
                <w:rFonts w:ascii="Arial" w:hAnsi="Arial" w:cs="Arial"/>
                <w:color w:val="000000"/>
              </w:rPr>
            </w:rPrChange>
          </w:rPr>
          <w:t>Figure 2</w:t>
        </w:r>
      </w:ins>
      <w:ins w:id="141" w:author="Stephen Wandro" w:date="2021-04-29T16:18:00Z">
        <w:r w:rsidR="00A40BD0">
          <w:rPr>
            <w:rFonts w:ascii="Arial" w:hAnsi="Arial" w:cs="Arial"/>
            <w:b/>
            <w:bCs/>
            <w:color w:val="000000"/>
          </w:rPr>
          <w:t>D</w:t>
        </w:r>
      </w:ins>
      <w:ins w:id="142" w:author="Stephen Wandro" w:date="2021-04-29T16:16:00Z">
        <w:r w:rsidR="00A40BD0">
          <w:rPr>
            <w:rFonts w:ascii="Arial" w:hAnsi="Arial" w:cs="Arial"/>
            <w:color w:val="000000"/>
          </w:rPr>
          <w:t xml:space="preserve">). Their </w:t>
        </w:r>
      </w:ins>
      <w:ins w:id="143" w:author="Stephen Wandro" w:date="2021-03-25T16:26:00Z">
        <w:r w:rsidRPr="00A40BD0">
          <w:rPr>
            <w:rFonts w:ascii="Arial" w:hAnsi="Arial" w:cs="Arial"/>
            <w:color w:val="000000"/>
            <w:rPrChange w:id="144" w:author="Stephen Wandro" w:date="2021-04-29T16:13:00Z">
              <w:rPr>
                <w:rFonts w:ascii="Cambria" w:hAnsi="Cambria"/>
                <w:color w:val="000000"/>
              </w:rPr>
            </w:rPrChange>
          </w:rPr>
          <w:t xml:space="preserve">genomes </w:t>
        </w:r>
      </w:ins>
      <w:ins w:id="145" w:author="Stephen Wandro" w:date="2021-04-29T16:16:00Z">
        <w:r w:rsidR="00A40BD0">
          <w:rPr>
            <w:rFonts w:ascii="Arial" w:hAnsi="Arial" w:cs="Arial"/>
            <w:color w:val="000000"/>
          </w:rPr>
          <w:t xml:space="preserve">are </w:t>
        </w:r>
      </w:ins>
      <w:ins w:id="146" w:author="Stephen Wandro" w:date="2021-03-25T16:26:00Z">
        <w:r w:rsidRPr="00A40BD0">
          <w:rPr>
            <w:rFonts w:ascii="Arial" w:hAnsi="Arial" w:cs="Arial"/>
            <w:color w:val="000000"/>
            <w:rPrChange w:id="147" w:author="Stephen Wandro" w:date="2021-04-29T16:13:00Z">
              <w:rPr>
                <w:rFonts w:ascii="Cambria" w:hAnsi="Cambria"/>
                <w:color w:val="000000"/>
              </w:rPr>
            </w:rPrChange>
          </w:rPr>
          <w:t xml:space="preserve">approximately 150 kb </w:t>
        </w:r>
      </w:ins>
      <w:ins w:id="148" w:author="Stephen Wandro" w:date="2021-03-25T17:09:00Z">
        <w:r w:rsidR="00A0447E" w:rsidRPr="00A40BD0">
          <w:rPr>
            <w:rFonts w:ascii="Arial" w:hAnsi="Arial" w:cs="Arial"/>
            <w:color w:val="000000"/>
            <w:rPrChange w:id="149" w:author="Stephen Wandro" w:date="2021-04-29T16:13:00Z">
              <w:rPr>
                <w:rFonts w:ascii="Cambria" w:hAnsi="Cambria"/>
                <w:color w:val="000000"/>
              </w:rPr>
            </w:rPrChange>
          </w:rPr>
          <w:t xml:space="preserve">in length </w:t>
        </w:r>
      </w:ins>
      <w:ins w:id="150" w:author="Stephen Wandro" w:date="2021-04-29T16:16:00Z">
        <w:r w:rsidR="00A40BD0">
          <w:rPr>
            <w:rFonts w:ascii="Arial" w:hAnsi="Arial" w:cs="Arial"/>
            <w:color w:val="000000"/>
          </w:rPr>
          <w:t xml:space="preserve">with </w:t>
        </w:r>
      </w:ins>
      <w:ins w:id="151" w:author="Stephen Wandro" w:date="2021-03-25T16:23:00Z">
        <w:r w:rsidRPr="00A40BD0">
          <w:rPr>
            <w:rFonts w:ascii="Arial" w:hAnsi="Arial" w:cs="Arial"/>
            <w:color w:val="000000"/>
            <w:rPrChange w:id="152" w:author="Stephen Wandro" w:date="2021-04-29T16:13:00Z">
              <w:rPr>
                <w:rFonts w:ascii="Cambria" w:hAnsi="Cambria"/>
                <w:color w:val="000000"/>
              </w:rPr>
            </w:rPrChange>
          </w:rPr>
          <w:t>a core genome containing ~66 genes shared among all phages</w:t>
        </w:r>
      </w:ins>
      <w:ins w:id="153" w:author="Stephen Wandro" w:date="2021-04-29T16:14:00Z">
        <w:r w:rsidR="00A40BD0">
          <w:rPr>
            <w:rFonts w:ascii="Arial" w:hAnsi="Arial" w:cs="Arial"/>
            <w:color w:val="000000"/>
          </w:rPr>
          <w:t xml:space="preserve"> </w:t>
        </w:r>
      </w:ins>
      <w:ins w:id="154" w:author="Stephen Wandro" w:date="2021-04-29T16:16:00Z">
        <w:r w:rsidR="00A40BD0">
          <w:rPr>
            <w:rFonts w:ascii="Arial" w:hAnsi="Arial" w:cs="Arial"/>
            <w:color w:val="000000"/>
          </w:rPr>
          <w:t xml:space="preserve">in the subfamily </w:t>
        </w:r>
      </w:ins>
      <w:ins w:id="155" w:author="Stephen Wandro" w:date="2021-04-29T16:14:00Z">
        <w:r w:rsidR="00A40BD0">
          <w:rPr>
            <w:rFonts w:ascii="Arial" w:hAnsi="Arial" w:cs="Arial"/>
            <w:color w:val="000000"/>
          </w:rPr>
          <w:t xml:space="preserve">and an accessory genome of approximately </w:t>
        </w:r>
      </w:ins>
      <w:ins w:id="156" w:author="Stephen Wandro" w:date="2021-04-29T16:15:00Z">
        <w:r w:rsidR="00A40BD0">
          <w:rPr>
            <w:rFonts w:ascii="Arial" w:hAnsi="Arial" w:cs="Arial"/>
            <w:color w:val="000000"/>
          </w:rPr>
          <w:t>133 genes per phage</w:t>
        </w:r>
      </w:ins>
      <w:ins w:id="157" w:author="Stephen Wandro" w:date="2021-03-25T16:23:00Z">
        <w:r w:rsidRPr="00A40BD0">
          <w:rPr>
            <w:rFonts w:ascii="Arial" w:hAnsi="Arial" w:cs="Arial"/>
            <w:color w:val="000000"/>
            <w:rPrChange w:id="158" w:author="Stephen Wandro" w:date="2021-04-29T16:13:00Z">
              <w:rPr>
                <w:rFonts w:ascii="Cambria" w:hAnsi="Cambria"/>
                <w:color w:val="000000"/>
              </w:rPr>
            </w:rPrChange>
          </w:rPr>
          <w:t xml:space="preserve"> (</w:t>
        </w:r>
      </w:ins>
      <w:ins w:id="159" w:author="Stephen Wandro" w:date="2021-04-29T16:15:00Z">
        <w:r w:rsidR="00A40BD0" w:rsidRPr="00A40BD0">
          <w:rPr>
            <w:rFonts w:ascii="Arial" w:hAnsi="Arial" w:cs="Arial"/>
            <w:b/>
            <w:bCs/>
            <w:color w:val="000000"/>
            <w:rPrChange w:id="160" w:author="Stephen Wandro" w:date="2021-04-29T16:15:00Z">
              <w:rPr>
                <w:rFonts w:ascii="Arial" w:hAnsi="Arial" w:cs="Arial"/>
                <w:color w:val="000000"/>
              </w:rPr>
            </w:rPrChange>
          </w:rPr>
          <w:t>Figure 2</w:t>
        </w:r>
      </w:ins>
      <w:proofErr w:type="gramStart"/>
      <w:ins w:id="161" w:author="Stephen Wandro" w:date="2021-04-29T16:18:00Z">
        <w:r w:rsidR="00A40BD0">
          <w:rPr>
            <w:rFonts w:ascii="Arial" w:hAnsi="Arial" w:cs="Arial"/>
            <w:b/>
            <w:bCs/>
            <w:color w:val="000000"/>
          </w:rPr>
          <w:t>E</w:t>
        </w:r>
      </w:ins>
      <w:ins w:id="162" w:author="Stephen Wandro" w:date="2021-04-29T16:17:00Z">
        <w:r w:rsidR="00A40BD0">
          <w:rPr>
            <w:rFonts w:ascii="Arial" w:hAnsi="Arial" w:cs="Arial"/>
            <w:b/>
            <w:bCs/>
            <w:color w:val="000000"/>
          </w:rPr>
          <w:t>,</w:t>
        </w:r>
      </w:ins>
      <w:ins w:id="163" w:author="Stephen Wandro" w:date="2021-04-29T16:18:00Z">
        <w:r w:rsidR="00A40BD0">
          <w:rPr>
            <w:rFonts w:ascii="Arial" w:hAnsi="Arial" w:cs="Arial"/>
            <w:b/>
            <w:bCs/>
            <w:color w:val="000000"/>
          </w:rPr>
          <w:t>F</w:t>
        </w:r>
      </w:ins>
      <w:proofErr w:type="gramEnd"/>
      <w:ins w:id="164" w:author="Stephen Wandro" w:date="2021-03-25T16:23:00Z">
        <w:r w:rsidRPr="00A40BD0">
          <w:rPr>
            <w:rFonts w:ascii="Arial" w:hAnsi="Arial" w:cs="Arial"/>
            <w:color w:val="000000"/>
            <w:rPrChange w:id="165" w:author="Stephen Wandro" w:date="2021-04-29T16:13:00Z">
              <w:rPr>
                <w:rFonts w:ascii="Cambria" w:hAnsi="Cambria"/>
                <w:color w:val="000000"/>
              </w:rPr>
            </w:rPrChange>
          </w:rPr>
          <w:t xml:space="preserve">). </w:t>
        </w:r>
      </w:ins>
      <w:ins w:id="166" w:author="Stephen Wandro" w:date="2021-04-29T16:17:00Z">
        <w:r w:rsidR="00A40BD0">
          <w:rPr>
            <w:rFonts w:ascii="Arial" w:hAnsi="Arial" w:cs="Arial"/>
            <w:color w:val="000000"/>
          </w:rPr>
          <w:t xml:space="preserve">The genome is organized into two portions, </w:t>
        </w:r>
      </w:ins>
      <w:ins w:id="167" w:author="Stephen Wandro" w:date="2021-04-29T16:18:00Z">
        <w:r w:rsidR="00A40BD0">
          <w:rPr>
            <w:rFonts w:ascii="Arial" w:hAnsi="Arial" w:cs="Arial"/>
            <w:color w:val="000000"/>
          </w:rPr>
          <w:t xml:space="preserve">shown by a representative phage V12 in </w:t>
        </w:r>
        <w:r w:rsidR="00A40BD0" w:rsidRPr="00A40BD0">
          <w:rPr>
            <w:rFonts w:ascii="Arial" w:hAnsi="Arial" w:cs="Arial"/>
            <w:b/>
            <w:bCs/>
            <w:color w:val="000000"/>
            <w:rPrChange w:id="168" w:author="Stephen Wandro" w:date="2021-04-29T16:18:00Z">
              <w:rPr>
                <w:rFonts w:ascii="Arial" w:hAnsi="Arial" w:cs="Arial"/>
                <w:color w:val="000000"/>
              </w:rPr>
            </w:rPrChange>
          </w:rPr>
          <w:t>Figure 2F</w:t>
        </w:r>
        <w:r w:rsidR="00A40BD0">
          <w:rPr>
            <w:rFonts w:ascii="Arial" w:hAnsi="Arial" w:cs="Arial"/>
            <w:color w:val="000000"/>
          </w:rPr>
          <w:t>. The first portion contains shorter gene</w:t>
        </w:r>
      </w:ins>
      <w:ins w:id="169" w:author="Stephen Wandro" w:date="2021-04-29T16:19:00Z">
        <w:r w:rsidR="00A40BD0">
          <w:rPr>
            <w:rFonts w:ascii="Arial" w:hAnsi="Arial" w:cs="Arial"/>
            <w:color w:val="000000"/>
          </w:rPr>
          <w:t>s</w:t>
        </w:r>
      </w:ins>
      <w:ins w:id="170" w:author="Stephen Wandro" w:date="2021-04-29T16:18:00Z">
        <w:r w:rsidR="00A40BD0">
          <w:rPr>
            <w:rFonts w:ascii="Arial" w:hAnsi="Arial" w:cs="Arial"/>
            <w:color w:val="000000"/>
          </w:rPr>
          <w:t xml:space="preserve"> that are less shared among members of the subfamily, and the second portion contains longer </w:t>
        </w:r>
        <w:r w:rsidR="00A40BD0">
          <w:rPr>
            <w:rFonts w:ascii="Arial" w:hAnsi="Arial" w:cs="Arial"/>
            <w:color w:val="000000"/>
          </w:rPr>
          <w:lastRenderedPageBreak/>
          <w:t xml:space="preserve">genes </w:t>
        </w:r>
      </w:ins>
      <w:ins w:id="171" w:author="Stephen Wandro" w:date="2021-04-29T16:19:00Z">
        <w:r w:rsidR="00A40BD0">
          <w:rPr>
            <w:rFonts w:ascii="Arial" w:hAnsi="Arial" w:cs="Arial"/>
            <w:color w:val="000000"/>
          </w:rPr>
          <w:t>that are more conserved among members of the subfamily. The second portion also contains the known structural genes, although most genes remain unannotated.</w:t>
        </w:r>
      </w:ins>
      <w:ins w:id="172" w:author="Stephen Wandro" w:date="2021-04-29T16:18:00Z">
        <w:r w:rsidR="00A40BD0">
          <w:rPr>
            <w:rFonts w:ascii="Arial" w:hAnsi="Arial" w:cs="Arial"/>
            <w:color w:val="000000"/>
          </w:rPr>
          <w:t xml:space="preserve"> </w:t>
        </w:r>
      </w:ins>
    </w:p>
    <w:p w14:paraId="10D1D10C" w14:textId="15B28776" w:rsidR="00333434" w:rsidRPr="007E6EB5" w:rsidRDefault="00333434">
      <w:pPr>
        <w:spacing w:line="480" w:lineRule="auto"/>
        <w:ind w:firstLine="720"/>
        <w:rPr>
          <w:ins w:id="173" w:author="Stephen Wandro" w:date="2021-03-25T16:23:00Z"/>
          <w:rFonts w:ascii="Cambria" w:hAnsi="Cambria"/>
          <w:rPrChange w:id="174" w:author="Stephen Wandro" w:date="2021-03-25T16:54:00Z">
            <w:rPr>
              <w:ins w:id="175" w:author="Stephen Wandro" w:date="2021-03-25T16:23:00Z"/>
            </w:rPr>
          </w:rPrChange>
        </w:rPr>
        <w:pPrChange w:id="176" w:author="Stephen Wandro" w:date="2021-03-25T16:54:00Z">
          <w:pPr>
            <w:pStyle w:val="NormalWeb"/>
            <w:spacing w:before="0" w:beforeAutospacing="0" w:after="0" w:afterAutospacing="0" w:line="480" w:lineRule="auto"/>
            <w:ind w:firstLine="720"/>
          </w:pPr>
        </w:pPrChange>
      </w:pPr>
      <w:commentRangeStart w:id="177"/>
      <w:ins w:id="178" w:author="Stephen Wandro" w:date="2021-03-25T16:37:00Z">
        <w:r w:rsidRPr="00A40BD0">
          <w:rPr>
            <w:rFonts w:ascii="Arial" w:hAnsi="Arial" w:cs="Arial"/>
            <w:sz w:val="24"/>
            <w:szCs w:val="24"/>
            <w:rPrChange w:id="179" w:author="Stephen Wandro" w:date="2021-04-29T16:13:00Z">
              <w:rPr>
                <w:rFonts w:ascii="Cambria" w:hAnsi="Cambria"/>
              </w:rPr>
            </w:rPrChange>
          </w:rPr>
          <w:t xml:space="preserve">We </w:t>
        </w:r>
      </w:ins>
      <w:ins w:id="180" w:author="Stephen Wandro" w:date="2021-03-25T16:34:00Z">
        <w:r w:rsidRPr="00A40BD0">
          <w:rPr>
            <w:rFonts w:ascii="Arial" w:hAnsi="Arial" w:cs="Arial"/>
            <w:sz w:val="24"/>
            <w:szCs w:val="24"/>
            <w:rPrChange w:id="181" w:author="Stephen Wandro" w:date="2021-04-29T16:13:00Z">
              <w:rPr>
                <w:rFonts w:ascii="Cambria" w:hAnsi="Cambria"/>
              </w:rPr>
            </w:rPrChange>
          </w:rPr>
          <w:t>assess</w:t>
        </w:r>
      </w:ins>
      <w:ins w:id="182" w:author="Stephen Wandro" w:date="2021-03-25T16:37:00Z">
        <w:r w:rsidRPr="00A40BD0">
          <w:rPr>
            <w:rFonts w:ascii="Arial" w:hAnsi="Arial" w:cs="Arial"/>
            <w:sz w:val="24"/>
            <w:szCs w:val="24"/>
            <w:rPrChange w:id="183" w:author="Stephen Wandro" w:date="2021-04-29T16:13:00Z">
              <w:rPr>
                <w:rFonts w:ascii="Cambria" w:hAnsi="Cambria"/>
              </w:rPr>
            </w:rPrChange>
          </w:rPr>
          <w:t>ed</w:t>
        </w:r>
      </w:ins>
      <w:ins w:id="184" w:author="Stephen Wandro" w:date="2021-03-25T16:34:00Z">
        <w:r w:rsidRPr="00A40BD0">
          <w:rPr>
            <w:rFonts w:ascii="Arial" w:hAnsi="Arial" w:cs="Arial"/>
            <w:sz w:val="24"/>
            <w:szCs w:val="24"/>
            <w:rPrChange w:id="185" w:author="Stephen Wandro" w:date="2021-04-29T16:13:00Z">
              <w:rPr>
                <w:rFonts w:ascii="Cambria" w:hAnsi="Cambria"/>
              </w:rPr>
            </w:rPrChange>
          </w:rPr>
          <w:t xml:space="preserve"> the environmental distribution of </w:t>
        </w:r>
      </w:ins>
      <w:ins w:id="186" w:author="Stephen Wandro" w:date="2021-04-29T16:24:00Z">
        <w:r w:rsidR="00701FAC">
          <w:rPr>
            <w:rFonts w:ascii="Arial" w:hAnsi="Arial" w:cs="Arial"/>
            <w:sz w:val="24"/>
            <w:szCs w:val="24"/>
          </w:rPr>
          <w:t xml:space="preserve">a </w:t>
        </w:r>
      </w:ins>
      <w:ins w:id="187" w:author="Stephen Wandro" w:date="2021-04-29T16:23:00Z">
        <w:r w:rsidR="00701FAC">
          <w:rPr>
            <w:rFonts w:ascii="Arial" w:hAnsi="Arial" w:cs="Arial"/>
            <w:iCs/>
            <w:sz w:val="24"/>
            <w:szCs w:val="24"/>
          </w:rPr>
          <w:t>re</w:t>
        </w:r>
      </w:ins>
      <w:ins w:id="188" w:author="Stephen Wandro" w:date="2021-04-29T16:24:00Z">
        <w:r w:rsidR="00701FAC">
          <w:rPr>
            <w:rFonts w:ascii="Arial" w:hAnsi="Arial" w:cs="Arial"/>
            <w:iCs/>
            <w:sz w:val="24"/>
            <w:szCs w:val="24"/>
          </w:rPr>
          <w:t xml:space="preserve">presentative </w:t>
        </w:r>
      </w:ins>
      <w:ins w:id="189" w:author="Stephen Wandro" w:date="2021-03-25T16:34:00Z">
        <w:r w:rsidRPr="00A40BD0">
          <w:rPr>
            <w:rFonts w:ascii="Arial" w:hAnsi="Arial" w:cs="Arial"/>
            <w:sz w:val="24"/>
            <w:szCs w:val="24"/>
            <w:rPrChange w:id="190" w:author="Stephen Wandro" w:date="2021-04-29T16:13:00Z">
              <w:rPr>
                <w:rFonts w:ascii="Cambria" w:hAnsi="Cambria"/>
              </w:rPr>
            </w:rPrChange>
          </w:rPr>
          <w:t>phages</w:t>
        </w:r>
      </w:ins>
      <w:commentRangeEnd w:id="177"/>
      <w:ins w:id="191" w:author="Stephen Wandro" w:date="2021-03-25T16:37:00Z">
        <w:r w:rsidRPr="00A40BD0">
          <w:rPr>
            <w:rStyle w:val="CommentReference"/>
            <w:rFonts w:ascii="Arial" w:hAnsi="Arial" w:cs="Arial"/>
            <w:sz w:val="24"/>
            <w:szCs w:val="24"/>
            <w:rPrChange w:id="192" w:author="Stephen Wandro" w:date="2021-04-29T16:13:00Z">
              <w:rPr>
                <w:rStyle w:val="CommentReference"/>
              </w:rPr>
            </w:rPrChange>
          </w:rPr>
          <w:commentReference w:id="177"/>
        </w:r>
      </w:ins>
      <w:ins w:id="193" w:author="Stephen Wandro" w:date="2021-04-29T16:24:00Z">
        <w:r w:rsidR="00701FAC">
          <w:rPr>
            <w:rFonts w:ascii="Arial" w:hAnsi="Arial" w:cs="Arial"/>
            <w:sz w:val="24"/>
            <w:szCs w:val="24"/>
          </w:rPr>
          <w:t xml:space="preserve"> from the Brockvirinae subfamily (V12) and from the Saphexavirus genus (CCS3).</w:t>
        </w:r>
      </w:ins>
      <w:ins w:id="194" w:author="Stephen Wandro" w:date="2021-03-25T16:34:00Z">
        <w:r w:rsidRPr="00A40BD0">
          <w:rPr>
            <w:rFonts w:ascii="Arial" w:hAnsi="Arial" w:cs="Arial"/>
            <w:sz w:val="24"/>
            <w:szCs w:val="24"/>
            <w:rPrChange w:id="195" w:author="Stephen Wandro" w:date="2021-04-29T16:13:00Z">
              <w:rPr>
                <w:rFonts w:ascii="Cambria" w:hAnsi="Cambria"/>
              </w:rPr>
            </w:rPrChange>
          </w:rPr>
          <w:t xml:space="preserve"> we queried </w:t>
        </w:r>
      </w:ins>
      <w:ins w:id="196" w:author="Stephen Wandro" w:date="2021-04-29T16:24:00Z">
        <w:r w:rsidR="00701FAC">
          <w:rPr>
            <w:rFonts w:ascii="Arial" w:hAnsi="Arial" w:cs="Arial"/>
            <w:sz w:val="24"/>
            <w:szCs w:val="24"/>
          </w:rPr>
          <w:t xml:space="preserve">these genomes </w:t>
        </w:r>
      </w:ins>
      <w:ins w:id="197" w:author="Stephen Wandro" w:date="2021-03-25T16:34:00Z">
        <w:r w:rsidRPr="00A40BD0">
          <w:rPr>
            <w:rFonts w:ascii="Arial" w:hAnsi="Arial" w:cs="Arial"/>
            <w:sz w:val="24"/>
            <w:szCs w:val="24"/>
            <w:rPrChange w:id="198" w:author="Stephen Wandro" w:date="2021-04-29T16:13:00Z">
              <w:rPr>
                <w:rFonts w:ascii="Cambria" w:hAnsi="Cambria"/>
              </w:rPr>
            </w:rPrChange>
          </w:rPr>
          <w:t>against 67,429 publicly available metagenomes in NCBI’s SRA (</w:t>
        </w:r>
        <w:r w:rsidRPr="00A40BD0">
          <w:rPr>
            <w:rFonts w:ascii="Arial" w:hAnsi="Arial" w:cs="Arial"/>
            <w:b/>
            <w:sz w:val="24"/>
            <w:szCs w:val="24"/>
            <w:rPrChange w:id="199" w:author="Stephen Wandro" w:date="2021-04-29T16:13:00Z">
              <w:rPr>
                <w:rFonts w:ascii="Cambria" w:hAnsi="Cambria"/>
                <w:b/>
              </w:rPr>
            </w:rPrChange>
          </w:rPr>
          <w:t xml:space="preserve">Table </w:t>
        </w:r>
      </w:ins>
      <w:ins w:id="200" w:author="Stephen Wandro" w:date="2021-04-29T16:24:00Z">
        <w:r w:rsidR="00701FAC">
          <w:rPr>
            <w:rFonts w:ascii="Arial" w:hAnsi="Arial" w:cs="Arial"/>
            <w:b/>
            <w:sz w:val="24"/>
            <w:szCs w:val="24"/>
          </w:rPr>
          <w:t>1</w:t>
        </w:r>
      </w:ins>
      <w:ins w:id="201" w:author="Stephen Wandro" w:date="2021-03-25T16:34:00Z">
        <w:r w:rsidRPr="00A40BD0">
          <w:rPr>
            <w:rFonts w:ascii="Arial" w:hAnsi="Arial" w:cs="Arial"/>
            <w:sz w:val="24"/>
            <w:szCs w:val="24"/>
            <w:rPrChange w:id="202" w:author="Stephen Wandro" w:date="2021-04-29T16:13:00Z">
              <w:rPr>
                <w:rFonts w:ascii="Cambria" w:hAnsi="Cambria"/>
              </w:rPr>
            </w:rPrChange>
          </w:rPr>
          <w:t>)</w:t>
        </w:r>
        <w:r w:rsidRPr="00A40BD0">
          <w:rPr>
            <w:rFonts w:ascii="Arial" w:hAnsi="Arial" w:cs="Arial"/>
            <w:sz w:val="24"/>
            <w:szCs w:val="24"/>
            <w:rPrChange w:id="203" w:author="Stephen Wandro" w:date="2021-04-29T16:13:00Z">
              <w:rPr>
                <w:rFonts w:ascii="Cambria" w:hAnsi="Cambria"/>
              </w:rPr>
            </w:rPrChange>
          </w:rPr>
          <w:fldChar w:fldCharType="begin" w:fldLock="1"/>
        </w:r>
      </w:ins>
      <w:r w:rsidRPr="00A40BD0">
        <w:rPr>
          <w:rFonts w:ascii="Arial" w:hAnsi="Arial" w:cs="Arial"/>
          <w:sz w:val="24"/>
          <w:szCs w:val="24"/>
          <w:rPrChange w:id="204" w:author="Stephen Wandro" w:date="2021-04-29T16:13:00Z">
            <w:rPr>
              <w:rFonts w:ascii="Cambria" w:hAnsi="Cambria"/>
            </w:rPr>
          </w:rPrChange>
        </w:rPr>
        <w:instrText>ADDIN CSL_CITATION {"citationItems":[{"id":"ITEM-1","itemData":{"DOI":"10.1145/3219104.3229278","ISBN":"9781450364461","author":[{"dropping-particle":"","family":"Levi","given":"Kyle","non-dropping-particle":"","parse-names":false,"suffix":""},{"dropping-particle":"","family":"Rynge","given":"Mats","non-dropping-particle":"","parse-names":false,"suffix":""},{"dropping-particle":"","family":"Abeysinghe","given":"Eroma","non-dropping-particle":"","parse-names":false,"suffix":""},{"dropping-particle":"","family":"Edwards","given":"Robert A.","non-dropping-particle":"","parse-names":false,"suffix":""}],"container-title":"Proceedings of the Practice and Experience on Advanced Research Computing  - PEARC '18","id":"ITEM-1","issued":{"date-parts":[["2018"]]},"page":"1-7","publisher":"ACM Press","publisher-place":"New York, New York, USA","title":"Searching the Sequence Read Archive using Jetstream and Wrangler","type":"paper-conference"},"uris":["http://www.mendeley.com/documents/?uuid=721e8bc2-3588-3126-9030-7c79da465c49"]}],"mendeley":{"formattedCitation":"&lt;sup&gt;27&lt;/sup&gt;","plainTextFormattedCitation":"27","previouslyFormattedCitation":"&lt;sup&gt;11&lt;/sup&gt;"},"properties":{"noteIndex":0},"schema":"https://github.com/citation-style-language/schema/raw/master/csl-citation.json"}</w:instrText>
      </w:r>
      <w:ins w:id="205" w:author="Stephen Wandro" w:date="2021-03-25T16:34:00Z">
        <w:r w:rsidRPr="00A40BD0">
          <w:rPr>
            <w:rFonts w:ascii="Arial" w:hAnsi="Arial" w:cs="Arial"/>
            <w:sz w:val="24"/>
            <w:szCs w:val="24"/>
            <w:rPrChange w:id="206" w:author="Stephen Wandro" w:date="2021-04-29T16:13:00Z">
              <w:rPr>
                <w:rFonts w:ascii="Cambria" w:hAnsi="Cambria"/>
              </w:rPr>
            </w:rPrChange>
          </w:rPr>
          <w:fldChar w:fldCharType="separate"/>
        </w:r>
      </w:ins>
      <w:r w:rsidRPr="00A40BD0">
        <w:rPr>
          <w:rFonts w:ascii="Arial" w:hAnsi="Arial" w:cs="Arial"/>
          <w:noProof/>
          <w:sz w:val="24"/>
          <w:szCs w:val="24"/>
          <w:vertAlign w:val="superscript"/>
          <w:rPrChange w:id="207" w:author="Stephen Wandro" w:date="2021-04-29T16:13:00Z">
            <w:rPr>
              <w:rFonts w:ascii="Cambria" w:hAnsi="Cambria"/>
              <w:noProof/>
              <w:vertAlign w:val="superscript"/>
            </w:rPr>
          </w:rPrChange>
        </w:rPr>
        <w:t>27</w:t>
      </w:r>
      <w:ins w:id="208" w:author="Stephen Wandro" w:date="2021-03-25T16:34:00Z">
        <w:r w:rsidRPr="00A40BD0">
          <w:rPr>
            <w:rFonts w:ascii="Arial" w:hAnsi="Arial" w:cs="Arial"/>
            <w:sz w:val="24"/>
            <w:szCs w:val="24"/>
            <w:rPrChange w:id="209" w:author="Stephen Wandro" w:date="2021-04-29T16:13:00Z">
              <w:rPr>
                <w:rFonts w:ascii="Cambria" w:hAnsi="Cambria"/>
              </w:rPr>
            </w:rPrChange>
          </w:rPr>
          <w:fldChar w:fldCharType="end"/>
        </w:r>
        <w:r w:rsidRPr="00A40BD0">
          <w:rPr>
            <w:rFonts w:ascii="Arial" w:hAnsi="Arial" w:cs="Arial"/>
            <w:sz w:val="24"/>
            <w:szCs w:val="24"/>
            <w:rPrChange w:id="210" w:author="Stephen Wandro" w:date="2021-04-29T16:13:00Z">
              <w:rPr>
                <w:rFonts w:ascii="Cambria" w:hAnsi="Cambria"/>
              </w:rPr>
            </w:rPrChange>
          </w:rPr>
          <w:t xml:space="preserve">. Metagenomes with positive hits were downloaded and aligned to representative </w:t>
        </w:r>
        <w:r w:rsidRPr="00A40BD0">
          <w:rPr>
            <w:rFonts w:ascii="Arial" w:hAnsi="Arial" w:cs="Arial"/>
            <w:i/>
            <w:sz w:val="24"/>
            <w:szCs w:val="24"/>
            <w:rPrChange w:id="211" w:author="Stephen Wandro" w:date="2021-04-29T16:13:00Z">
              <w:rPr>
                <w:rFonts w:ascii="Cambria" w:hAnsi="Cambria"/>
                <w:i/>
              </w:rPr>
            </w:rPrChange>
          </w:rPr>
          <w:t>Brockvirinae</w:t>
        </w:r>
        <w:r w:rsidRPr="00A40BD0">
          <w:rPr>
            <w:rFonts w:ascii="Arial" w:hAnsi="Arial" w:cs="Arial"/>
            <w:sz w:val="24"/>
            <w:szCs w:val="24"/>
            <w:rPrChange w:id="212" w:author="Stephen Wandro" w:date="2021-04-29T16:13:00Z">
              <w:rPr>
                <w:rFonts w:ascii="Cambria" w:hAnsi="Cambria"/>
              </w:rPr>
            </w:rPrChange>
          </w:rPr>
          <w:t xml:space="preserve"> genomes to ensure most of the genome was covered. </w:t>
        </w:r>
        <w:r w:rsidRPr="00A40BD0">
          <w:rPr>
            <w:rFonts w:ascii="Arial" w:hAnsi="Arial" w:cs="Arial"/>
            <w:i/>
            <w:sz w:val="24"/>
            <w:szCs w:val="24"/>
            <w:rPrChange w:id="213" w:author="Stephen Wandro" w:date="2021-04-29T16:13:00Z">
              <w:rPr>
                <w:rFonts w:ascii="Cambria" w:hAnsi="Cambria"/>
                <w:i/>
              </w:rPr>
            </w:rPrChange>
          </w:rPr>
          <w:t>Brockvirinae</w:t>
        </w:r>
        <w:r w:rsidRPr="00A40BD0">
          <w:rPr>
            <w:rFonts w:ascii="Arial" w:hAnsi="Arial" w:cs="Arial"/>
            <w:sz w:val="24"/>
            <w:szCs w:val="24"/>
            <w:rPrChange w:id="214" w:author="Stephen Wandro" w:date="2021-04-29T16:13:00Z">
              <w:rPr>
                <w:rFonts w:ascii="Cambria" w:hAnsi="Cambria"/>
              </w:rPr>
            </w:rPrChange>
          </w:rPr>
          <w:t xml:space="preserve"> phages were found to be globally distributed in fecal metagenomes</w:t>
        </w:r>
      </w:ins>
      <w:ins w:id="215" w:author="Stephen Wandro" w:date="2021-04-29T16:36:00Z">
        <w:r w:rsidR="00497246">
          <w:rPr>
            <w:rFonts w:ascii="Arial" w:hAnsi="Arial" w:cs="Arial"/>
            <w:sz w:val="24"/>
            <w:szCs w:val="24"/>
          </w:rPr>
          <w:t xml:space="preserve">, </w:t>
        </w:r>
      </w:ins>
      <w:ins w:id="216" w:author="Stephen Wandro" w:date="2021-04-29T16:37:00Z">
        <w:r w:rsidR="00497246">
          <w:rPr>
            <w:rFonts w:ascii="Arial" w:hAnsi="Arial" w:cs="Arial"/>
            <w:sz w:val="24"/>
            <w:szCs w:val="24"/>
          </w:rPr>
          <w:t xml:space="preserve">including the </w:t>
        </w:r>
        <w:r w:rsidR="00497246" w:rsidRPr="0076769C">
          <w:rPr>
            <w:rFonts w:ascii="Arial" w:hAnsi="Arial" w:cs="Arial"/>
            <w:sz w:val="24"/>
            <w:szCs w:val="24"/>
          </w:rPr>
          <w:t>United States, Europe, the Middle East, and Asia</w:t>
        </w:r>
        <w:r w:rsidR="00497246">
          <w:rPr>
            <w:rFonts w:ascii="Arial" w:hAnsi="Arial" w:cs="Arial"/>
            <w:sz w:val="24"/>
            <w:szCs w:val="24"/>
          </w:rPr>
          <w:t xml:space="preserve">. </w:t>
        </w:r>
      </w:ins>
      <w:ins w:id="217" w:author="Stephen Wandro" w:date="2021-04-29T16:25:00Z">
        <w:r w:rsidR="00701FAC">
          <w:rPr>
            <w:rFonts w:ascii="Arial" w:hAnsi="Arial" w:cs="Arial"/>
            <w:sz w:val="24"/>
            <w:szCs w:val="24"/>
          </w:rPr>
          <w:t>Saphexavirus phages were</w:t>
        </w:r>
      </w:ins>
      <w:ins w:id="218" w:author="Stephen Wandro" w:date="2021-04-29T16:36:00Z">
        <w:r w:rsidR="00497246">
          <w:rPr>
            <w:rFonts w:ascii="Arial" w:hAnsi="Arial" w:cs="Arial"/>
            <w:sz w:val="24"/>
            <w:szCs w:val="24"/>
          </w:rPr>
          <w:t xml:space="preserve"> only </w:t>
        </w:r>
      </w:ins>
      <w:ins w:id="219" w:author="Stephen Wandro" w:date="2021-04-29T16:37:00Z">
        <w:r w:rsidR="00497246">
          <w:rPr>
            <w:rFonts w:ascii="Arial" w:hAnsi="Arial" w:cs="Arial"/>
            <w:sz w:val="24"/>
            <w:szCs w:val="24"/>
          </w:rPr>
          <w:t>observed in two metagenomes</w:t>
        </w:r>
      </w:ins>
      <w:ins w:id="220" w:author="Stephen Wandro" w:date="2021-03-25T16:34:00Z">
        <w:r w:rsidRPr="00A40BD0">
          <w:rPr>
            <w:rFonts w:ascii="Arial" w:hAnsi="Arial" w:cs="Arial"/>
            <w:sz w:val="24"/>
            <w:szCs w:val="24"/>
            <w:rPrChange w:id="221" w:author="Stephen Wandro" w:date="2021-04-29T16:13:00Z">
              <w:rPr>
                <w:rFonts w:ascii="Cambria" w:hAnsi="Cambria"/>
              </w:rPr>
            </w:rPrChange>
          </w:rPr>
          <w:t xml:space="preserve">. </w:t>
        </w:r>
      </w:ins>
      <w:ins w:id="222" w:author="Stephen Wandro" w:date="2021-04-29T16:37:00Z">
        <w:r w:rsidR="00497246">
          <w:rPr>
            <w:rFonts w:ascii="Arial" w:hAnsi="Arial" w:cs="Arial"/>
            <w:sz w:val="24"/>
            <w:szCs w:val="24"/>
          </w:rPr>
          <w:t>S</w:t>
        </w:r>
      </w:ins>
      <w:ins w:id="223" w:author="Stephen Wandro" w:date="2021-03-25T16:34:00Z">
        <w:r w:rsidRPr="00A40BD0">
          <w:rPr>
            <w:rFonts w:ascii="Arial" w:hAnsi="Arial" w:cs="Arial"/>
            <w:sz w:val="24"/>
            <w:szCs w:val="24"/>
            <w:rPrChange w:id="224" w:author="Stephen Wandro" w:date="2021-04-29T16:13:00Z">
              <w:rPr>
                <w:rFonts w:ascii="Cambria" w:hAnsi="Cambria"/>
              </w:rPr>
            </w:rPrChange>
          </w:rPr>
          <w:t xml:space="preserve">equences </w:t>
        </w:r>
      </w:ins>
      <w:ins w:id="225" w:author="Stephen Wandro" w:date="2021-04-29T16:37:00Z">
        <w:r w:rsidR="00497246">
          <w:rPr>
            <w:rFonts w:ascii="Arial" w:hAnsi="Arial" w:cs="Arial"/>
            <w:sz w:val="24"/>
            <w:szCs w:val="24"/>
          </w:rPr>
          <w:t xml:space="preserve">aligning to </w:t>
        </w:r>
        <w:r w:rsidR="00497246">
          <w:rPr>
            <w:rFonts w:ascii="Arial" w:hAnsi="Arial" w:cs="Arial"/>
            <w:i/>
            <w:iCs/>
            <w:sz w:val="24"/>
            <w:szCs w:val="24"/>
          </w:rPr>
          <w:t>Brockvi</w:t>
        </w:r>
      </w:ins>
      <w:ins w:id="226" w:author="Stephen Wandro" w:date="2021-04-29T16:38:00Z">
        <w:r w:rsidR="00497246">
          <w:rPr>
            <w:rFonts w:ascii="Arial" w:hAnsi="Arial" w:cs="Arial"/>
            <w:i/>
            <w:iCs/>
            <w:sz w:val="24"/>
            <w:szCs w:val="24"/>
          </w:rPr>
          <w:t xml:space="preserve">rinae </w:t>
        </w:r>
        <w:r w:rsidR="00497246">
          <w:rPr>
            <w:rFonts w:ascii="Arial" w:hAnsi="Arial" w:cs="Arial"/>
            <w:sz w:val="24"/>
            <w:szCs w:val="24"/>
          </w:rPr>
          <w:t xml:space="preserve">phages </w:t>
        </w:r>
      </w:ins>
      <w:ins w:id="227" w:author="Stephen Wandro" w:date="2021-03-25T16:34:00Z">
        <w:r w:rsidRPr="00A40BD0">
          <w:rPr>
            <w:rFonts w:ascii="Arial" w:hAnsi="Arial" w:cs="Arial"/>
            <w:sz w:val="24"/>
            <w:szCs w:val="24"/>
            <w:rPrChange w:id="228" w:author="Stephen Wandro" w:date="2021-04-29T16:13:00Z">
              <w:rPr>
                <w:rFonts w:ascii="Cambria" w:hAnsi="Cambria"/>
              </w:rPr>
            </w:rPrChange>
          </w:rPr>
          <w:t xml:space="preserve">were also found in non-human fecal metagenomes from condors, pigs, and bats. </w:t>
        </w:r>
        <w:r w:rsidRPr="00A40BD0">
          <w:rPr>
            <w:rFonts w:ascii="Arial" w:hAnsi="Arial" w:cs="Arial"/>
            <w:i/>
            <w:sz w:val="24"/>
            <w:szCs w:val="24"/>
            <w:rPrChange w:id="229" w:author="Stephen Wandro" w:date="2021-04-29T16:13:00Z">
              <w:rPr>
                <w:rFonts w:ascii="Cambria" w:hAnsi="Cambria"/>
                <w:i/>
              </w:rPr>
            </w:rPrChange>
          </w:rPr>
          <w:t xml:space="preserve">Brockvirinae </w:t>
        </w:r>
        <w:r w:rsidRPr="00A40BD0">
          <w:rPr>
            <w:rFonts w:ascii="Arial" w:hAnsi="Arial" w:cs="Arial"/>
            <w:sz w:val="24"/>
            <w:szCs w:val="24"/>
            <w:rPrChange w:id="230" w:author="Stephen Wandro" w:date="2021-04-29T16:13:00Z">
              <w:rPr>
                <w:rFonts w:ascii="Cambria" w:hAnsi="Cambria"/>
              </w:rPr>
            </w:rPrChange>
          </w:rPr>
          <w:t xml:space="preserve">phages were also found to be highly abundant in two phage cocktails from the Eliava Institute designed to treat intestinal issues. The first phage cocktail is the Intestiphage cocktail, which contains an isogenic </w:t>
        </w:r>
        <w:r w:rsidRPr="00A40BD0">
          <w:rPr>
            <w:rFonts w:ascii="Arial" w:hAnsi="Arial" w:cs="Arial"/>
            <w:i/>
            <w:sz w:val="24"/>
            <w:szCs w:val="24"/>
            <w:rPrChange w:id="231" w:author="Stephen Wandro" w:date="2021-04-29T16:13:00Z">
              <w:rPr>
                <w:rFonts w:ascii="Cambria" w:hAnsi="Cambria"/>
                <w:i/>
              </w:rPr>
            </w:rPrChange>
          </w:rPr>
          <w:t xml:space="preserve">Brockvirinae </w:t>
        </w:r>
        <w:r w:rsidRPr="00A40BD0">
          <w:rPr>
            <w:rFonts w:ascii="Arial" w:hAnsi="Arial" w:cs="Arial"/>
            <w:sz w:val="24"/>
            <w:szCs w:val="24"/>
            <w:rPrChange w:id="232" w:author="Stephen Wandro" w:date="2021-04-29T16:13:00Z">
              <w:rPr>
                <w:rFonts w:ascii="Cambria" w:hAnsi="Cambria"/>
              </w:rPr>
            </w:rPrChange>
          </w:rPr>
          <w:t xml:space="preserve">phage in the </w:t>
        </w:r>
        <w:r w:rsidRPr="00A40BD0">
          <w:rPr>
            <w:rFonts w:ascii="Arial" w:hAnsi="Arial" w:cs="Arial"/>
            <w:i/>
            <w:sz w:val="24"/>
            <w:szCs w:val="24"/>
            <w:rPrChange w:id="233" w:author="Stephen Wandro" w:date="2021-04-29T16:13:00Z">
              <w:rPr>
                <w:rFonts w:ascii="Cambria" w:hAnsi="Cambria"/>
                <w:i/>
              </w:rPr>
            </w:rPrChange>
          </w:rPr>
          <w:t xml:space="preserve">Kochikohdavirus </w:t>
        </w:r>
        <w:r w:rsidRPr="00A40BD0">
          <w:rPr>
            <w:rFonts w:ascii="Arial" w:hAnsi="Arial" w:cs="Arial"/>
            <w:sz w:val="24"/>
            <w:szCs w:val="24"/>
            <w:rPrChange w:id="234" w:author="Stephen Wandro" w:date="2021-04-29T16:13:00Z">
              <w:rPr>
                <w:rFonts w:ascii="Cambria" w:hAnsi="Cambria"/>
              </w:rPr>
            </w:rPrChange>
          </w:rPr>
          <w:t>genus. The second phage cocktail is the PYO phage cocktail developed by the Eliava institute. These phage cocktails contain many different phages targeting a wide range of bacterial hosts</w:t>
        </w:r>
      </w:ins>
      <w:ins w:id="235" w:author="Stephen Wandro" w:date="2021-03-25T16:35:00Z">
        <w:r w:rsidRPr="00A40BD0">
          <w:rPr>
            <w:rFonts w:ascii="Arial" w:hAnsi="Arial" w:cs="Arial"/>
            <w:sz w:val="24"/>
            <w:szCs w:val="24"/>
            <w:rPrChange w:id="236" w:author="Stephen Wandro" w:date="2021-04-29T16:13:00Z">
              <w:rPr>
                <w:rFonts w:ascii="Cambria" w:hAnsi="Cambria"/>
              </w:rPr>
            </w:rPrChange>
          </w:rPr>
          <w:t>.</w:t>
        </w:r>
      </w:ins>
      <w:ins w:id="237" w:author="Stephen Wandro" w:date="2021-03-25T16:34:00Z">
        <w:del w:id="238" w:author="Stephen Wandro" w:date="2019-08-20T15:35:00Z">
          <w:r>
            <w:rPr>
              <w:rFonts w:ascii="Cambria" w:hAnsi="Cambria"/>
              <w:sz w:val="24"/>
              <w:szCs w:val="24"/>
            </w:rPr>
            <w:delText>s</w:delText>
          </w:r>
        </w:del>
      </w:ins>
    </w:p>
    <w:p w14:paraId="0000001C" w14:textId="4D8D3219" w:rsidR="000207FA" w:rsidRPr="007C21EA" w:rsidDel="009B6EDB" w:rsidRDefault="009B6EDB" w:rsidP="00333434">
      <w:pPr>
        <w:spacing w:line="479" w:lineRule="auto"/>
        <w:rPr>
          <w:del w:id="239" w:author="Stephen Wandro" w:date="2021-03-25T16:31:00Z"/>
          <w:rFonts w:ascii="Arial" w:eastAsia="Cambria" w:hAnsi="Arial" w:cs="Arial"/>
          <w:sz w:val="24"/>
          <w:szCs w:val="24"/>
          <w:u w:val="single"/>
        </w:rPr>
      </w:pPr>
      <w:ins w:id="240" w:author="Stephen Wandro" w:date="2021-03-25T16:31:00Z">
        <w:r>
          <w:rPr>
            <w:rFonts w:ascii="Arial" w:eastAsia="Cambria" w:hAnsi="Arial" w:cs="Arial"/>
            <w:sz w:val="24"/>
            <w:szCs w:val="24"/>
          </w:rPr>
          <w:tab/>
        </w:r>
      </w:ins>
      <w:del w:id="241" w:author="Stephen Wandro" w:date="2021-03-25T16:31:00Z">
        <w:r w:rsidR="00563D7E" w:rsidRPr="007C21EA" w:rsidDel="009B6EDB">
          <w:rPr>
            <w:rFonts w:ascii="Arial" w:eastAsia="Cambria" w:hAnsi="Arial" w:cs="Arial"/>
            <w:sz w:val="24"/>
            <w:szCs w:val="24"/>
            <w:u w:val="single"/>
          </w:rPr>
          <w:delText>Host range</w:delText>
        </w:r>
        <w:r w:rsidR="00955E49" w:rsidRPr="007C21EA" w:rsidDel="009B6EDB">
          <w:rPr>
            <w:rFonts w:ascii="Arial" w:eastAsia="Cambria" w:hAnsi="Arial" w:cs="Arial"/>
            <w:sz w:val="24"/>
            <w:szCs w:val="24"/>
            <w:u w:val="single"/>
          </w:rPr>
          <w:delText>s</w:delText>
        </w:r>
        <w:r w:rsidR="00563D7E" w:rsidRPr="007C21EA" w:rsidDel="009B6EDB">
          <w:rPr>
            <w:rFonts w:ascii="Arial" w:eastAsia="Cambria" w:hAnsi="Arial" w:cs="Arial"/>
            <w:sz w:val="24"/>
            <w:szCs w:val="24"/>
            <w:u w:val="single"/>
          </w:rPr>
          <w:delText xml:space="preserve"> of phages</w:delText>
        </w:r>
      </w:del>
    </w:p>
    <w:p w14:paraId="0000001E" w14:textId="5C9A9351" w:rsidR="000207FA" w:rsidRPr="007C21EA" w:rsidDel="00A40BD0" w:rsidRDefault="00563D7E" w:rsidP="00A40BD0">
      <w:pPr>
        <w:spacing w:line="479" w:lineRule="auto"/>
        <w:rPr>
          <w:del w:id="242" w:author="Stephen Wandro" w:date="2021-04-29T16:13:00Z"/>
          <w:rFonts w:ascii="Arial" w:eastAsia="Cambria" w:hAnsi="Arial" w:cs="Arial"/>
          <w:sz w:val="24"/>
          <w:szCs w:val="24"/>
        </w:rPr>
        <w:pPrChange w:id="243" w:author="Stephen Wandro" w:date="2021-04-29T16:13:00Z">
          <w:pPr>
            <w:spacing w:line="479" w:lineRule="auto"/>
            <w:ind w:firstLine="720"/>
          </w:pPr>
        </w:pPrChange>
      </w:pPr>
      <w:del w:id="244" w:author="Stephen Wandro" w:date="2021-03-25T16:27:00Z">
        <w:r w:rsidRPr="007C21EA" w:rsidDel="009B6EDB">
          <w:rPr>
            <w:rFonts w:ascii="Arial" w:eastAsia="Cambria" w:hAnsi="Arial" w:cs="Arial"/>
            <w:sz w:val="24"/>
            <w:szCs w:val="24"/>
          </w:rPr>
          <w:delText xml:space="preserve">We </w:delText>
        </w:r>
        <w:r w:rsidR="007D156D" w:rsidRPr="007C21EA" w:rsidDel="009B6EDB">
          <w:rPr>
            <w:rFonts w:ascii="Arial" w:eastAsia="Cambria" w:hAnsi="Arial" w:cs="Arial"/>
            <w:sz w:val="24"/>
            <w:szCs w:val="24"/>
          </w:rPr>
          <w:delText xml:space="preserve">isolated phages against </w:delText>
        </w:r>
        <w:r w:rsidR="007D156D" w:rsidRPr="001D7341" w:rsidDel="009B6EDB">
          <w:rPr>
            <w:rFonts w:ascii="Arial" w:eastAsia="Cambria" w:hAnsi="Arial" w:cs="Arial"/>
            <w:i/>
            <w:iCs/>
            <w:sz w:val="24"/>
            <w:szCs w:val="24"/>
          </w:rPr>
          <w:delText>Enterococcus</w:delText>
        </w:r>
        <w:r w:rsidR="007D156D" w:rsidRPr="007C21EA" w:rsidDel="009B6EDB">
          <w:rPr>
            <w:rFonts w:ascii="Arial" w:eastAsia="Cambria" w:hAnsi="Arial" w:cs="Arial"/>
            <w:sz w:val="24"/>
            <w:szCs w:val="24"/>
          </w:rPr>
          <w:delText xml:space="preserve"> from influent samples from the Orange County Sanitation district, and then </w:delText>
        </w:r>
        <w:r w:rsidR="00560BFB" w:rsidRPr="007C21EA" w:rsidDel="009B6EDB">
          <w:rPr>
            <w:rFonts w:ascii="Arial" w:eastAsia="Cambria" w:hAnsi="Arial" w:cs="Arial"/>
            <w:sz w:val="24"/>
            <w:szCs w:val="24"/>
          </w:rPr>
          <w:delText>used p</w:delText>
        </w:r>
      </w:del>
      <w:del w:id="245" w:author="Stephen Wandro" w:date="2021-04-29T16:13:00Z">
        <w:r w:rsidR="00560BFB" w:rsidRPr="007C21EA" w:rsidDel="00A40BD0">
          <w:rPr>
            <w:rFonts w:ascii="Arial" w:eastAsia="Cambria" w:hAnsi="Arial" w:cs="Arial"/>
            <w:sz w:val="24"/>
            <w:szCs w:val="24"/>
          </w:rPr>
          <w:delText xml:space="preserve">laque assays to </w:delText>
        </w:r>
        <w:r w:rsidRPr="007C21EA" w:rsidDel="00A40BD0">
          <w:rPr>
            <w:rFonts w:ascii="Arial" w:eastAsia="Cambria" w:hAnsi="Arial" w:cs="Arial"/>
            <w:sz w:val="24"/>
            <w:szCs w:val="24"/>
          </w:rPr>
          <w:delText xml:space="preserve">test </w:delText>
        </w:r>
        <w:r w:rsidR="00955E49" w:rsidRPr="007C21EA" w:rsidDel="00A40BD0">
          <w:rPr>
            <w:rFonts w:ascii="Arial" w:eastAsia="Cambria" w:hAnsi="Arial" w:cs="Arial"/>
            <w:sz w:val="24"/>
            <w:szCs w:val="24"/>
          </w:rPr>
          <w:delText xml:space="preserve">the phage susceptibilities of </w:delText>
        </w:r>
      </w:del>
      <w:del w:id="246" w:author="Stephen Wandro" w:date="2021-03-25T16:28:00Z">
        <w:r w:rsidRPr="007C21EA" w:rsidDel="009B6EDB">
          <w:rPr>
            <w:rFonts w:ascii="Arial" w:eastAsia="Cambria" w:hAnsi="Arial" w:cs="Arial"/>
            <w:sz w:val="24"/>
            <w:szCs w:val="24"/>
          </w:rPr>
          <w:delText xml:space="preserve">recently collected </w:delText>
        </w:r>
      </w:del>
      <w:del w:id="247" w:author="Stephen Wandro" w:date="2021-04-29T16:13:00Z">
        <w:r w:rsidRPr="007C21EA" w:rsidDel="00A40BD0">
          <w:rPr>
            <w:rFonts w:ascii="Arial" w:eastAsia="Cambria" w:hAnsi="Arial" w:cs="Arial"/>
            <w:sz w:val="24"/>
            <w:szCs w:val="24"/>
          </w:rPr>
          <w:delText xml:space="preserve">clinical isolates of </w:delText>
        </w:r>
        <w:r w:rsidRPr="007C21EA" w:rsidDel="00A40BD0">
          <w:rPr>
            <w:rFonts w:ascii="Arial" w:eastAsia="Cambria" w:hAnsi="Arial" w:cs="Arial"/>
            <w:i/>
            <w:sz w:val="24"/>
            <w:szCs w:val="24"/>
          </w:rPr>
          <w:delText>Enterococcus</w:delText>
        </w:r>
        <w:r w:rsidRPr="007C21EA" w:rsidDel="00A40BD0">
          <w:rPr>
            <w:rFonts w:ascii="Arial" w:eastAsia="Cambria" w:hAnsi="Arial" w:cs="Arial"/>
            <w:sz w:val="24"/>
            <w:szCs w:val="24"/>
          </w:rPr>
          <w:delText xml:space="preserve">, </w:delText>
        </w:r>
      </w:del>
      <w:del w:id="248" w:author="Stephen Wandro" w:date="2021-03-25T16:28:00Z">
        <w:r w:rsidRPr="007C21EA" w:rsidDel="009B6EDB">
          <w:rPr>
            <w:rFonts w:ascii="Arial" w:eastAsia="Cambria" w:hAnsi="Arial" w:cs="Arial"/>
            <w:sz w:val="24"/>
            <w:szCs w:val="24"/>
          </w:rPr>
          <w:delText>which were</w:delText>
        </w:r>
      </w:del>
      <w:del w:id="249" w:author="Stephen Wandro" w:date="2021-04-29T16:13:00Z">
        <w:r w:rsidRPr="007C21EA" w:rsidDel="00A40BD0">
          <w:rPr>
            <w:rFonts w:ascii="Arial" w:eastAsia="Cambria" w:hAnsi="Arial" w:cs="Arial"/>
            <w:sz w:val="24"/>
            <w:szCs w:val="24"/>
          </w:rPr>
          <w:delText xml:space="preserve"> vancomycin resistant </w:delText>
        </w:r>
        <w:r w:rsidR="00341B18" w:rsidRPr="00341B18" w:rsidDel="00A40BD0">
          <w:rPr>
            <w:rFonts w:ascii="Arial" w:eastAsia="Cambria" w:hAnsi="Arial" w:cs="Arial"/>
            <w:i/>
            <w:iCs/>
            <w:sz w:val="24"/>
            <w:szCs w:val="24"/>
          </w:rPr>
          <w:delText>Enterococcus</w:delText>
        </w:r>
        <w:r w:rsidR="00341B18" w:rsidDel="00A40BD0">
          <w:rPr>
            <w:rFonts w:ascii="Arial" w:eastAsia="Cambria" w:hAnsi="Arial" w:cs="Arial"/>
            <w:sz w:val="24"/>
            <w:szCs w:val="24"/>
          </w:rPr>
          <w:delText xml:space="preserve"> </w:delText>
        </w:r>
        <w:r w:rsidRPr="007C21EA" w:rsidDel="00A40BD0">
          <w:rPr>
            <w:rFonts w:ascii="Arial" w:eastAsia="Cambria" w:hAnsi="Arial" w:cs="Arial"/>
            <w:sz w:val="24"/>
            <w:szCs w:val="24"/>
          </w:rPr>
          <w:delText xml:space="preserve">(VRE) </w:delText>
        </w:r>
      </w:del>
      <w:del w:id="250" w:author="Stephen Wandro" w:date="2021-03-25T16:28:00Z">
        <w:r w:rsidR="002F1D94" w:rsidRPr="007C21EA" w:rsidDel="009B6EDB">
          <w:rPr>
            <w:rFonts w:ascii="Arial" w:eastAsia="Cambria" w:hAnsi="Arial" w:cs="Arial"/>
            <w:sz w:val="24"/>
            <w:szCs w:val="24"/>
          </w:rPr>
          <w:delText xml:space="preserve">or </w:delText>
        </w:r>
      </w:del>
      <w:del w:id="251" w:author="Stephen Wandro" w:date="2021-04-29T16:13:00Z">
        <w:r w:rsidRPr="007C21EA" w:rsidDel="00A40BD0">
          <w:rPr>
            <w:rFonts w:ascii="Arial" w:eastAsia="Cambria" w:hAnsi="Arial" w:cs="Arial"/>
            <w:sz w:val="24"/>
            <w:szCs w:val="24"/>
          </w:rPr>
          <w:delText xml:space="preserve">vancomycin susceptible </w:delText>
        </w:r>
        <w:r w:rsidR="00341B18" w:rsidRPr="00341B18" w:rsidDel="00A40BD0">
          <w:rPr>
            <w:rFonts w:ascii="Arial" w:eastAsia="Cambria" w:hAnsi="Arial" w:cs="Arial"/>
            <w:i/>
            <w:iCs/>
            <w:sz w:val="24"/>
            <w:szCs w:val="24"/>
          </w:rPr>
          <w:delText>Enterococcus</w:delText>
        </w:r>
        <w:r w:rsidR="00341B18" w:rsidDel="00A40BD0">
          <w:rPr>
            <w:rFonts w:ascii="Arial" w:eastAsia="Cambria" w:hAnsi="Arial" w:cs="Arial"/>
            <w:sz w:val="24"/>
            <w:szCs w:val="24"/>
          </w:rPr>
          <w:delText xml:space="preserve"> </w:delText>
        </w:r>
        <w:r w:rsidRPr="007C21EA" w:rsidDel="00A40BD0">
          <w:rPr>
            <w:rFonts w:ascii="Arial" w:eastAsia="Cambria" w:hAnsi="Arial" w:cs="Arial"/>
            <w:sz w:val="24"/>
            <w:szCs w:val="24"/>
          </w:rPr>
          <w:delText xml:space="preserve">(VSE). </w:delText>
        </w:r>
      </w:del>
      <w:del w:id="252" w:author="Stephen Wandro" w:date="2021-03-25T16:29:00Z">
        <w:r w:rsidRPr="007C21EA" w:rsidDel="009B6EDB">
          <w:rPr>
            <w:rFonts w:ascii="Arial" w:eastAsia="Cambria" w:hAnsi="Arial" w:cs="Arial"/>
            <w:sz w:val="24"/>
            <w:szCs w:val="24"/>
          </w:rPr>
          <w:delText xml:space="preserve">We identified phages that were capable of killing </w:delText>
        </w:r>
        <w:r w:rsidR="00FE304C" w:rsidRPr="007C21EA" w:rsidDel="009B6EDB">
          <w:rPr>
            <w:rFonts w:ascii="Arial" w:eastAsia="Cambria" w:hAnsi="Arial" w:cs="Arial"/>
            <w:sz w:val="24"/>
            <w:szCs w:val="24"/>
          </w:rPr>
          <w:delText>isolates of</w:delText>
        </w:r>
        <w:r w:rsidRPr="007C21EA" w:rsidDel="009B6EDB">
          <w:rPr>
            <w:rFonts w:ascii="Arial" w:eastAsia="Cambria" w:hAnsi="Arial" w:cs="Arial"/>
            <w:sz w:val="24"/>
            <w:szCs w:val="24"/>
          </w:rPr>
          <w:delText xml:space="preserve"> </w:delText>
        </w:r>
        <w:r w:rsidRPr="007C21EA" w:rsidDel="009B6EDB">
          <w:rPr>
            <w:rFonts w:ascii="Arial" w:eastAsia="Cambria" w:hAnsi="Arial" w:cs="Arial"/>
            <w:i/>
            <w:iCs/>
            <w:sz w:val="24"/>
            <w:szCs w:val="24"/>
          </w:rPr>
          <w:delText>E. faecium</w:delText>
        </w:r>
        <w:r w:rsidRPr="007C21EA" w:rsidDel="009B6EDB">
          <w:rPr>
            <w:rFonts w:ascii="Arial" w:eastAsia="Cambria" w:hAnsi="Arial" w:cs="Arial"/>
            <w:sz w:val="24"/>
            <w:szCs w:val="24"/>
          </w:rPr>
          <w:delText xml:space="preserve"> and</w:delText>
        </w:r>
        <w:r w:rsidR="00953F18" w:rsidDel="009B6EDB">
          <w:rPr>
            <w:rFonts w:ascii="Arial" w:eastAsia="Cambria" w:hAnsi="Arial" w:cs="Arial"/>
            <w:sz w:val="24"/>
            <w:szCs w:val="24"/>
          </w:rPr>
          <w:delText>/or</w:delText>
        </w:r>
        <w:r w:rsidRPr="007C21EA" w:rsidDel="009B6EDB">
          <w:rPr>
            <w:rFonts w:ascii="Arial" w:eastAsia="Cambria" w:hAnsi="Arial" w:cs="Arial"/>
            <w:sz w:val="24"/>
            <w:szCs w:val="24"/>
          </w:rPr>
          <w:delText xml:space="preserve"> </w:delText>
        </w:r>
        <w:r w:rsidRPr="007C21EA" w:rsidDel="009B6EDB">
          <w:rPr>
            <w:rFonts w:ascii="Arial" w:eastAsia="Cambria" w:hAnsi="Arial" w:cs="Arial"/>
            <w:i/>
            <w:iCs/>
            <w:sz w:val="24"/>
            <w:szCs w:val="24"/>
          </w:rPr>
          <w:delText>E. faecalis</w:delText>
        </w:r>
      </w:del>
      <w:del w:id="253" w:author="Stephen Wandro" w:date="2021-03-25T16:30:00Z">
        <w:r w:rsidRPr="007C21EA" w:rsidDel="009B6EDB">
          <w:rPr>
            <w:rFonts w:ascii="Arial" w:eastAsia="Cambria" w:hAnsi="Arial" w:cs="Arial"/>
            <w:sz w:val="24"/>
            <w:szCs w:val="24"/>
          </w:rPr>
          <w:delText xml:space="preserve">, but the </w:delText>
        </w:r>
        <w:r w:rsidRPr="007C21EA" w:rsidDel="009B6EDB">
          <w:rPr>
            <w:rFonts w:ascii="Arial" w:eastAsia="Cambria" w:hAnsi="Arial" w:cs="Arial"/>
            <w:i/>
            <w:iCs/>
            <w:sz w:val="24"/>
            <w:szCs w:val="24"/>
          </w:rPr>
          <w:delText>E. faecalis</w:delText>
        </w:r>
        <w:r w:rsidRPr="007C21EA" w:rsidDel="009B6EDB">
          <w:rPr>
            <w:rFonts w:ascii="Arial" w:eastAsia="Cambria" w:hAnsi="Arial" w:cs="Arial"/>
            <w:sz w:val="24"/>
            <w:szCs w:val="24"/>
          </w:rPr>
          <w:delText xml:space="preserve"> isolates were generally more susceptible to </w:delText>
        </w:r>
        <w:r w:rsidR="00341B18" w:rsidDel="009B6EDB">
          <w:rPr>
            <w:rFonts w:ascii="Arial" w:eastAsia="Cambria" w:hAnsi="Arial" w:cs="Arial"/>
            <w:sz w:val="24"/>
            <w:szCs w:val="24"/>
          </w:rPr>
          <w:delText xml:space="preserve">a greater number of </w:delText>
        </w:r>
        <w:r w:rsidRPr="007C21EA" w:rsidDel="009B6EDB">
          <w:rPr>
            <w:rFonts w:ascii="Arial" w:eastAsia="Cambria" w:hAnsi="Arial" w:cs="Arial"/>
            <w:sz w:val="24"/>
            <w:szCs w:val="24"/>
          </w:rPr>
          <w:delText>phage</w:delText>
        </w:r>
        <w:r w:rsidR="00341B18" w:rsidDel="009B6EDB">
          <w:rPr>
            <w:rFonts w:ascii="Arial" w:eastAsia="Cambria" w:hAnsi="Arial" w:cs="Arial"/>
            <w:sz w:val="24"/>
            <w:szCs w:val="24"/>
          </w:rPr>
          <w:delText>s</w:delText>
        </w:r>
        <w:r w:rsidRPr="007C21EA" w:rsidDel="009B6EDB">
          <w:rPr>
            <w:rFonts w:ascii="Arial" w:eastAsia="Cambria" w:hAnsi="Arial" w:cs="Arial"/>
            <w:sz w:val="24"/>
            <w:szCs w:val="24"/>
          </w:rPr>
          <w:delText xml:space="preserve"> </w:delText>
        </w:r>
      </w:del>
      <w:del w:id="254" w:author="Stephen Wandro" w:date="2021-04-29T16:13:00Z">
        <w:r w:rsidRPr="007C21EA" w:rsidDel="00A40BD0">
          <w:rPr>
            <w:rFonts w:ascii="Arial" w:eastAsia="Cambria" w:hAnsi="Arial" w:cs="Arial"/>
            <w:sz w:val="24"/>
            <w:szCs w:val="24"/>
          </w:rPr>
          <w:delText>(</w:delText>
        </w:r>
        <w:r w:rsidRPr="007C21EA" w:rsidDel="00A40BD0">
          <w:rPr>
            <w:rFonts w:ascii="Arial" w:eastAsia="Cambria" w:hAnsi="Arial" w:cs="Arial"/>
            <w:b/>
            <w:sz w:val="24"/>
            <w:szCs w:val="24"/>
          </w:rPr>
          <w:delText>Figure 1</w:delText>
        </w:r>
        <w:r w:rsidRPr="007C21EA" w:rsidDel="00A40BD0">
          <w:rPr>
            <w:rFonts w:ascii="Arial" w:eastAsia="Cambria" w:hAnsi="Arial" w:cs="Arial"/>
            <w:sz w:val="24"/>
            <w:szCs w:val="24"/>
          </w:rPr>
          <w:delText xml:space="preserve">). As is observed often for clinical isolates, a much larger proportion of the </w:delText>
        </w:r>
        <w:r w:rsidRPr="007C21EA" w:rsidDel="00A40BD0">
          <w:rPr>
            <w:rFonts w:ascii="Arial" w:eastAsia="Cambria" w:hAnsi="Arial" w:cs="Arial"/>
            <w:i/>
            <w:sz w:val="24"/>
            <w:szCs w:val="24"/>
          </w:rPr>
          <w:delText>E. faecium</w:delText>
        </w:r>
        <w:r w:rsidRPr="007C21EA" w:rsidDel="00A40BD0">
          <w:rPr>
            <w:rFonts w:ascii="Arial" w:eastAsia="Cambria" w:hAnsi="Arial" w:cs="Arial"/>
            <w:sz w:val="24"/>
            <w:szCs w:val="24"/>
          </w:rPr>
          <w:delText xml:space="preserve"> isolates were VRE compared to the </w:delText>
        </w:r>
        <w:r w:rsidRPr="007C21EA" w:rsidDel="00A40BD0">
          <w:rPr>
            <w:rFonts w:ascii="Arial" w:eastAsia="Cambria" w:hAnsi="Arial" w:cs="Arial"/>
            <w:i/>
            <w:sz w:val="24"/>
            <w:szCs w:val="24"/>
          </w:rPr>
          <w:delText>E. faecalis</w:delText>
        </w:r>
        <w:r w:rsidRPr="007C21EA" w:rsidDel="00A40BD0">
          <w:rPr>
            <w:rFonts w:ascii="Arial" w:eastAsia="Cambria" w:hAnsi="Arial" w:cs="Arial"/>
            <w:sz w:val="24"/>
            <w:szCs w:val="24"/>
          </w:rPr>
          <w:delText xml:space="preserve">  isolates; however, we identified phages that were capable of killing </w:delText>
        </w:r>
      </w:del>
      <w:del w:id="255" w:author="Stephen Wandro" w:date="2021-03-25T16:30:00Z">
        <w:r w:rsidRPr="007C21EA" w:rsidDel="009B6EDB">
          <w:rPr>
            <w:rFonts w:ascii="Arial" w:eastAsia="Cambria" w:hAnsi="Arial" w:cs="Arial"/>
            <w:sz w:val="24"/>
            <w:szCs w:val="24"/>
          </w:rPr>
          <w:delText xml:space="preserve">both </w:delText>
        </w:r>
      </w:del>
      <w:del w:id="256" w:author="Stephen Wandro" w:date="2021-04-29T16:13:00Z">
        <w:r w:rsidRPr="007C21EA" w:rsidDel="00A40BD0">
          <w:rPr>
            <w:rFonts w:ascii="Arial" w:eastAsia="Cambria" w:hAnsi="Arial" w:cs="Arial"/>
            <w:sz w:val="24"/>
            <w:szCs w:val="24"/>
          </w:rPr>
          <w:delText xml:space="preserve">VRE </w:delText>
        </w:r>
      </w:del>
      <w:del w:id="257" w:author="Stephen Wandro" w:date="2021-03-25T16:30:00Z">
        <w:r w:rsidRPr="007C21EA" w:rsidDel="009B6EDB">
          <w:rPr>
            <w:rFonts w:ascii="Arial" w:eastAsia="Cambria" w:hAnsi="Arial" w:cs="Arial"/>
            <w:sz w:val="24"/>
            <w:szCs w:val="24"/>
          </w:rPr>
          <w:delText xml:space="preserve">and VSE </w:delText>
        </w:r>
      </w:del>
      <w:del w:id="258" w:author="Stephen Wandro" w:date="2021-04-29T16:13:00Z">
        <w:r w:rsidRPr="007C21EA" w:rsidDel="00A40BD0">
          <w:rPr>
            <w:rFonts w:ascii="Arial" w:eastAsia="Cambria" w:hAnsi="Arial" w:cs="Arial"/>
            <w:sz w:val="24"/>
            <w:szCs w:val="24"/>
          </w:rPr>
          <w:delText xml:space="preserve">isolates. Most phages from the </w:delText>
        </w:r>
        <w:r w:rsidRPr="007C21EA" w:rsidDel="00A40BD0">
          <w:rPr>
            <w:rFonts w:ascii="Arial" w:eastAsia="Cambria" w:hAnsi="Arial" w:cs="Arial"/>
            <w:i/>
            <w:sz w:val="24"/>
            <w:szCs w:val="24"/>
          </w:rPr>
          <w:delText>Myoviridae</w:delText>
        </w:r>
        <w:r w:rsidRPr="007C21EA" w:rsidDel="00A40BD0">
          <w:rPr>
            <w:rFonts w:ascii="Arial" w:eastAsia="Cambria" w:hAnsi="Arial" w:cs="Arial"/>
            <w:sz w:val="24"/>
            <w:szCs w:val="24"/>
          </w:rPr>
          <w:delText xml:space="preserve"> family showed broad host ranges, especially Ben, Bop, and V12, which infected almost all the VRE and VSE isolates</w:delText>
        </w:r>
      </w:del>
      <w:del w:id="259" w:author="Stephen Wandro" w:date="2021-03-25T16:30:00Z">
        <w:r w:rsidRPr="007C21EA" w:rsidDel="009B6EDB">
          <w:rPr>
            <w:rFonts w:ascii="Arial" w:eastAsia="Cambria" w:hAnsi="Arial" w:cs="Arial"/>
            <w:sz w:val="24"/>
            <w:szCs w:val="24"/>
          </w:rPr>
          <w:delText xml:space="preserve">. </w:delText>
        </w:r>
        <w:r w:rsidR="003649D9" w:rsidDel="009B6EDB">
          <w:rPr>
            <w:rFonts w:ascii="Arial" w:eastAsia="Cambria" w:hAnsi="Arial" w:cs="Arial"/>
            <w:sz w:val="24"/>
            <w:szCs w:val="24"/>
          </w:rPr>
          <w:delText>D</w:delText>
        </w:r>
        <w:r w:rsidRPr="007C21EA" w:rsidDel="009B6EDB">
          <w:rPr>
            <w:rFonts w:ascii="Arial" w:eastAsia="Cambria" w:hAnsi="Arial" w:cs="Arial"/>
            <w:sz w:val="24"/>
            <w:szCs w:val="24"/>
          </w:rPr>
          <w:delText xml:space="preserve">espite the differences between </w:delText>
        </w:r>
        <w:r w:rsidRPr="007C21EA" w:rsidDel="009B6EDB">
          <w:rPr>
            <w:rFonts w:ascii="Arial" w:eastAsia="Cambria" w:hAnsi="Arial" w:cs="Arial"/>
            <w:i/>
            <w:sz w:val="24"/>
            <w:szCs w:val="24"/>
          </w:rPr>
          <w:delText>E. faecium</w:delText>
        </w:r>
        <w:r w:rsidRPr="007C21EA" w:rsidDel="009B6EDB">
          <w:rPr>
            <w:rFonts w:ascii="Arial" w:eastAsia="Cambria" w:hAnsi="Arial" w:cs="Arial"/>
            <w:sz w:val="24"/>
            <w:szCs w:val="24"/>
          </w:rPr>
          <w:delText xml:space="preserve"> and </w:delText>
        </w:r>
        <w:r w:rsidRPr="007C21EA" w:rsidDel="009B6EDB">
          <w:rPr>
            <w:rFonts w:ascii="Arial" w:eastAsia="Cambria" w:hAnsi="Arial" w:cs="Arial"/>
            <w:i/>
            <w:sz w:val="24"/>
            <w:szCs w:val="24"/>
          </w:rPr>
          <w:delText>E. faecalis</w:delText>
        </w:r>
        <w:r w:rsidRPr="007C21EA" w:rsidDel="009B6EDB">
          <w:rPr>
            <w:rFonts w:ascii="Arial" w:eastAsia="Cambria" w:hAnsi="Arial" w:cs="Arial"/>
            <w:sz w:val="24"/>
            <w:szCs w:val="24"/>
          </w:rPr>
          <w:delText xml:space="preserve"> clinical isolates, we identified phages with broad host range</w:delText>
        </w:r>
        <w:r w:rsidR="00FE304C" w:rsidRPr="007C21EA" w:rsidDel="009B6EDB">
          <w:rPr>
            <w:rFonts w:ascii="Arial" w:eastAsia="Cambria" w:hAnsi="Arial" w:cs="Arial"/>
            <w:sz w:val="24"/>
            <w:szCs w:val="24"/>
          </w:rPr>
          <w:delText>s that were</w:delText>
        </w:r>
        <w:r w:rsidRPr="007C21EA" w:rsidDel="009B6EDB">
          <w:rPr>
            <w:rFonts w:ascii="Arial" w:eastAsia="Cambria" w:hAnsi="Arial" w:cs="Arial"/>
            <w:sz w:val="24"/>
            <w:szCs w:val="24"/>
          </w:rPr>
          <w:delText xml:space="preserve"> capable of killing both species. </w:delText>
        </w:r>
      </w:del>
      <w:del w:id="260" w:author="Stephen Wandro" w:date="2021-03-25T16:31:00Z">
        <w:r w:rsidR="001B386B" w:rsidRPr="007C21EA" w:rsidDel="009B6EDB">
          <w:rPr>
            <w:rFonts w:ascii="Arial" w:eastAsia="Cambria" w:hAnsi="Arial" w:cs="Arial"/>
            <w:sz w:val="24"/>
            <w:szCs w:val="24"/>
          </w:rPr>
          <w:delText xml:space="preserve">Moreover, some of </w:delText>
        </w:r>
        <w:r w:rsidRPr="007C21EA" w:rsidDel="009B6EDB">
          <w:rPr>
            <w:rFonts w:ascii="Arial" w:eastAsia="Cambria" w:hAnsi="Arial" w:cs="Arial"/>
            <w:sz w:val="24"/>
            <w:szCs w:val="24"/>
          </w:rPr>
          <w:delText>th</w:delText>
        </w:r>
        <w:r w:rsidR="001B386B" w:rsidRPr="007C21EA" w:rsidDel="009B6EDB">
          <w:rPr>
            <w:rFonts w:ascii="Arial" w:eastAsia="Cambria" w:hAnsi="Arial" w:cs="Arial"/>
            <w:sz w:val="24"/>
            <w:szCs w:val="24"/>
          </w:rPr>
          <w:delText>e</w:delText>
        </w:r>
        <w:r w:rsidRPr="007C21EA" w:rsidDel="009B6EDB">
          <w:rPr>
            <w:rFonts w:ascii="Arial" w:eastAsia="Cambria" w:hAnsi="Arial" w:cs="Arial"/>
            <w:sz w:val="24"/>
            <w:szCs w:val="24"/>
          </w:rPr>
          <w:delText>se phages</w:delText>
        </w:r>
        <w:r w:rsidR="001B386B" w:rsidRPr="007C21EA" w:rsidDel="009B6EDB">
          <w:rPr>
            <w:rFonts w:ascii="Arial" w:eastAsia="Cambria" w:hAnsi="Arial" w:cs="Arial"/>
            <w:sz w:val="24"/>
            <w:szCs w:val="24"/>
          </w:rPr>
          <w:delText>,</w:delText>
        </w:r>
        <w:r w:rsidRPr="007C21EA" w:rsidDel="009B6EDB">
          <w:rPr>
            <w:rFonts w:ascii="Arial" w:eastAsia="Cambria" w:hAnsi="Arial" w:cs="Arial"/>
            <w:sz w:val="24"/>
            <w:szCs w:val="24"/>
          </w:rPr>
          <w:delText xml:space="preserve"> </w:delText>
        </w:r>
        <w:r w:rsidR="001B386B" w:rsidRPr="007C21EA" w:rsidDel="009B6EDB">
          <w:rPr>
            <w:rFonts w:ascii="Arial" w:eastAsia="Cambria" w:hAnsi="Arial" w:cs="Arial"/>
            <w:sz w:val="24"/>
            <w:szCs w:val="24"/>
          </w:rPr>
          <w:delText xml:space="preserve">from </w:delText>
        </w:r>
        <w:r w:rsidR="001B386B" w:rsidRPr="007C21EA" w:rsidDel="009B6EDB">
          <w:rPr>
            <w:rFonts w:ascii="Arial" w:eastAsia="Cambria" w:hAnsi="Arial" w:cs="Arial"/>
            <w:i/>
            <w:sz w:val="24"/>
            <w:szCs w:val="24"/>
          </w:rPr>
          <w:delText>Siphoviridae</w:delText>
        </w:r>
        <w:r w:rsidR="001B386B" w:rsidRPr="007C21EA" w:rsidDel="009B6EDB">
          <w:rPr>
            <w:rFonts w:ascii="Arial" w:eastAsia="Cambria" w:hAnsi="Arial" w:cs="Arial"/>
            <w:sz w:val="24"/>
            <w:szCs w:val="24"/>
          </w:rPr>
          <w:delText xml:space="preserve">, </w:delText>
        </w:r>
        <w:r w:rsidR="001B386B" w:rsidRPr="007C21EA" w:rsidDel="009B6EDB">
          <w:rPr>
            <w:rFonts w:ascii="Arial" w:eastAsia="Cambria" w:hAnsi="Arial" w:cs="Arial"/>
            <w:i/>
            <w:sz w:val="24"/>
            <w:szCs w:val="24"/>
          </w:rPr>
          <w:delText>Myoviridae</w:delText>
        </w:r>
        <w:r w:rsidR="001B386B" w:rsidRPr="007C21EA" w:rsidDel="009B6EDB">
          <w:rPr>
            <w:rFonts w:ascii="Arial" w:eastAsia="Cambria" w:hAnsi="Arial" w:cs="Arial"/>
            <w:sz w:val="24"/>
            <w:szCs w:val="24"/>
          </w:rPr>
          <w:delText xml:space="preserve">, and </w:delText>
        </w:r>
        <w:r w:rsidR="001B386B" w:rsidRPr="007C21EA" w:rsidDel="009B6EDB">
          <w:rPr>
            <w:rFonts w:ascii="Arial" w:eastAsia="Cambria" w:hAnsi="Arial" w:cs="Arial"/>
            <w:i/>
            <w:sz w:val="24"/>
            <w:szCs w:val="24"/>
          </w:rPr>
          <w:delText xml:space="preserve">Podoviridae </w:delText>
        </w:r>
        <w:r w:rsidR="001B386B" w:rsidRPr="007C21EA" w:rsidDel="009B6EDB">
          <w:rPr>
            <w:rFonts w:ascii="Arial" w:eastAsia="Cambria" w:hAnsi="Arial" w:cs="Arial"/>
            <w:sz w:val="24"/>
            <w:szCs w:val="24"/>
          </w:rPr>
          <w:delText xml:space="preserve">families, </w:delText>
        </w:r>
        <w:r w:rsidRPr="007C21EA" w:rsidDel="009B6EDB">
          <w:rPr>
            <w:rFonts w:ascii="Arial" w:eastAsia="Cambria" w:hAnsi="Arial" w:cs="Arial"/>
            <w:sz w:val="24"/>
            <w:szCs w:val="24"/>
          </w:rPr>
          <w:delText>were capable of killing highly antibiotic resistant VRE</w:delText>
        </w:r>
        <w:r w:rsidR="005F3363" w:rsidRPr="007C21EA" w:rsidDel="009B6EDB">
          <w:rPr>
            <w:rFonts w:ascii="Arial" w:eastAsia="Cambria" w:hAnsi="Arial" w:cs="Arial"/>
            <w:sz w:val="24"/>
            <w:szCs w:val="24"/>
          </w:rPr>
          <w:delText xml:space="preserve"> isolates</w:delText>
        </w:r>
        <w:r w:rsidRPr="007C21EA" w:rsidDel="009B6EDB">
          <w:rPr>
            <w:rFonts w:ascii="Arial" w:eastAsia="Cambria" w:hAnsi="Arial" w:cs="Arial"/>
            <w:sz w:val="24"/>
            <w:szCs w:val="24"/>
          </w:rPr>
          <w:delText>.</w:delText>
        </w:r>
      </w:del>
    </w:p>
    <w:p w14:paraId="00000020" w14:textId="77777777" w:rsidR="000207FA" w:rsidRPr="007C21EA" w:rsidRDefault="000207FA" w:rsidP="00A40BD0">
      <w:pPr>
        <w:spacing w:line="479" w:lineRule="auto"/>
        <w:rPr>
          <w:rFonts w:ascii="Arial" w:eastAsia="Cambria" w:hAnsi="Arial" w:cs="Arial"/>
          <w:sz w:val="24"/>
          <w:szCs w:val="24"/>
          <w:u w:val="single"/>
        </w:rPr>
        <w:pPrChange w:id="261" w:author="Stephen Wandro" w:date="2021-04-29T16:13:00Z">
          <w:pPr>
            <w:spacing w:line="480" w:lineRule="auto"/>
          </w:pPr>
        </w:pPrChange>
      </w:pPr>
    </w:p>
    <w:p w14:paraId="0000002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 xml:space="preserve">Phage cocktails reduce the evolution of resistant </w:t>
      </w:r>
      <w:proofErr w:type="gramStart"/>
      <w:r w:rsidRPr="007C21EA">
        <w:rPr>
          <w:rFonts w:ascii="Arial" w:eastAsia="Cambria" w:hAnsi="Arial" w:cs="Arial"/>
          <w:sz w:val="24"/>
          <w:szCs w:val="24"/>
          <w:u w:val="single"/>
        </w:rPr>
        <w:t>mutants</w:t>
      </w:r>
      <w:proofErr w:type="gramEnd"/>
    </w:p>
    <w:p w14:paraId="00000022" w14:textId="0ECE7E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To understand the advantage of using phage cocktails over single phages, we measured bacterial growth over 72 h in liquid media </w:t>
      </w:r>
      <w:r w:rsidR="00560BFB" w:rsidRPr="007C21EA">
        <w:rPr>
          <w:rFonts w:ascii="Arial" w:eastAsia="Cambria" w:hAnsi="Arial" w:cs="Arial"/>
          <w:sz w:val="24"/>
          <w:szCs w:val="24"/>
        </w:rPr>
        <w:t xml:space="preserve">to observe </w:t>
      </w:r>
      <w:r w:rsidR="003649D9">
        <w:rPr>
          <w:rFonts w:ascii="Arial" w:eastAsia="Cambria" w:hAnsi="Arial" w:cs="Arial"/>
          <w:sz w:val="24"/>
          <w:szCs w:val="24"/>
        </w:rPr>
        <w:t>phage lysis</w:t>
      </w:r>
      <w:r w:rsidR="00560BFB" w:rsidRPr="007C21EA">
        <w:rPr>
          <w:rFonts w:ascii="Arial" w:eastAsia="Cambria" w:hAnsi="Arial" w:cs="Arial"/>
          <w:sz w:val="24"/>
          <w:szCs w:val="24"/>
        </w:rPr>
        <w:t xml:space="preserve"> and detect </w:t>
      </w:r>
      <w:r w:rsidRPr="007C21EA">
        <w:rPr>
          <w:rFonts w:ascii="Arial" w:eastAsia="Cambria" w:hAnsi="Arial" w:cs="Arial"/>
          <w:sz w:val="24"/>
          <w:szCs w:val="24"/>
        </w:rPr>
        <w:t>the emergence of resistance</w:t>
      </w:r>
      <w:r w:rsidR="003649D9">
        <w:rPr>
          <w:rFonts w:ascii="Arial" w:eastAsia="Cambria" w:hAnsi="Arial" w:cs="Arial"/>
          <w:sz w:val="24"/>
          <w:szCs w:val="24"/>
        </w:rPr>
        <w:t xml:space="preserve"> (as seen by bacterial growth)</w:t>
      </w:r>
      <w:r w:rsidRPr="007C21EA">
        <w:rPr>
          <w:rFonts w:ascii="Arial" w:eastAsia="Cambria" w:hAnsi="Arial" w:cs="Arial"/>
          <w:sz w:val="24"/>
          <w:szCs w:val="24"/>
        </w:rPr>
        <w:t xml:space="preserve">. Four </w:t>
      </w:r>
      <w:r w:rsidR="00560BFB" w:rsidRPr="007C21EA">
        <w:rPr>
          <w:rFonts w:ascii="Arial" w:eastAsia="Cambria" w:hAnsi="Arial" w:cs="Arial"/>
          <w:i/>
          <w:sz w:val="24"/>
          <w:szCs w:val="24"/>
        </w:rPr>
        <w:t xml:space="preserve">E. </w:t>
      </w:r>
      <w:r w:rsidRPr="007C21EA">
        <w:rPr>
          <w:rFonts w:ascii="Arial" w:eastAsia="Cambria" w:hAnsi="Arial" w:cs="Arial"/>
          <w:i/>
          <w:sz w:val="24"/>
          <w:szCs w:val="24"/>
        </w:rPr>
        <w:t>faecalis</w:t>
      </w:r>
      <w:r w:rsidRPr="007C21EA">
        <w:rPr>
          <w:rFonts w:ascii="Arial" w:eastAsia="Cambria" w:hAnsi="Arial" w:cs="Arial"/>
          <w:sz w:val="24"/>
          <w:szCs w:val="24"/>
        </w:rPr>
        <w:t xml:space="preserve"> strains were chosen for testing the efficacy of phage cocktails, with strain Yi6-1 allowing for the most combinations because it was susceptible to 18 of the 20 phages in our collection </w:t>
      </w:r>
      <w:r w:rsidRPr="007C21EA">
        <w:rPr>
          <w:rFonts w:ascii="Arial" w:eastAsia="Cambria" w:hAnsi="Arial" w:cs="Arial"/>
          <w:sz w:val="24"/>
          <w:szCs w:val="24"/>
        </w:rPr>
        <w:lastRenderedPageBreak/>
        <w:t>(</w:t>
      </w:r>
      <w:r w:rsidRPr="007C21EA">
        <w:rPr>
          <w:rFonts w:ascii="Arial" w:eastAsia="Cambria" w:hAnsi="Arial" w:cs="Arial"/>
          <w:b/>
          <w:sz w:val="24"/>
          <w:szCs w:val="24"/>
        </w:rPr>
        <w:t>Figure 1</w:t>
      </w:r>
      <w:r w:rsidRPr="007C21EA">
        <w:rPr>
          <w:rFonts w:ascii="Arial" w:eastAsia="Cambria" w:hAnsi="Arial" w:cs="Arial"/>
          <w:sz w:val="24"/>
          <w:szCs w:val="24"/>
        </w:rPr>
        <w:t xml:space="preserve">). The multiplicity of infection (MOI) of phage cocktails tested on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including 0.1, 0.01, and 0.001, </w:t>
      </w:r>
      <w:r w:rsidR="00560BFB" w:rsidRPr="007C21EA">
        <w:rPr>
          <w:rFonts w:ascii="Arial" w:eastAsia="Cambria" w:hAnsi="Arial" w:cs="Arial"/>
          <w:sz w:val="24"/>
          <w:szCs w:val="24"/>
        </w:rPr>
        <w:t xml:space="preserve">did not </w:t>
      </w:r>
      <w:r w:rsidR="003649D9">
        <w:rPr>
          <w:rFonts w:ascii="Arial" w:eastAsia="Cambria" w:hAnsi="Arial" w:cs="Arial"/>
          <w:sz w:val="24"/>
          <w:szCs w:val="24"/>
        </w:rPr>
        <w:t xml:space="preserve">consistently </w:t>
      </w:r>
      <w:r w:rsidR="00560BFB" w:rsidRPr="007C21EA">
        <w:rPr>
          <w:rFonts w:ascii="Arial" w:eastAsia="Cambria" w:hAnsi="Arial" w:cs="Arial"/>
          <w:sz w:val="24"/>
          <w:szCs w:val="24"/>
        </w:rPr>
        <w:t>a</w:t>
      </w:r>
      <w:r w:rsidRPr="007C21EA">
        <w:rPr>
          <w:rFonts w:ascii="Arial" w:eastAsia="Cambria" w:hAnsi="Arial" w:cs="Arial"/>
          <w:sz w:val="24"/>
          <w:szCs w:val="24"/>
        </w:rPr>
        <w:t>ffect the emergence of phage-resistant mutants (</w:t>
      </w:r>
      <w:r w:rsidRPr="007C21EA">
        <w:rPr>
          <w:rFonts w:ascii="Arial" w:eastAsia="Cambria" w:hAnsi="Arial" w:cs="Arial"/>
          <w:b/>
          <w:sz w:val="24"/>
          <w:szCs w:val="24"/>
        </w:rPr>
        <w:t>Supplemental Figure S1</w:t>
      </w:r>
      <w:r w:rsidRPr="007C21EA">
        <w:rPr>
          <w:rFonts w:ascii="Arial" w:eastAsia="Cambria" w:hAnsi="Arial" w:cs="Arial"/>
          <w:sz w:val="24"/>
          <w:szCs w:val="24"/>
        </w:rPr>
        <w:t xml:space="preserve">). Therefore, we chose to infect strains at </w:t>
      </w:r>
      <w:r w:rsidR="003649D9">
        <w:rPr>
          <w:rFonts w:ascii="Arial" w:eastAsia="Cambria" w:hAnsi="Arial" w:cs="Arial"/>
          <w:sz w:val="24"/>
          <w:szCs w:val="24"/>
        </w:rPr>
        <w:t>the highest</w:t>
      </w:r>
      <w:r w:rsidRPr="007C21EA">
        <w:rPr>
          <w:rFonts w:ascii="Arial" w:eastAsia="Cambria" w:hAnsi="Arial" w:cs="Arial"/>
          <w:sz w:val="24"/>
          <w:szCs w:val="24"/>
        </w:rPr>
        <w:t xml:space="preserve"> MOI of 0.1. When</w:t>
      </w:r>
      <w:r w:rsidR="003649D9">
        <w:rPr>
          <w:rFonts w:ascii="Arial" w:eastAsia="Cambria" w:hAnsi="Arial" w:cs="Arial"/>
          <w:sz w:val="24"/>
          <w:szCs w:val="24"/>
        </w:rPr>
        <w:t xml:space="preserve"> susceptible </w:t>
      </w:r>
      <w:r w:rsidR="003649D9" w:rsidRPr="003649D9">
        <w:rPr>
          <w:rFonts w:ascii="Arial" w:eastAsia="Cambria" w:hAnsi="Arial" w:cs="Arial"/>
          <w:i/>
          <w:iCs/>
          <w:sz w:val="24"/>
          <w:szCs w:val="24"/>
        </w:rPr>
        <w:t>Enterococcus</w:t>
      </w:r>
      <w:r w:rsidRPr="007C21EA">
        <w:rPr>
          <w:rFonts w:ascii="Arial" w:eastAsia="Cambria" w:hAnsi="Arial" w:cs="Arial"/>
          <w:sz w:val="24"/>
          <w:szCs w:val="24"/>
        </w:rPr>
        <w:t xml:space="preserve"> was infected with a single phage at MOI 0.1 in liquid media, </w:t>
      </w:r>
      <w:r w:rsidR="00560BFB" w:rsidRPr="007C21EA">
        <w:rPr>
          <w:rFonts w:ascii="Arial" w:eastAsia="Cambria" w:hAnsi="Arial" w:cs="Arial"/>
          <w:sz w:val="24"/>
          <w:szCs w:val="24"/>
        </w:rPr>
        <w:t xml:space="preserve">its growth </w:t>
      </w:r>
      <w:r w:rsidR="003649D9">
        <w:rPr>
          <w:rFonts w:ascii="Arial" w:eastAsia="Cambria" w:hAnsi="Arial" w:cs="Arial"/>
          <w:sz w:val="24"/>
          <w:szCs w:val="24"/>
        </w:rPr>
        <w:t>is initially stunted</w:t>
      </w:r>
      <w:r w:rsidR="00560BFB" w:rsidRPr="007C21EA">
        <w:rPr>
          <w:rFonts w:ascii="Arial" w:eastAsia="Cambria" w:hAnsi="Arial" w:cs="Arial"/>
          <w:sz w:val="24"/>
          <w:szCs w:val="24"/>
        </w:rPr>
        <w:t xml:space="preserve"> </w:t>
      </w:r>
      <w:r w:rsidRPr="007C21EA">
        <w:rPr>
          <w:rFonts w:ascii="Arial" w:eastAsia="Cambria" w:hAnsi="Arial" w:cs="Arial"/>
          <w:sz w:val="24"/>
          <w:szCs w:val="24"/>
        </w:rPr>
        <w:t xml:space="preserve">compared to the </w:t>
      </w:r>
      <w:r w:rsidR="00560BFB" w:rsidRPr="007C21EA">
        <w:rPr>
          <w:rFonts w:ascii="Arial" w:eastAsia="Cambria" w:hAnsi="Arial" w:cs="Arial"/>
          <w:sz w:val="24"/>
          <w:szCs w:val="24"/>
        </w:rPr>
        <w:t xml:space="preserve">no-phage </w:t>
      </w:r>
      <w:r w:rsidRPr="007C21EA">
        <w:rPr>
          <w:rFonts w:ascii="Arial" w:eastAsia="Cambria" w:hAnsi="Arial" w:cs="Arial"/>
          <w:sz w:val="24"/>
          <w:szCs w:val="24"/>
        </w:rPr>
        <w:t>control, but</w:t>
      </w:r>
      <w:r w:rsidR="003649D9">
        <w:rPr>
          <w:rFonts w:ascii="Arial" w:eastAsia="Cambria" w:hAnsi="Arial" w:cs="Arial"/>
          <w:sz w:val="24"/>
          <w:szCs w:val="24"/>
        </w:rPr>
        <w:t xml:space="preserve"> if resistance emerges,</w:t>
      </w:r>
      <w:r w:rsidRPr="007C21EA">
        <w:rPr>
          <w:rFonts w:ascii="Arial" w:eastAsia="Cambria" w:hAnsi="Arial" w:cs="Arial"/>
          <w:sz w:val="24"/>
          <w:szCs w:val="24"/>
        </w:rPr>
        <w:t xml:space="preserve"> </w:t>
      </w:r>
      <w:r w:rsidR="0029642B" w:rsidRPr="007C21EA">
        <w:rPr>
          <w:rFonts w:ascii="Arial" w:eastAsia="Cambria" w:hAnsi="Arial" w:cs="Arial"/>
          <w:sz w:val="24"/>
          <w:szCs w:val="24"/>
        </w:rPr>
        <w:t xml:space="preserve">growth </w:t>
      </w:r>
      <w:r w:rsidR="003649D9">
        <w:rPr>
          <w:rFonts w:ascii="Arial" w:eastAsia="Cambria" w:hAnsi="Arial" w:cs="Arial"/>
          <w:sz w:val="24"/>
          <w:szCs w:val="24"/>
        </w:rPr>
        <w:t xml:space="preserve">is often </w:t>
      </w:r>
      <w:r w:rsidR="0029642B" w:rsidRPr="007C21EA">
        <w:rPr>
          <w:rFonts w:ascii="Arial" w:eastAsia="Cambria" w:hAnsi="Arial" w:cs="Arial"/>
          <w:sz w:val="24"/>
          <w:szCs w:val="24"/>
        </w:rPr>
        <w:t xml:space="preserve">observed </w:t>
      </w:r>
      <w:r w:rsidRPr="007C21EA">
        <w:rPr>
          <w:rFonts w:ascii="Arial" w:eastAsia="Cambria" w:hAnsi="Arial" w:cs="Arial"/>
          <w:sz w:val="24"/>
          <w:szCs w:val="24"/>
        </w:rPr>
        <w:t>within 24 to 60</w:t>
      </w:r>
      <w:r w:rsidR="003649D9">
        <w:rPr>
          <w:rFonts w:ascii="Arial" w:eastAsia="Cambria" w:hAnsi="Arial" w:cs="Arial"/>
          <w:sz w:val="24"/>
          <w:szCs w:val="24"/>
        </w:rPr>
        <w:t xml:space="preserve"> </w:t>
      </w:r>
      <w:r w:rsidRPr="007C21EA">
        <w:rPr>
          <w:rFonts w:ascii="Arial" w:eastAsia="Cambria" w:hAnsi="Arial" w:cs="Arial"/>
          <w:sz w:val="24"/>
          <w:szCs w:val="24"/>
        </w:rPr>
        <w:t>h</w:t>
      </w:r>
      <w:r w:rsidR="003649D9">
        <w:rPr>
          <w:rFonts w:ascii="Arial" w:eastAsia="Cambria" w:hAnsi="Arial" w:cs="Arial"/>
          <w:sz w:val="24"/>
          <w:szCs w:val="24"/>
        </w:rPr>
        <w:t>ours</w:t>
      </w:r>
      <w:r w:rsidRPr="007C21EA">
        <w:rPr>
          <w:rFonts w:ascii="Arial" w:eastAsia="Cambria" w:hAnsi="Arial" w:cs="Arial"/>
          <w:sz w:val="24"/>
          <w:szCs w:val="24"/>
        </w:rPr>
        <w:t xml:space="preserve"> (data not shown). In a minority of instances, such as was observed for phages Bop, CCS3, SDS2, and Car, a single phage was able to prevent measurable host growth over the </w:t>
      </w:r>
      <w:proofErr w:type="gramStart"/>
      <w:r w:rsidRPr="007C21EA">
        <w:rPr>
          <w:rFonts w:ascii="Arial" w:eastAsia="Cambria" w:hAnsi="Arial" w:cs="Arial"/>
          <w:sz w:val="24"/>
          <w:szCs w:val="24"/>
        </w:rPr>
        <w:t>72 h</w:t>
      </w:r>
      <w:r w:rsidR="003649D9">
        <w:rPr>
          <w:rFonts w:ascii="Arial" w:eastAsia="Cambria" w:hAnsi="Arial" w:cs="Arial"/>
          <w:sz w:val="24"/>
          <w:szCs w:val="24"/>
        </w:rPr>
        <w:t>our</w:t>
      </w:r>
      <w:proofErr w:type="gramEnd"/>
      <w:r w:rsidRPr="007C21EA">
        <w:rPr>
          <w:rFonts w:ascii="Arial" w:eastAsia="Cambria" w:hAnsi="Arial" w:cs="Arial"/>
          <w:sz w:val="24"/>
          <w:szCs w:val="24"/>
        </w:rPr>
        <w:t xml:space="preserve"> period. However, for most other instances, the growth of phage-resistant </w:t>
      </w:r>
      <w:r w:rsidR="003649D9" w:rsidRPr="003649D9">
        <w:rPr>
          <w:rFonts w:ascii="Arial" w:eastAsia="Cambria" w:hAnsi="Arial" w:cs="Arial"/>
          <w:i/>
          <w:iCs/>
          <w:sz w:val="24"/>
          <w:szCs w:val="24"/>
        </w:rPr>
        <w:t>Enterococcus</w:t>
      </w:r>
      <w:r w:rsidR="003649D9">
        <w:rPr>
          <w:rFonts w:ascii="Arial" w:eastAsia="Cambria" w:hAnsi="Arial" w:cs="Arial"/>
          <w:sz w:val="24"/>
          <w:szCs w:val="24"/>
        </w:rPr>
        <w:t xml:space="preserve"> </w:t>
      </w:r>
      <w:r w:rsidRPr="007C21EA">
        <w:rPr>
          <w:rFonts w:ascii="Arial" w:eastAsia="Cambria" w:hAnsi="Arial" w:cs="Arial"/>
          <w:sz w:val="24"/>
          <w:szCs w:val="24"/>
        </w:rPr>
        <w:t>emerged within 72 h</w:t>
      </w:r>
      <w:r w:rsidR="003649D9">
        <w:rPr>
          <w:rFonts w:ascii="Arial" w:eastAsia="Cambria" w:hAnsi="Arial" w:cs="Arial"/>
          <w:sz w:val="24"/>
          <w:szCs w:val="24"/>
        </w:rPr>
        <w:t>ours</w:t>
      </w:r>
      <w:r w:rsidRPr="007C21EA">
        <w:rPr>
          <w:rFonts w:ascii="Arial" w:eastAsia="Cambria" w:hAnsi="Arial" w:cs="Arial"/>
          <w:sz w:val="24"/>
          <w:szCs w:val="24"/>
        </w:rPr>
        <w:t xml:space="preserve"> of exposure to </w:t>
      </w:r>
      <w:r w:rsidR="0029642B" w:rsidRPr="007C21EA">
        <w:rPr>
          <w:rFonts w:ascii="Arial" w:eastAsia="Cambria" w:hAnsi="Arial" w:cs="Arial"/>
          <w:sz w:val="24"/>
          <w:szCs w:val="24"/>
        </w:rPr>
        <w:t xml:space="preserve">a </w:t>
      </w:r>
      <w:r w:rsidRPr="007C21EA">
        <w:rPr>
          <w:rFonts w:ascii="Arial" w:eastAsia="Cambria" w:hAnsi="Arial" w:cs="Arial"/>
          <w:sz w:val="24"/>
          <w:szCs w:val="24"/>
        </w:rPr>
        <w:t>single phage (</w:t>
      </w:r>
      <w:r w:rsidRPr="007C21EA">
        <w:rPr>
          <w:rFonts w:ascii="Arial" w:eastAsia="Cambria" w:hAnsi="Arial" w:cs="Arial"/>
          <w:b/>
          <w:sz w:val="24"/>
          <w:szCs w:val="24"/>
        </w:rPr>
        <w:t xml:space="preserve">Figure </w:t>
      </w:r>
      <w:del w:id="262" w:author="Stephen Wandro" w:date="2021-04-29T17:06:00Z">
        <w:r w:rsidRPr="007C21EA" w:rsidDel="001A1A38">
          <w:rPr>
            <w:rFonts w:ascii="Arial" w:eastAsia="Cambria" w:hAnsi="Arial" w:cs="Arial"/>
            <w:b/>
            <w:sz w:val="24"/>
            <w:szCs w:val="24"/>
          </w:rPr>
          <w:delText>2</w:delText>
        </w:r>
      </w:del>
      <w:ins w:id="263" w:author="Stephen Wandro" w:date="2021-04-29T17:06:00Z">
        <w:r w:rsidR="001A1A38">
          <w:rPr>
            <w:rFonts w:ascii="Arial" w:eastAsia="Cambria" w:hAnsi="Arial" w:cs="Arial"/>
            <w:b/>
            <w:sz w:val="24"/>
            <w:szCs w:val="24"/>
          </w:rPr>
          <w:t>3</w:t>
        </w:r>
      </w:ins>
      <w:r w:rsidRPr="007C21EA">
        <w:rPr>
          <w:rFonts w:ascii="Arial" w:eastAsia="Cambria" w:hAnsi="Arial" w:cs="Arial"/>
          <w:sz w:val="24"/>
          <w:szCs w:val="24"/>
        </w:rPr>
        <w:t>). There were no single phage</w:t>
      </w:r>
      <w:r w:rsidR="0029642B" w:rsidRPr="007C21EA">
        <w:rPr>
          <w:rFonts w:ascii="Arial" w:eastAsia="Cambria" w:hAnsi="Arial" w:cs="Arial"/>
          <w:sz w:val="24"/>
          <w:szCs w:val="24"/>
        </w:rPr>
        <w:t>s</w:t>
      </w:r>
      <w:r w:rsidRPr="007C21EA">
        <w:rPr>
          <w:rFonts w:ascii="Arial" w:eastAsia="Cambria" w:hAnsi="Arial" w:cs="Arial"/>
          <w:sz w:val="24"/>
          <w:szCs w:val="24"/>
        </w:rPr>
        <w:t xml:space="preserve"> that were able to prevent host growth over the entire 72 h period in all four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tested. </w:t>
      </w:r>
    </w:p>
    <w:p w14:paraId="00000023" w14:textId="3D13E28B"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When </w:t>
      </w:r>
      <w:r w:rsidRPr="007C21EA">
        <w:rPr>
          <w:rFonts w:ascii="Arial" w:eastAsia="Cambria" w:hAnsi="Arial" w:cs="Arial"/>
          <w:i/>
          <w:sz w:val="24"/>
          <w:szCs w:val="24"/>
        </w:rPr>
        <w:t>E. faecalis</w:t>
      </w:r>
      <w:r w:rsidRPr="007C21EA">
        <w:rPr>
          <w:rFonts w:ascii="Arial" w:eastAsia="Cambria" w:hAnsi="Arial" w:cs="Arial"/>
          <w:sz w:val="24"/>
          <w:szCs w:val="24"/>
        </w:rPr>
        <w:t xml:space="preserve"> Yi6-1 was infected with combinations of two phages, some combinations consistently prevented the growth of phage-resistant mutants, while other combinations failed to do so (</w:t>
      </w:r>
      <w:r w:rsidRPr="007C21EA">
        <w:rPr>
          <w:rFonts w:ascii="Arial" w:eastAsia="Cambria" w:hAnsi="Arial" w:cs="Arial"/>
          <w:b/>
          <w:sz w:val="24"/>
          <w:szCs w:val="24"/>
        </w:rPr>
        <w:t xml:space="preserve">Figure </w:t>
      </w:r>
      <w:del w:id="264" w:author="Stephen Wandro" w:date="2021-04-29T17:06:00Z">
        <w:r w:rsidRPr="007C21EA" w:rsidDel="001A1A38">
          <w:rPr>
            <w:rFonts w:ascii="Arial" w:eastAsia="Cambria" w:hAnsi="Arial" w:cs="Arial"/>
            <w:b/>
            <w:sz w:val="24"/>
            <w:szCs w:val="24"/>
          </w:rPr>
          <w:delText>2A</w:delText>
        </w:r>
      </w:del>
      <w:ins w:id="265"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A</w:t>
        </w:r>
      </w:ins>
      <w:r w:rsidRPr="007C21EA">
        <w:rPr>
          <w:rFonts w:ascii="Arial" w:eastAsia="Cambria" w:hAnsi="Arial" w:cs="Arial"/>
          <w:b/>
          <w:sz w:val="24"/>
          <w:szCs w:val="24"/>
        </w:rPr>
        <w:t>-B</w:t>
      </w:r>
      <w:r w:rsidRPr="007C21EA">
        <w:rPr>
          <w:rFonts w:ascii="Arial" w:eastAsia="Cambria" w:hAnsi="Arial" w:cs="Arial"/>
          <w:sz w:val="24"/>
          <w:szCs w:val="24"/>
        </w:rPr>
        <w:t xml:space="preserve">). For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Yi6-1, EF06, and EF11, successful two-phage cocktails were usually composed of multiple phage families (for instance, </w:t>
      </w:r>
      <w:r w:rsidRPr="007C21EA">
        <w:rPr>
          <w:rFonts w:ascii="Arial" w:eastAsia="Cambria" w:hAnsi="Arial" w:cs="Arial"/>
          <w:i/>
          <w:sz w:val="24"/>
          <w:szCs w:val="24"/>
        </w:rPr>
        <w:t>Myoviridae</w:t>
      </w:r>
      <w:r w:rsidRPr="007C21EA">
        <w:rPr>
          <w:rFonts w:ascii="Arial" w:eastAsia="Cambria" w:hAnsi="Arial" w:cs="Arial"/>
          <w:sz w:val="24"/>
          <w:szCs w:val="24"/>
        </w:rPr>
        <w:t xml:space="preserve"> and </w:t>
      </w:r>
      <w:r w:rsidRPr="007C21EA">
        <w:rPr>
          <w:rFonts w:ascii="Arial" w:eastAsia="Cambria" w:hAnsi="Arial" w:cs="Arial"/>
          <w:i/>
          <w:sz w:val="24"/>
          <w:szCs w:val="24"/>
        </w:rPr>
        <w:t>Siphoviridae</w:t>
      </w:r>
      <w:r w:rsidRPr="007C21EA">
        <w:rPr>
          <w:rFonts w:ascii="Arial" w:eastAsia="Cambria" w:hAnsi="Arial" w:cs="Arial"/>
          <w:sz w:val="24"/>
          <w:szCs w:val="24"/>
        </w:rPr>
        <w:t>), but not all cocktails composed of two different families were successful at preventing growth (</w:t>
      </w:r>
      <w:r w:rsidRPr="007C21EA">
        <w:rPr>
          <w:rFonts w:ascii="Arial" w:eastAsia="Cambria" w:hAnsi="Arial" w:cs="Arial"/>
          <w:b/>
          <w:sz w:val="24"/>
          <w:szCs w:val="24"/>
        </w:rPr>
        <w:t xml:space="preserve">Figure </w:t>
      </w:r>
      <w:del w:id="266" w:author="Stephen Wandro" w:date="2021-04-29T17:06:00Z">
        <w:r w:rsidRPr="007C21EA" w:rsidDel="001A1A38">
          <w:rPr>
            <w:rFonts w:ascii="Arial" w:eastAsia="Cambria" w:hAnsi="Arial" w:cs="Arial"/>
            <w:b/>
            <w:sz w:val="24"/>
            <w:szCs w:val="24"/>
          </w:rPr>
          <w:delText>2A</w:delText>
        </w:r>
      </w:del>
      <w:ins w:id="267"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A</w:t>
        </w:r>
      </w:ins>
      <w:r w:rsidRPr="007C21EA">
        <w:rPr>
          <w:rFonts w:ascii="Arial" w:eastAsia="Cambria" w:hAnsi="Arial" w:cs="Arial"/>
          <w:b/>
          <w:sz w:val="24"/>
          <w:szCs w:val="24"/>
        </w:rPr>
        <w:t>-D</w:t>
      </w:r>
      <w:r w:rsidRPr="007C21EA">
        <w:rPr>
          <w:rFonts w:ascii="Arial" w:eastAsia="Cambria" w:hAnsi="Arial" w:cs="Arial"/>
          <w:sz w:val="24"/>
          <w:szCs w:val="24"/>
        </w:rPr>
        <w:t xml:space="preserve">).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V587 (VRE) was only tested with </w:t>
      </w:r>
      <w:r w:rsidRPr="007C21EA">
        <w:rPr>
          <w:rFonts w:ascii="Arial" w:eastAsia="Cambria" w:hAnsi="Arial" w:cs="Arial"/>
          <w:i/>
          <w:sz w:val="24"/>
          <w:szCs w:val="24"/>
        </w:rPr>
        <w:t>Myoviridae</w:t>
      </w:r>
      <w:r w:rsidRPr="007C21EA">
        <w:rPr>
          <w:rFonts w:ascii="Arial" w:eastAsia="Cambria" w:hAnsi="Arial" w:cs="Arial"/>
          <w:sz w:val="24"/>
          <w:szCs w:val="24"/>
        </w:rPr>
        <w:t xml:space="preserve"> phages, as it was not susceptible to any of the </w:t>
      </w:r>
      <w:r w:rsidRPr="007C21EA">
        <w:rPr>
          <w:rFonts w:ascii="Arial" w:eastAsia="Cambria" w:hAnsi="Arial" w:cs="Arial"/>
          <w:i/>
          <w:sz w:val="24"/>
          <w:szCs w:val="24"/>
        </w:rPr>
        <w:t>Siphoviridae</w:t>
      </w:r>
      <w:r w:rsidRPr="007C21EA">
        <w:rPr>
          <w:rFonts w:ascii="Arial" w:eastAsia="Cambria" w:hAnsi="Arial" w:cs="Arial"/>
          <w:sz w:val="24"/>
          <w:szCs w:val="24"/>
        </w:rPr>
        <w:t xml:space="preserve"> or </w:t>
      </w:r>
      <w:r w:rsidRPr="007C21EA">
        <w:rPr>
          <w:rFonts w:ascii="Arial" w:eastAsia="Cambria" w:hAnsi="Arial" w:cs="Arial"/>
          <w:i/>
          <w:sz w:val="24"/>
          <w:szCs w:val="24"/>
        </w:rPr>
        <w:t>Podoviridae</w:t>
      </w:r>
      <w:r w:rsidRPr="007C21EA">
        <w:rPr>
          <w:rFonts w:ascii="Arial" w:eastAsia="Cambria" w:hAnsi="Arial" w:cs="Arial"/>
          <w:sz w:val="24"/>
          <w:szCs w:val="24"/>
        </w:rPr>
        <w:t xml:space="preserve"> phages in our collection. In</w:t>
      </w:r>
      <w:r w:rsidRPr="007C21EA">
        <w:rPr>
          <w:rFonts w:ascii="Arial" w:eastAsia="Cambria" w:hAnsi="Arial" w:cs="Arial"/>
          <w:i/>
          <w:sz w:val="24"/>
          <w:szCs w:val="24"/>
        </w:rPr>
        <w:t xml:space="preserve"> </w:t>
      </w:r>
      <w:r w:rsidRPr="007C21EA">
        <w:rPr>
          <w:rFonts w:ascii="Arial" w:eastAsia="Cambria" w:hAnsi="Arial" w:cs="Arial"/>
          <w:sz w:val="24"/>
          <w:szCs w:val="24"/>
        </w:rPr>
        <w:t xml:space="preserve">V587, some single-family combinations of </w:t>
      </w:r>
      <w:r w:rsidRPr="007C21EA">
        <w:rPr>
          <w:rFonts w:ascii="Arial" w:eastAsia="Cambria" w:hAnsi="Arial" w:cs="Arial"/>
          <w:i/>
          <w:sz w:val="24"/>
          <w:szCs w:val="24"/>
        </w:rPr>
        <w:t>Myoviridae</w:t>
      </w:r>
      <w:r w:rsidRPr="007C21EA">
        <w:rPr>
          <w:rFonts w:ascii="Arial" w:eastAsia="Cambria" w:hAnsi="Arial" w:cs="Arial"/>
          <w:sz w:val="24"/>
          <w:szCs w:val="24"/>
        </w:rPr>
        <w:t xml:space="preserve"> phages were effective at preventing growth (</w:t>
      </w:r>
      <w:r w:rsidRPr="007C21EA">
        <w:rPr>
          <w:rFonts w:ascii="Arial" w:eastAsia="Cambria" w:hAnsi="Arial" w:cs="Arial"/>
          <w:b/>
          <w:sz w:val="24"/>
          <w:szCs w:val="24"/>
        </w:rPr>
        <w:t xml:space="preserve">Figure </w:t>
      </w:r>
      <w:del w:id="268" w:author="Stephen Wandro" w:date="2021-04-29T17:06:00Z">
        <w:r w:rsidRPr="007C21EA" w:rsidDel="001A1A38">
          <w:rPr>
            <w:rFonts w:ascii="Arial" w:eastAsia="Cambria" w:hAnsi="Arial" w:cs="Arial"/>
            <w:b/>
            <w:sz w:val="24"/>
            <w:szCs w:val="24"/>
          </w:rPr>
          <w:delText>2E</w:delText>
        </w:r>
      </w:del>
      <w:ins w:id="269"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E</w:t>
        </w:r>
      </w:ins>
      <w:r w:rsidRPr="007C21EA">
        <w:rPr>
          <w:rFonts w:ascii="Arial" w:eastAsia="Cambria" w:hAnsi="Arial" w:cs="Arial"/>
          <w:sz w:val="24"/>
          <w:szCs w:val="24"/>
        </w:rPr>
        <w:t xml:space="preserve">). Three-phage cocktails were often successful at preventing bacterial growth for all four </w:t>
      </w:r>
      <w:r w:rsidRPr="007C21EA">
        <w:rPr>
          <w:rFonts w:ascii="Arial" w:eastAsia="Cambria" w:hAnsi="Arial" w:cs="Arial"/>
          <w:i/>
          <w:sz w:val="24"/>
          <w:szCs w:val="24"/>
        </w:rPr>
        <w:t>E. feacalis</w:t>
      </w:r>
      <w:r w:rsidRPr="007C21EA">
        <w:rPr>
          <w:rFonts w:ascii="Arial" w:eastAsia="Cambria" w:hAnsi="Arial" w:cs="Arial"/>
          <w:sz w:val="24"/>
          <w:szCs w:val="24"/>
        </w:rPr>
        <w:t xml:space="preserve"> strains (</w:t>
      </w:r>
      <w:r w:rsidRPr="007C21EA">
        <w:rPr>
          <w:rFonts w:ascii="Arial" w:eastAsia="Cambria" w:hAnsi="Arial" w:cs="Arial"/>
          <w:b/>
          <w:sz w:val="24"/>
          <w:szCs w:val="24"/>
        </w:rPr>
        <w:t xml:space="preserve">Figure </w:t>
      </w:r>
      <w:del w:id="270" w:author="Stephen Wandro" w:date="2021-04-29T17:05:00Z">
        <w:r w:rsidRPr="007C21EA" w:rsidDel="001A1A38">
          <w:rPr>
            <w:rFonts w:ascii="Arial" w:eastAsia="Cambria" w:hAnsi="Arial" w:cs="Arial"/>
            <w:b/>
            <w:sz w:val="24"/>
            <w:szCs w:val="24"/>
          </w:rPr>
          <w:delText>2</w:delText>
        </w:r>
      </w:del>
      <w:ins w:id="271" w:author="Stephen Wandro" w:date="2021-04-29T17:05:00Z">
        <w:r w:rsidR="001A1A38">
          <w:rPr>
            <w:rFonts w:ascii="Arial" w:eastAsia="Cambria" w:hAnsi="Arial" w:cs="Arial"/>
            <w:b/>
            <w:sz w:val="24"/>
            <w:szCs w:val="24"/>
          </w:rPr>
          <w:t>3</w:t>
        </w:r>
      </w:ins>
      <w:r w:rsidRPr="007C21EA">
        <w:rPr>
          <w:rFonts w:ascii="Arial" w:eastAsia="Cambria" w:hAnsi="Arial" w:cs="Arial"/>
          <w:sz w:val="24"/>
          <w:szCs w:val="24"/>
        </w:rPr>
        <w:t>).  However, adding a third phage to the cocktail did not generally improve a cocktail’s ability to prevent the</w:t>
      </w:r>
      <w:r w:rsidR="003649D9">
        <w:rPr>
          <w:rFonts w:ascii="Arial" w:eastAsia="Cambria" w:hAnsi="Arial" w:cs="Arial"/>
          <w:sz w:val="24"/>
          <w:szCs w:val="24"/>
        </w:rPr>
        <w:t xml:space="preserve"> emergence of phage resistance</w:t>
      </w:r>
      <w:r w:rsidRPr="007C21EA">
        <w:rPr>
          <w:rFonts w:ascii="Arial" w:eastAsia="Cambria" w:hAnsi="Arial" w:cs="Arial"/>
          <w:sz w:val="24"/>
          <w:szCs w:val="24"/>
        </w:rPr>
        <w:t xml:space="preserve">, as </w:t>
      </w:r>
      <w:r w:rsidRPr="007C21EA">
        <w:rPr>
          <w:rFonts w:ascii="Arial" w:eastAsia="Cambria" w:hAnsi="Arial" w:cs="Arial"/>
          <w:sz w:val="24"/>
          <w:szCs w:val="24"/>
        </w:rPr>
        <w:lastRenderedPageBreak/>
        <w:t>most successful three-phage cocktails contained a phage combination that worked together as two-phage cocktails.</w:t>
      </w:r>
    </w:p>
    <w:p w14:paraId="00000025" w14:textId="77777777" w:rsidR="000207FA" w:rsidRPr="007C21EA" w:rsidRDefault="000207FA">
      <w:pPr>
        <w:spacing w:line="479" w:lineRule="auto"/>
        <w:rPr>
          <w:rFonts w:ascii="Arial" w:eastAsia="Cambria" w:hAnsi="Arial" w:cs="Arial"/>
          <w:sz w:val="24"/>
          <w:szCs w:val="24"/>
        </w:rPr>
      </w:pPr>
    </w:p>
    <w:p w14:paraId="00000026" w14:textId="699A62A7" w:rsidR="000207FA" w:rsidRPr="007E6EB5" w:rsidRDefault="007E6EB5">
      <w:pPr>
        <w:spacing w:line="479" w:lineRule="auto"/>
        <w:rPr>
          <w:rFonts w:ascii="Arial" w:eastAsia="Cambria" w:hAnsi="Arial" w:cs="Arial"/>
          <w:sz w:val="24"/>
          <w:szCs w:val="24"/>
          <w:u w:val="single"/>
        </w:rPr>
      </w:pPr>
      <w:ins w:id="272" w:author="Stephen Wandro" w:date="2021-03-25T16:55:00Z">
        <w:r w:rsidRPr="007E6EB5">
          <w:rPr>
            <w:rFonts w:ascii="Arial" w:eastAsia="Cambria" w:hAnsi="Arial" w:cs="Arial"/>
            <w:sz w:val="24"/>
            <w:szCs w:val="24"/>
            <w:u w:val="single"/>
            <w:rPrChange w:id="273" w:author="Stephen Wandro" w:date="2021-03-25T16:55:00Z">
              <w:rPr>
                <w:rFonts w:ascii="Arial" w:eastAsia="Cambria" w:hAnsi="Arial" w:cs="Arial"/>
                <w:sz w:val="24"/>
                <w:szCs w:val="24"/>
              </w:rPr>
            </w:rPrChange>
          </w:rPr>
          <w:t>Phage growth dynamics by qPCR</w:t>
        </w:r>
      </w:ins>
      <w:r w:rsidR="00563D7E" w:rsidRPr="007E6EB5">
        <w:rPr>
          <w:rFonts w:ascii="Arial" w:eastAsia="Cambria" w:hAnsi="Arial" w:cs="Arial"/>
          <w:sz w:val="24"/>
          <w:szCs w:val="24"/>
          <w:u w:val="single"/>
          <w:rPrChange w:id="274" w:author="Stephen Wandro" w:date="2021-03-25T16:55:00Z">
            <w:rPr>
              <w:rFonts w:ascii="Arial" w:eastAsia="Cambria" w:hAnsi="Arial" w:cs="Arial"/>
              <w:sz w:val="24"/>
              <w:szCs w:val="24"/>
            </w:rPr>
          </w:rPrChange>
        </w:rPr>
        <w:t xml:space="preserve"> </w:t>
      </w:r>
      <w:del w:id="275" w:author="Stephen Wandro" w:date="2021-03-25T16:55:00Z">
        <w:r w:rsidR="00563D7E" w:rsidRPr="007E6EB5" w:rsidDel="007E6EB5">
          <w:rPr>
            <w:rFonts w:ascii="Arial" w:eastAsia="Cambria" w:hAnsi="Arial" w:cs="Arial"/>
            <w:i/>
            <w:sz w:val="24"/>
            <w:szCs w:val="24"/>
            <w:u w:val="single"/>
          </w:rPr>
          <w:delText>Siphoviridae and Podoviridae</w:delText>
        </w:r>
        <w:r w:rsidR="00563D7E" w:rsidRPr="007E6EB5" w:rsidDel="007E6EB5">
          <w:rPr>
            <w:rFonts w:ascii="Arial" w:eastAsia="Cambria" w:hAnsi="Arial" w:cs="Arial"/>
            <w:sz w:val="24"/>
            <w:szCs w:val="24"/>
            <w:u w:val="single"/>
          </w:rPr>
          <w:delText xml:space="preserve"> phages dominate in most cocktails</w:delText>
        </w:r>
      </w:del>
    </w:p>
    <w:p w14:paraId="00000028" w14:textId="343359F2"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To understand the dynamics of our cocktails, we used quantitative PCR (qPCR) to</w:t>
      </w:r>
      <w:r w:rsidR="006C3DE6">
        <w:rPr>
          <w:rFonts w:ascii="Arial" w:eastAsia="Cambria" w:hAnsi="Arial" w:cs="Arial"/>
          <w:sz w:val="24"/>
          <w:szCs w:val="24"/>
        </w:rPr>
        <w:t xml:space="preserve"> </w:t>
      </w:r>
      <w:r w:rsidRPr="007C21EA">
        <w:rPr>
          <w:rFonts w:ascii="Arial" w:eastAsia="Cambria" w:hAnsi="Arial" w:cs="Arial"/>
          <w:sz w:val="24"/>
          <w:szCs w:val="24"/>
        </w:rPr>
        <w:t xml:space="preserve">estimate the relative abundance of each phage in the cocktail </w:t>
      </w:r>
      <w:proofErr w:type="gramStart"/>
      <w:r w:rsidRPr="007C21EA">
        <w:rPr>
          <w:rFonts w:ascii="Arial" w:eastAsia="Cambria" w:hAnsi="Arial" w:cs="Arial"/>
          <w:sz w:val="24"/>
          <w:szCs w:val="24"/>
        </w:rPr>
        <w:t>during the course of</w:t>
      </w:r>
      <w:proofErr w:type="gramEnd"/>
      <w:r w:rsidRPr="007C21EA">
        <w:rPr>
          <w:rFonts w:ascii="Arial" w:eastAsia="Cambria" w:hAnsi="Arial" w:cs="Arial"/>
          <w:sz w:val="24"/>
          <w:szCs w:val="24"/>
        </w:rPr>
        <w:t xml:space="preserve"> infecting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Yi6-1. We selected cocktails containing two or three phages that were </w:t>
      </w:r>
      <w:r w:rsidR="00F27ADC">
        <w:rPr>
          <w:rFonts w:ascii="Arial" w:eastAsia="Cambria" w:hAnsi="Arial" w:cs="Arial"/>
          <w:sz w:val="24"/>
          <w:szCs w:val="24"/>
        </w:rPr>
        <w:t xml:space="preserve">ineffective as individual </w:t>
      </w:r>
      <w:proofErr w:type="gramStart"/>
      <w:r w:rsidR="00F27ADC">
        <w:rPr>
          <w:rFonts w:ascii="Arial" w:eastAsia="Cambria" w:hAnsi="Arial" w:cs="Arial"/>
          <w:sz w:val="24"/>
          <w:szCs w:val="24"/>
        </w:rPr>
        <w:t>phages, but</w:t>
      </w:r>
      <w:proofErr w:type="gramEnd"/>
      <w:r w:rsidR="00F27ADC">
        <w:rPr>
          <w:rFonts w:ascii="Arial" w:eastAsia="Cambria" w:hAnsi="Arial" w:cs="Arial"/>
          <w:sz w:val="24"/>
          <w:szCs w:val="24"/>
        </w:rPr>
        <w:t xml:space="preserve"> were </w:t>
      </w:r>
      <w:r w:rsidRPr="007C21EA">
        <w:rPr>
          <w:rFonts w:ascii="Arial" w:eastAsia="Cambria" w:hAnsi="Arial" w:cs="Arial"/>
          <w:sz w:val="24"/>
          <w:szCs w:val="24"/>
        </w:rPr>
        <w:t xml:space="preserve">successful </w:t>
      </w:r>
      <w:r w:rsidR="00F27ADC">
        <w:rPr>
          <w:rFonts w:ascii="Arial" w:eastAsia="Cambria" w:hAnsi="Arial" w:cs="Arial"/>
          <w:sz w:val="24"/>
          <w:szCs w:val="24"/>
        </w:rPr>
        <w:t xml:space="preserve">as cocktails </w:t>
      </w:r>
      <w:r w:rsidRPr="007C21EA">
        <w:rPr>
          <w:rFonts w:ascii="Arial" w:eastAsia="Cambria" w:hAnsi="Arial" w:cs="Arial"/>
          <w:sz w:val="24"/>
          <w:szCs w:val="24"/>
        </w:rPr>
        <w:t>in preventing bacterial growth over 72 h</w:t>
      </w:r>
      <w:r w:rsidR="00226345">
        <w:rPr>
          <w:rFonts w:ascii="Arial" w:eastAsia="Cambria" w:hAnsi="Arial" w:cs="Arial"/>
          <w:sz w:val="24"/>
          <w:szCs w:val="24"/>
        </w:rPr>
        <w:t>ours</w:t>
      </w:r>
      <w:r w:rsidRPr="007C21EA">
        <w:rPr>
          <w:rFonts w:ascii="Arial" w:eastAsia="Cambria" w:hAnsi="Arial" w:cs="Arial"/>
          <w:sz w:val="24"/>
          <w:szCs w:val="24"/>
        </w:rPr>
        <w:t>. Phage DNA was extracted immediately after phage and host inoculation (0 h</w:t>
      </w:r>
      <w:r w:rsidR="00226345">
        <w:rPr>
          <w:rFonts w:ascii="Arial" w:eastAsia="Cambria" w:hAnsi="Arial" w:cs="Arial"/>
          <w:sz w:val="24"/>
          <w:szCs w:val="24"/>
        </w:rPr>
        <w:t>ours</w:t>
      </w:r>
      <w:r w:rsidRPr="007C21EA">
        <w:rPr>
          <w:rFonts w:ascii="Arial" w:eastAsia="Cambria" w:hAnsi="Arial" w:cs="Arial"/>
          <w:sz w:val="24"/>
          <w:szCs w:val="24"/>
        </w:rPr>
        <w:t xml:space="preserve">), as well as </w:t>
      </w:r>
      <w:r w:rsidR="0029642B" w:rsidRPr="007C21EA">
        <w:rPr>
          <w:rFonts w:ascii="Arial" w:eastAsia="Cambria" w:hAnsi="Arial" w:cs="Arial"/>
          <w:sz w:val="24"/>
          <w:szCs w:val="24"/>
        </w:rPr>
        <w:t xml:space="preserve">at </w:t>
      </w:r>
      <w:proofErr w:type="gramStart"/>
      <w:r w:rsidRPr="007C21EA">
        <w:rPr>
          <w:rFonts w:ascii="Arial" w:eastAsia="Cambria" w:hAnsi="Arial" w:cs="Arial"/>
          <w:sz w:val="24"/>
          <w:szCs w:val="24"/>
        </w:rPr>
        <w:t>24, 48, and 72 h</w:t>
      </w:r>
      <w:r w:rsidR="00226345">
        <w:rPr>
          <w:rFonts w:ascii="Arial" w:eastAsia="Cambria" w:hAnsi="Arial" w:cs="Arial"/>
          <w:sz w:val="24"/>
          <w:szCs w:val="24"/>
        </w:rPr>
        <w:t>ours</w:t>
      </w:r>
      <w:proofErr w:type="gramEnd"/>
      <w:r w:rsidRPr="007C21EA">
        <w:rPr>
          <w:rFonts w:ascii="Arial" w:eastAsia="Cambria" w:hAnsi="Arial" w:cs="Arial"/>
          <w:sz w:val="24"/>
          <w:szCs w:val="24"/>
        </w:rPr>
        <w:t xml:space="preserve"> post-inoculation. Changes in phage abundances over time in each of eight cocktails were plotted over 72 h</w:t>
      </w:r>
      <w:r w:rsidR="00226345">
        <w:rPr>
          <w:rFonts w:ascii="Arial" w:eastAsia="Cambria" w:hAnsi="Arial" w:cs="Arial"/>
          <w:sz w:val="24"/>
          <w:szCs w:val="24"/>
        </w:rPr>
        <w:t>ours</w:t>
      </w:r>
      <w:r w:rsidRPr="007C21EA">
        <w:rPr>
          <w:rFonts w:ascii="Arial" w:eastAsia="Cambria" w:hAnsi="Arial" w:cs="Arial"/>
          <w:sz w:val="24"/>
          <w:szCs w:val="24"/>
        </w:rPr>
        <w:t xml:space="preserve">, as compared with </w:t>
      </w:r>
      <w:del w:id="276" w:author="Stephen Wandro" w:date="2021-04-29T16:41:00Z">
        <w:r w:rsidRPr="007C21EA" w:rsidDel="00D96527">
          <w:rPr>
            <w:rFonts w:ascii="Arial" w:eastAsia="Cambria" w:hAnsi="Arial" w:cs="Arial"/>
            <w:sz w:val="24"/>
            <w:szCs w:val="24"/>
          </w:rPr>
          <w:delText xml:space="preserve">the </w:delText>
        </w:r>
      </w:del>
      <w:ins w:id="277" w:author="Stephen Wandro" w:date="2021-04-29T16:41:00Z">
        <w:r w:rsidR="00D96527">
          <w:rPr>
            <w:rFonts w:ascii="Arial" w:eastAsia="Cambria" w:hAnsi="Arial" w:cs="Arial"/>
            <w:sz w:val="24"/>
            <w:szCs w:val="24"/>
          </w:rPr>
          <w:t>a</w:t>
        </w:r>
        <w:r w:rsidR="00D96527" w:rsidRPr="007C21EA">
          <w:rPr>
            <w:rFonts w:ascii="Arial" w:eastAsia="Cambria" w:hAnsi="Arial" w:cs="Arial"/>
            <w:sz w:val="24"/>
            <w:szCs w:val="24"/>
          </w:rPr>
          <w:t xml:space="preserve"> </w:t>
        </w:r>
      </w:ins>
      <w:r w:rsidRPr="007C21EA">
        <w:rPr>
          <w:rFonts w:ascii="Arial" w:eastAsia="Cambria" w:hAnsi="Arial" w:cs="Arial"/>
          <w:sz w:val="24"/>
          <w:szCs w:val="24"/>
        </w:rPr>
        <w:t xml:space="preserve">phage-only control </w:t>
      </w:r>
      <w:ins w:id="278" w:author="Stephen Wandro" w:date="2021-04-29T16:41:00Z">
        <w:r w:rsidR="00D96527">
          <w:rPr>
            <w:rFonts w:ascii="Arial" w:eastAsia="Cambria" w:hAnsi="Arial" w:cs="Arial"/>
            <w:sz w:val="24"/>
            <w:szCs w:val="24"/>
          </w:rPr>
          <w:t xml:space="preserve">with no bacteria </w:t>
        </w:r>
      </w:ins>
      <w:r w:rsidRPr="007C21EA">
        <w:rPr>
          <w:rFonts w:ascii="Arial" w:eastAsia="Cambria" w:hAnsi="Arial" w:cs="Arial"/>
          <w:sz w:val="24"/>
          <w:szCs w:val="24"/>
        </w:rPr>
        <w:t>(</w:t>
      </w:r>
      <w:r w:rsidRPr="007C21EA">
        <w:rPr>
          <w:rFonts w:ascii="Arial" w:eastAsia="Cambria" w:hAnsi="Arial" w:cs="Arial"/>
          <w:b/>
          <w:sz w:val="24"/>
          <w:szCs w:val="24"/>
        </w:rPr>
        <w:t xml:space="preserve">Figure </w:t>
      </w:r>
      <w:del w:id="279" w:author="Stephen Wandro" w:date="2021-04-29T17:05:00Z">
        <w:r w:rsidRPr="007C21EA" w:rsidDel="001A1A38">
          <w:rPr>
            <w:rFonts w:ascii="Arial" w:eastAsia="Cambria" w:hAnsi="Arial" w:cs="Arial"/>
            <w:b/>
            <w:sz w:val="24"/>
            <w:szCs w:val="24"/>
          </w:rPr>
          <w:delText>3</w:delText>
        </w:r>
      </w:del>
      <w:ins w:id="280" w:author="Stephen Wandro" w:date="2021-04-29T17:05:00Z">
        <w:r w:rsidR="001A1A38">
          <w:rPr>
            <w:rFonts w:ascii="Arial" w:eastAsia="Cambria" w:hAnsi="Arial" w:cs="Arial"/>
            <w:b/>
            <w:sz w:val="24"/>
            <w:szCs w:val="24"/>
          </w:rPr>
          <w:t>4</w:t>
        </w:r>
      </w:ins>
      <w:ins w:id="281" w:author="Stephen Wandro" w:date="2021-04-29T16:41:00Z">
        <w:r w:rsidR="00D96527">
          <w:rPr>
            <w:rFonts w:ascii="Arial" w:eastAsia="Cambria" w:hAnsi="Arial" w:cs="Arial"/>
            <w:b/>
            <w:sz w:val="24"/>
            <w:szCs w:val="24"/>
          </w:rPr>
          <w:t>A-H</w:t>
        </w:r>
      </w:ins>
      <w:r w:rsidRPr="007C21EA">
        <w:rPr>
          <w:rFonts w:ascii="Arial" w:eastAsia="Cambria" w:hAnsi="Arial" w:cs="Arial"/>
          <w:sz w:val="24"/>
          <w:szCs w:val="24"/>
        </w:rPr>
        <w:t xml:space="preserve">). </w:t>
      </w:r>
      <w:ins w:id="282" w:author="Stephen Wandro" w:date="2021-04-29T16:42:00Z">
        <w:r w:rsidR="00D96527">
          <w:rPr>
            <w:rFonts w:ascii="Arial" w:eastAsia="Cambria" w:hAnsi="Arial" w:cs="Arial"/>
            <w:sz w:val="24"/>
            <w:szCs w:val="24"/>
          </w:rPr>
          <w:t>Each i</w:t>
        </w:r>
      </w:ins>
      <w:ins w:id="283" w:author="Stephen Wandro" w:date="2021-04-29T16:41:00Z">
        <w:r w:rsidR="00D96527">
          <w:rPr>
            <w:rFonts w:ascii="Arial" w:eastAsia="Cambria" w:hAnsi="Arial" w:cs="Arial"/>
            <w:sz w:val="24"/>
            <w:szCs w:val="24"/>
          </w:rPr>
          <w:t>ndividua</w:t>
        </w:r>
      </w:ins>
      <w:ins w:id="284" w:author="Stephen Wandro" w:date="2021-04-29T16:42:00Z">
        <w:r w:rsidR="00D96527">
          <w:rPr>
            <w:rFonts w:ascii="Arial" w:eastAsia="Cambria" w:hAnsi="Arial" w:cs="Arial"/>
            <w:sz w:val="24"/>
            <w:szCs w:val="24"/>
          </w:rPr>
          <w:t xml:space="preserve">l phage infecting </w:t>
        </w:r>
        <w:r w:rsidR="00D96527" w:rsidRPr="007C21EA">
          <w:rPr>
            <w:rFonts w:ascii="Arial" w:eastAsia="Cambria" w:hAnsi="Arial" w:cs="Arial"/>
            <w:i/>
            <w:sz w:val="24"/>
            <w:szCs w:val="24"/>
          </w:rPr>
          <w:t xml:space="preserve">E. faecalis </w:t>
        </w:r>
        <w:r w:rsidR="00D96527" w:rsidRPr="007C21EA">
          <w:rPr>
            <w:rFonts w:ascii="Arial" w:eastAsia="Cambria" w:hAnsi="Arial" w:cs="Arial"/>
            <w:sz w:val="24"/>
            <w:szCs w:val="24"/>
          </w:rPr>
          <w:t>strain Yi6-1</w:t>
        </w:r>
        <w:r w:rsidR="00D96527">
          <w:rPr>
            <w:rFonts w:ascii="Arial" w:eastAsia="Cambria" w:hAnsi="Arial" w:cs="Arial"/>
            <w:sz w:val="24"/>
            <w:szCs w:val="24"/>
          </w:rPr>
          <w:t xml:space="preserve"> is shown for comparison (</w:t>
        </w:r>
        <w:r w:rsidR="00D96527">
          <w:rPr>
            <w:rFonts w:ascii="Arial" w:eastAsia="Cambria" w:hAnsi="Arial" w:cs="Arial"/>
            <w:b/>
            <w:bCs/>
            <w:sz w:val="24"/>
            <w:szCs w:val="24"/>
          </w:rPr>
          <w:t xml:space="preserve">Figure </w:t>
        </w:r>
      </w:ins>
      <w:ins w:id="285" w:author="Stephen Wandro" w:date="2021-04-29T17:05:00Z">
        <w:r w:rsidR="001A1A38">
          <w:rPr>
            <w:rFonts w:ascii="Arial" w:eastAsia="Cambria" w:hAnsi="Arial" w:cs="Arial"/>
            <w:b/>
            <w:bCs/>
            <w:sz w:val="24"/>
            <w:szCs w:val="24"/>
          </w:rPr>
          <w:t>4</w:t>
        </w:r>
      </w:ins>
      <w:ins w:id="286" w:author="Stephen Wandro" w:date="2021-04-29T16:42:00Z">
        <w:r w:rsidR="00D96527">
          <w:rPr>
            <w:rFonts w:ascii="Arial" w:eastAsia="Cambria" w:hAnsi="Arial" w:cs="Arial"/>
            <w:b/>
            <w:bCs/>
            <w:sz w:val="24"/>
            <w:szCs w:val="24"/>
          </w:rPr>
          <w:t>I</w:t>
        </w:r>
        <w:r w:rsidR="00D96527">
          <w:rPr>
            <w:rFonts w:ascii="Arial" w:eastAsia="Cambria" w:hAnsi="Arial" w:cs="Arial"/>
            <w:sz w:val="24"/>
            <w:szCs w:val="24"/>
          </w:rPr>
          <w:t xml:space="preserve">). </w:t>
        </w:r>
      </w:ins>
      <w:r w:rsidRPr="007C21EA">
        <w:rPr>
          <w:rFonts w:ascii="Arial" w:eastAsia="Cambria" w:hAnsi="Arial" w:cs="Arial"/>
          <w:sz w:val="24"/>
          <w:szCs w:val="24"/>
        </w:rPr>
        <w:t xml:space="preserve">Optical density (OD) measurements for each culture </w:t>
      </w:r>
      <w:r w:rsidR="00B6500C" w:rsidRPr="007C21EA">
        <w:rPr>
          <w:rFonts w:ascii="Arial" w:eastAsia="Cambria" w:hAnsi="Arial" w:cs="Arial"/>
          <w:sz w:val="24"/>
          <w:szCs w:val="24"/>
        </w:rPr>
        <w:t>we</w:t>
      </w:r>
      <w:r w:rsidRPr="007C21EA">
        <w:rPr>
          <w:rFonts w:ascii="Arial" w:eastAsia="Cambria" w:hAnsi="Arial" w:cs="Arial"/>
          <w:sz w:val="24"/>
          <w:szCs w:val="24"/>
        </w:rPr>
        <w:t xml:space="preserve">re also plotted to demonstrate that each phage cocktail largely prevented the growth of Yi6-1 for the duration of </w:t>
      </w:r>
      <w:proofErr w:type="gramStart"/>
      <w:r w:rsidRPr="007C21EA">
        <w:rPr>
          <w:rFonts w:ascii="Arial" w:eastAsia="Cambria" w:hAnsi="Arial" w:cs="Arial"/>
          <w:sz w:val="24"/>
          <w:szCs w:val="24"/>
        </w:rPr>
        <w:t>72 h</w:t>
      </w:r>
      <w:r w:rsidR="00226345">
        <w:rPr>
          <w:rFonts w:ascii="Arial" w:eastAsia="Cambria" w:hAnsi="Arial" w:cs="Arial"/>
          <w:sz w:val="24"/>
          <w:szCs w:val="24"/>
        </w:rPr>
        <w:t>our</w:t>
      </w:r>
      <w:proofErr w:type="gramEnd"/>
      <w:r w:rsidRPr="007C21EA">
        <w:rPr>
          <w:rFonts w:ascii="Arial" w:eastAsia="Cambria" w:hAnsi="Arial" w:cs="Arial"/>
          <w:sz w:val="24"/>
          <w:szCs w:val="24"/>
        </w:rPr>
        <w:t xml:space="preserve"> period.</w:t>
      </w:r>
    </w:p>
    <w:p w14:paraId="00000029" w14:textId="3B6D0E12"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ab/>
        <w:t>Cocktail 1 contained phages Carl (</w:t>
      </w:r>
      <w:r w:rsidRPr="007C21EA">
        <w:rPr>
          <w:rFonts w:ascii="Arial" w:eastAsia="Cambria" w:hAnsi="Arial" w:cs="Arial"/>
          <w:i/>
          <w:sz w:val="24"/>
          <w:szCs w:val="24"/>
        </w:rPr>
        <w:t>Myoviridae</w:t>
      </w:r>
      <w:r w:rsidRPr="007C21EA">
        <w:rPr>
          <w:rFonts w:ascii="Arial" w:eastAsia="Cambria" w:hAnsi="Arial" w:cs="Arial"/>
          <w:sz w:val="24"/>
          <w:szCs w:val="24"/>
        </w:rPr>
        <w:t>), CCS2 (</w:t>
      </w:r>
      <w:r w:rsidRPr="007C21EA">
        <w:rPr>
          <w:rFonts w:ascii="Arial" w:eastAsia="Cambria" w:hAnsi="Arial" w:cs="Arial"/>
          <w:i/>
          <w:sz w:val="24"/>
          <w:szCs w:val="24"/>
        </w:rPr>
        <w:t>Siphoviridae</w:t>
      </w:r>
      <w:r w:rsidRPr="007C21EA">
        <w:rPr>
          <w:rFonts w:ascii="Arial" w:eastAsia="Cambria" w:hAnsi="Arial" w:cs="Arial"/>
          <w:sz w:val="24"/>
          <w:szCs w:val="24"/>
        </w:rPr>
        <w:t>), and Ben (</w:t>
      </w:r>
      <w:r w:rsidRPr="007C21EA">
        <w:rPr>
          <w:rFonts w:ascii="Arial" w:eastAsia="Cambria" w:hAnsi="Arial" w:cs="Arial"/>
          <w:i/>
          <w:sz w:val="24"/>
          <w:szCs w:val="24"/>
        </w:rPr>
        <w:t>Myoviridae</w:t>
      </w:r>
      <w:r w:rsidRPr="007C21EA">
        <w:rPr>
          <w:rFonts w:ascii="Arial" w:eastAsia="Cambria" w:hAnsi="Arial" w:cs="Arial"/>
          <w:sz w:val="24"/>
          <w:szCs w:val="24"/>
        </w:rPr>
        <w:t>). While the concentrations of Carl and CCS2 increased by ~1.5 log PFU/ml, the concentration of Ben increased by ~3 log PFU/ml (</w:t>
      </w:r>
      <w:r w:rsidRPr="007C21EA">
        <w:rPr>
          <w:rFonts w:ascii="Arial" w:eastAsia="Cambria" w:hAnsi="Arial" w:cs="Arial"/>
          <w:b/>
          <w:sz w:val="24"/>
          <w:szCs w:val="24"/>
        </w:rPr>
        <w:t xml:space="preserve">Figure </w:t>
      </w:r>
      <w:ins w:id="287" w:author="Stephen Wandro" w:date="2021-04-29T17:05:00Z">
        <w:r w:rsidR="001A1A38">
          <w:rPr>
            <w:rFonts w:ascii="Arial" w:eastAsia="Cambria" w:hAnsi="Arial" w:cs="Arial"/>
            <w:b/>
            <w:sz w:val="24"/>
            <w:szCs w:val="24"/>
          </w:rPr>
          <w:t>4</w:t>
        </w:r>
      </w:ins>
      <w:del w:id="288" w:author="Stephen Wandro" w:date="2021-04-29T17:05:00Z">
        <w:r w:rsidRPr="007C21EA" w:rsidDel="001A1A38">
          <w:rPr>
            <w:rFonts w:ascii="Arial" w:eastAsia="Cambria" w:hAnsi="Arial" w:cs="Arial"/>
            <w:b/>
            <w:sz w:val="24"/>
            <w:szCs w:val="24"/>
          </w:rPr>
          <w:delText>3</w:delText>
        </w:r>
      </w:del>
      <w:r w:rsidRPr="007C21EA">
        <w:rPr>
          <w:rFonts w:ascii="Arial" w:eastAsia="Cambria" w:hAnsi="Arial" w:cs="Arial"/>
          <w:b/>
          <w:sz w:val="24"/>
          <w:szCs w:val="24"/>
        </w:rPr>
        <w:t>A</w:t>
      </w:r>
      <w:r w:rsidRPr="007C21EA">
        <w:rPr>
          <w:rFonts w:ascii="Arial" w:eastAsia="Cambria" w:hAnsi="Arial" w:cs="Arial"/>
          <w:sz w:val="24"/>
          <w:szCs w:val="24"/>
        </w:rPr>
        <w:t>), suggesting that it was the most active phage in this cocktail. In cocktail 2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Myoviridae</w:t>
      </w:r>
      <w:r w:rsidR="008E721E" w:rsidRPr="007C21EA">
        <w:rPr>
          <w:rFonts w:ascii="Arial" w:eastAsia="Cambria" w:hAnsi="Arial" w:cs="Arial"/>
          <w:sz w:val="24"/>
          <w:szCs w:val="24"/>
        </w:rPr>
        <w:t>)</w:t>
      </w:r>
      <w:r w:rsidRPr="007C21EA">
        <w:rPr>
          <w:rFonts w:ascii="Arial" w:eastAsia="Cambria" w:hAnsi="Arial" w:cs="Arial"/>
          <w:sz w:val="24"/>
          <w:szCs w:val="24"/>
        </w:rPr>
        <w:t>, CCS2</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Siphoviridae</w:t>
      </w:r>
      <w:r w:rsidR="008E721E" w:rsidRPr="007C21EA">
        <w:rPr>
          <w:rFonts w:ascii="Arial" w:eastAsia="Cambria" w:hAnsi="Arial" w:cs="Arial"/>
          <w:sz w:val="24"/>
          <w:szCs w:val="24"/>
        </w:rPr>
        <w:t>)</w:t>
      </w:r>
      <w:r w:rsidRPr="007C21EA">
        <w:rPr>
          <w:rFonts w:ascii="Arial" w:eastAsia="Cambria" w:hAnsi="Arial" w:cs="Arial"/>
          <w:sz w:val="24"/>
          <w:szCs w:val="24"/>
        </w:rPr>
        <w:t>, and SDS1 (</w:t>
      </w:r>
      <w:r w:rsidRPr="007C21EA">
        <w:rPr>
          <w:rFonts w:ascii="Arial" w:eastAsia="Cambria" w:hAnsi="Arial" w:cs="Arial"/>
          <w:i/>
          <w:sz w:val="24"/>
          <w:szCs w:val="24"/>
        </w:rPr>
        <w:t>Siphoviridae</w:t>
      </w:r>
      <w:r w:rsidRPr="007C21EA">
        <w:rPr>
          <w:rFonts w:ascii="Arial" w:eastAsia="Cambria" w:hAnsi="Arial" w:cs="Arial"/>
          <w:sz w:val="24"/>
          <w:szCs w:val="24"/>
        </w:rPr>
        <w:t>), change in phage concentrations remained at or below 0 PFU/ml for the first 24 h, despite preventing any detectable bacterial growth. However, at 48 and 72 h, phages CCS2 and SDS1, but not Carl, had increase</w:t>
      </w:r>
      <w:r w:rsidR="005D4C06" w:rsidRPr="007C21EA">
        <w:rPr>
          <w:rFonts w:ascii="Arial" w:eastAsia="Cambria" w:hAnsi="Arial" w:cs="Arial"/>
          <w:sz w:val="24"/>
          <w:szCs w:val="24"/>
        </w:rPr>
        <w:t>d</w:t>
      </w:r>
      <w:r w:rsidRPr="007C21EA">
        <w:rPr>
          <w:rFonts w:ascii="Arial" w:eastAsia="Cambria" w:hAnsi="Arial" w:cs="Arial"/>
          <w:sz w:val="24"/>
          <w:szCs w:val="24"/>
        </w:rPr>
        <w:t xml:space="preserve"> abundances (</w:t>
      </w:r>
      <w:r w:rsidRPr="007C21EA">
        <w:rPr>
          <w:rFonts w:ascii="Arial" w:eastAsia="Cambria" w:hAnsi="Arial" w:cs="Arial"/>
          <w:b/>
          <w:sz w:val="24"/>
          <w:szCs w:val="24"/>
        </w:rPr>
        <w:t xml:space="preserve">Figure </w:t>
      </w:r>
      <w:ins w:id="289" w:author="Stephen Wandro" w:date="2021-04-29T17:05:00Z">
        <w:r w:rsidR="001A1A38">
          <w:rPr>
            <w:rFonts w:ascii="Arial" w:eastAsia="Cambria" w:hAnsi="Arial" w:cs="Arial"/>
            <w:b/>
            <w:sz w:val="24"/>
            <w:szCs w:val="24"/>
          </w:rPr>
          <w:t>4</w:t>
        </w:r>
      </w:ins>
      <w:del w:id="290" w:author="Stephen Wandro" w:date="2021-04-29T17:05:00Z">
        <w:r w:rsidRPr="007C21EA" w:rsidDel="001A1A38">
          <w:rPr>
            <w:rFonts w:ascii="Arial" w:eastAsia="Cambria" w:hAnsi="Arial" w:cs="Arial"/>
            <w:b/>
            <w:sz w:val="24"/>
            <w:szCs w:val="24"/>
          </w:rPr>
          <w:delText>3</w:delText>
        </w:r>
      </w:del>
      <w:r w:rsidRPr="007C21EA">
        <w:rPr>
          <w:rFonts w:ascii="Arial" w:eastAsia="Cambria" w:hAnsi="Arial" w:cs="Arial"/>
          <w:b/>
          <w:sz w:val="24"/>
          <w:szCs w:val="24"/>
        </w:rPr>
        <w:t>B</w:t>
      </w:r>
      <w:r w:rsidRPr="007C21EA">
        <w:rPr>
          <w:rFonts w:ascii="Arial" w:eastAsia="Cambria" w:hAnsi="Arial" w:cs="Arial"/>
          <w:sz w:val="24"/>
          <w:szCs w:val="24"/>
        </w:rPr>
        <w:t>). In the third phage cocktail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lastRenderedPageBreak/>
        <w:t>(</w:t>
      </w:r>
      <w:r w:rsidR="008E721E" w:rsidRPr="007C21EA">
        <w:rPr>
          <w:rFonts w:ascii="Arial" w:eastAsia="Cambria" w:hAnsi="Arial" w:cs="Arial"/>
          <w:i/>
          <w:sz w:val="24"/>
          <w:szCs w:val="24"/>
        </w:rPr>
        <w:t>Myoviridae</w:t>
      </w:r>
      <w:r w:rsidR="008E721E" w:rsidRPr="007C21EA">
        <w:rPr>
          <w:rFonts w:ascii="Arial" w:eastAsia="Cambria" w:hAnsi="Arial" w:cs="Arial"/>
          <w:sz w:val="24"/>
          <w:szCs w:val="24"/>
        </w:rPr>
        <w:t>)</w:t>
      </w:r>
      <w:r w:rsidRPr="007C21EA">
        <w:rPr>
          <w:rFonts w:ascii="Arial" w:eastAsia="Cambria" w:hAnsi="Arial" w:cs="Arial"/>
          <w:sz w:val="24"/>
          <w:szCs w:val="24"/>
        </w:rPr>
        <w:t>, Ump (</w:t>
      </w:r>
      <w:r w:rsidRPr="007C21EA">
        <w:rPr>
          <w:rFonts w:ascii="Arial" w:eastAsia="Cambria" w:hAnsi="Arial" w:cs="Arial"/>
          <w:i/>
          <w:sz w:val="24"/>
          <w:szCs w:val="24"/>
        </w:rPr>
        <w:t>Podoviridae</w:t>
      </w:r>
      <w:r w:rsidRPr="007C21EA">
        <w:rPr>
          <w:rFonts w:ascii="Arial" w:eastAsia="Cambria" w:hAnsi="Arial" w:cs="Arial"/>
          <w:sz w:val="24"/>
          <w:szCs w:val="24"/>
        </w:rPr>
        <w:t>), and SDS1</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Siphoviridae</w:t>
      </w:r>
      <w:r w:rsidR="008E721E" w:rsidRPr="007C21EA">
        <w:rPr>
          <w:rFonts w:ascii="Arial" w:eastAsia="Cambria" w:hAnsi="Arial" w:cs="Arial"/>
          <w:sz w:val="24"/>
          <w:szCs w:val="24"/>
        </w:rPr>
        <w:t>)</w:t>
      </w:r>
      <w:r w:rsidRPr="007C21EA">
        <w:rPr>
          <w:rFonts w:ascii="Arial" w:eastAsia="Cambria" w:hAnsi="Arial" w:cs="Arial"/>
          <w:sz w:val="24"/>
          <w:szCs w:val="24"/>
        </w:rPr>
        <w:t>, all three phages increase</w:t>
      </w:r>
      <w:r w:rsidR="00B6500C" w:rsidRPr="007C21EA">
        <w:rPr>
          <w:rFonts w:ascii="Arial" w:eastAsia="Cambria" w:hAnsi="Arial" w:cs="Arial"/>
          <w:sz w:val="24"/>
          <w:szCs w:val="24"/>
        </w:rPr>
        <w:t>d</w:t>
      </w:r>
      <w:r w:rsidRPr="007C21EA">
        <w:rPr>
          <w:rFonts w:ascii="Arial" w:eastAsia="Cambria" w:hAnsi="Arial" w:cs="Arial"/>
          <w:sz w:val="24"/>
          <w:szCs w:val="24"/>
        </w:rPr>
        <w:t xml:space="preserve"> in concentration over time, with Ump increasing the most (~4 log PFU/mL), SDS1 in the middle (~2 log PFU/mL), and Carl increasing the least (~1 log PFU/mL) (</w:t>
      </w:r>
      <w:r w:rsidRPr="007C21EA">
        <w:rPr>
          <w:rFonts w:ascii="Arial" w:eastAsia="Cambria" w:hAnsi="Arial" w:cs="Arial"/>
          <w:b/>
          <w:sz w:val="24"/>
          <w:szCs w:val="24"/>
        </w:rPr>
        <w:t xml:space="preserve">Figure </w:t>
      </w:r>
      <w:del w:id="291" w:author="Stephen Wandro" w:date="2021-04-29T17:05:00Z">
        <w:r w:rsidRPr="007C21EA" w:rsidDel="001A1A38">
          <w:rPr>
            <w:rFonts w:ascii="Arial" w:eastAsia="Cambria" w:hAnsi="Arial" w:cs="Arial"/>
            <w:b/>
            <w:sz w:val="24"/>
            <w:szCs w:val="24"/>
          </w:rPr>
          <w:delText>3C</w:delText>
        </w:r>
      </w:del>
      <w:ins w:id="292"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C</w:t>
        </w:r>
      </w:ins>
      <w:r w:rsidRPr="007C21EA">
        <w:rPr>
          <w:rFonts w:ascii="Arial" w:eastAsia="Cambria" w:hAnsi="Arial" w:cs="Arial"/>
          <w:sz w:val="24"/>
          <w:szCs w:val="24"/>
        </w:rPr>
        <w:t>). Cocktail 3 was the only cocktail in which any bacterial growth was observed, starting around 24 h in two of the three replicates and remaining at a low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for the remainder of the experiment, significantly lower than the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&gt;0.5 </w:t>
      </w:r>
      <w:r w:rsidR="008E721E">
        <w:rPr>
          <w:rFonts w:ascii="Arial" w:eastAsia="Cambria" w:hAnsi="Arial" w:cs="Arial"/>
          <w:sz w:val="24"/>
          <w:szCs w:val="24"/>
        </w:rPr>
        <w:t xml:space="preserve">often </w:t>
      </w:r>
      <w:r w:rsidRPr="007C21EA">
        <w:rPr>
          <w:rFonts w:ascii="Arial" w:eastAsia="Cambria" w:hAnsi="Arial" w:cs="Arial"/>
          <w:sz w:val="24"/>
          <w:szCs w:val="24"/>
        </w:rPr>
        <w:t>observed when resistance emerged.</w:t>
      </w:r>
    </w:p>
    <w:p w14:paraId="0000002A" w14:textId="23902E06" w:rsidR="000207FA" w:rsidRPr="007C21EA" w:rsidRDefault="00563D7E" w:rsidP="004F4BDF">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We also monitored the concentration of each phage in successful two-phage cocktails. In cocktail 4, </w:t>
      </w:r>
      <w:r w:rsidR="006C3DE6" w:rsidRPr="007C21EA">
        <w:rPr>
          <w:rFonts w:ascii="Arial" w:eastAsia="Cambria" w:hAnsi="Arial" w:cs="Arial"/>
          <w:i/>
          <w:sz w:val="24"/>
          <w:szCs w:val="24"/>
        </w:rPr>
        <w:t>Myoviridae</w:t>
      </w:r>
      <w:r w:rsidR="006C3DE6" w:rsidRPr="007C21EA">
        <w:rPr>
          <w:rFonts w:ascii="Arial" w:eastAsia="Cambria" w:hAnsi="Arial" w:cs="Arial"/>
          <w:sz w:val="24"/>
          <w:szCs w:val="24"/>
        </w:rPr>
        <w:t xml:space="preserve"> </w:t>
      </w:r>
      <w:r w:rsidRPr="007C21EA">
        <w:rPr>
          <w:rFonts w:ascii="Arial" w:eastAsia="Cambria" w:hAnsi="Arial" w:cs="Arial"/>
          <w:sz w:val="24"/>
          <w:szCs w:val="24"/>
        </w:rPr>
        <w:t>phages CCS1 and Ben increased by similar amounts, with CCS1 having a slight edge (</w:t>
      </w:r>
      <w:r w:rsidRPr="007C21EA">
        <w:rPr>
          <w:rFonts w:ascii="Arial" w:eastAsia="Cambria" w:hAnsi="Arial" w:cs="Arial"/>
          <w:b/>
          <w:sz w:val="24"/>
          <w:szCs w:val="24"/>
        </w:rPr>
        <w:t xml:space="preserve">Figure </w:t>
      </w:r>
      <w:del w:id="293" w:author="Stephen Wandro" w:date="2021-04-29T17:05:00Z">
        <w:r w:rsidRPr="007C21EA" w:rsidDel="001A1A38">
          <w:rPr>
            <w:rFonts w:ascii="Arial" w:eastAsia="Cambria" w:hAnsi="Arial" w:cs="Arial"/>
            <w:b/>
            <w:sz w:val="24"/>
            <w:szCs w:val="24"/>
          </w:rPr>
          <w:delText>3D</w:delText>
        </w:r>
      </w:del>
      <w:ins w:id="294"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D</w:t>
        </w:r>
      </w:ins>
      <w:r w:rsidRPr="007C21EA">
        <w:rPr>
          <w:rFonts w:ascii="Arial" w:eastAsia="Cambria" w:hAnsi="Arial" w:cs="Arial"/>
          <w:sz w:val="24"/>
          <w:szCs w:val="24"/>
        </w:rPr>
        <w:t xml:space="preserve">). In cocktail 5, </w:t>
      </w:r>
      <w:r w:rsidR="006C3DE6" w:rsidRPr="007C21EA">
        <w:rPr>
          <w:rFonts w:ascii="Arial" w:eastAsia="Cambria" w:hAnsi="Arial" w:cs="Arial"/>
          <w:i/>
          <w:sz w:val="24"/>
          <w:szCs w:val="24"/>
        </w:rPr>
        <w:t>Siphoviridae</w:t>
      </w:r>
      <w:r w:rsidRPr="007C21EA">
        <w:rPr>
          <w:rFonts w:ascii="Arial" w:eastAsia="Cambria" w:hAnsi="Arial" w:cs="Arial"/>
          <w:sz w:val="24"/>
          <w:szCs w:val="24"/>
        </w:rPr>
        <w:t xml:space="preserve"> phage CCS2 consistently increased by ~1 log PFU/mL more than phage Ben (</w:t>
      </w:r>
      <w:r w:rsidRPr="007C21EA">
        <w:rPr>
          <w:rFonts w:ascii="Arial" w:eastAsia="Cambria" w:hAnsi="Arial" w:cs="Arial"/>
          <w:b/>
          <w:sz w:val="24"/>
          <w:szCs w:val="24"/>
        </w:rPr>
        <w:t xml:space="preserve">Figure </w:t>
      </w:r>
      <w:del w:id="295" w:author="Stephen Wandro" w:date="2021-04-29T17:05:00Z">
        <w:r w:rsidRPr="007C21EA" w:rsidDel="001A1A38">
          <w:rPr>
            <w:rFonts w:ascii="Arial" w:eastAsia="Cambria" w:hAnsi="Arial" w:cs="Arial"/>
            <w:b/>
            <w:sz w:val="24"/>
            <w:szCs w:val="24"/>
          </w:rPr>
          <w:delText>3E</w:delText>
        </w:r>
      </w:del>
      <w:ins w:id="296"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E</w:t>
        </w:r>
      </w:ins>
      <w:r w:rsidRPr="007C21EA">
        <w:rPr>
          <w:rFonts w:ascii="Arial" w:eastAsia="Cambria" w:hAnsi="Arial" w:cs="Arial"/>
          <w:sz w:val="24"/>
          <w:szCs w:val="24"/>
        </w:rPr>
        <w:t xml:space="preserve">). Our data suggested that the phages like CCS1 and CCS2 </w:t>
      </w:r>
      <w:r w:rsidR="00D017B4" w:rsidRPr="007C21EA">
        <w:rPr>
          <w:rFonts w:ascii="Arial" w:eastAsia="Cambria" w:hAnsi="Arial" w:cs="Arial"/>
          <w:sz w:val="24"/>
          <w:szCs w:val="24"/>
        </w:rPr>
        <w:t>consistently and strongly</w:t>
      </w:r>
      <w:r w:rsidRPr="007C21EA">
        <w:rPr>
          <w:rFonts w:ascii="Arial" w:eastAsia="Cambria" w:hAnsi="Arial" w:cs="Arial"/>
          <w:sz w:val="24"/>
          <w:szCs w:val="24"/>
        </w:rPr>
        <w:t xml:space="preserve"> reduc</w:t>
      </w:r>
      <w:r w:rsidR="00D017B4" w:rsidRPr="007C21EA">
        <w:rPr>
          <w:rFonts w:ascii="Arial" w:eastAsia="Cambria" w:hAnsi="Arial" w:cs="Arial"/>
          <w:sz w:val="24"/>
          <w:szCs w:val="24"/>
        </w:rPr>
        <w:t>ed</w:t>
      </w:r>
      <w:r w:rsidRPr="007C21EA">
        <w:rPr>
          <w:rFonts w:ascii="Arial" w:eastAsia="Cambria" w:hAnsi="Arial" w:cs="Arial"/>
          <w:sz w:val="24"/>
          <w:szCs w:val="24"/>
        </w:rPr>
        <w:t xml:space="preserve"> bacterial growth, as their concentrations increased significantly (from 2 to ~4 and 0 to ~2.5 log PFU/ml, respectively) compared to Ben (only increased from 1.5 to ~2 log PFU/ml) (</w:t>
      </w:r>
      <w:r w:rsidRPr="007C21EA">
        <w:rPr>
          <w:rFonts w:ascii="Arial" w:eastAsia="Cambria" w:hAnsi="Arial" w:cs="Arial"/>
          <w:b/>
          <w:sz w:val="24"/>
          <w:szCs w:val="24"/>
        </w:rPr>
        <w:t xml:space="preserve">Figure </w:t>
      </w:r>
      <w:del w:id="297" w:author="Stephen Wandro" w:date="2021-04-29T17:05:00Z">
        <w:r w:rsidRPr="007C21EA" w:rsidDel="001A1A38">
          <w:rPr>
            <w:rFonts w:ascii="Arial" w:eastAsia="Cambria" w:hAnsi="Arial" w:cs="Arial"/>
            <w:b/>
            <w:sz w:val="24"/>
            <w:szCs w:val="24"/>
          </w:rPr>
          <w:delText>3D</w:delText>
        </w:r>
      </w:del>
      <w:ins w:id="298"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D</w:t>
        </w:r>
      </w:ins>
      <w:r w:rsidRPr="007C21EA">
        <w:rPr>
          <w:rFonts w:ascii="Arial" w:eastAsia="Cambria" w:hAnsi="Arial" w:cs="Arial"/>
          <w:b/>
          <w:sz w:val="24"/>
          <w:szCs w:val="24"/>
        </w:rPr>
        <w:t>, E)</w:t>
      </w:r>
      <w:r w:rsidRPr="007C21EA">
        <w:rPr>
          <w:rFonts w:ascii="Arial" w:eastAsia="Cambria" w:hAnsi="Arial" w:cs="Arial"/>
          <w:sz w:val="24"/>
          <w:szCs w:val="24"/>
        </w:rPr>
        <w:t xml:space="preserve">. In other two-phage cocktails 6 (Carl-Ump), 7 (Bill-Ump), and 8 (SDS1-Ump), the </w:t>
      </w:r>
      <w:r w:rsidRPr="007C21EA">
        <w:rPr>
          <w:rFonts w:ascii="Arial" w:eastAsia="Cambria" w:hAnsi="Arial" w:cs="Arial"/>
          <w:i/>
          <w:sz w:val="24"/>
          <w:szCs w:val="24"/>
        </w:rPr>
        <w:t>Podoviridae</w:t>
      </w:r>
      <w:r w:rsidRPr="007C21EA">
        <w:rPr>
          <w:rFonts w:ascii="Arial" w:eastAsia="Cambria" w:hAnsi="Arial" w:cs="Arial"/>
          <w:sz w:val="24"/>
          <w:szCs w:val="24"/>
        </w:rPr>
        <w:t xml:space="preserve"> phage Ump was found to have greater increases in its relative abundance (the concentration increased from 1.5 to ~ 6 log PFU/ml) compared to </w:t>
      </w:r>
      <w:r w:rsidRPr="007C21EA">
        <w:rPr>
          <w:rFonts w:ascii="Arial" w:eastAsia="Cambria" w:hAnsi="Arial" w:cs="Arial"/>
          <w:i/>
          <w:sz w:val="24"/>
          <w:szCs w:val="24"/>
        </w:rPr>
        <w:t xml:space="preserve">Myoviridae </w:t>
      </w:r>
      <w:r w:rsidRPr="007C21EA">
        <w:rPr>
          <w:rFonts w:ascii="Arial" w:eastAsia="Cambria" w:hAnsi="Arial" w:cs="Arial"/>
          <w:sz w:val="24"/>
          <w:szCs w:val="24"/>
        </w:rPr>
        <w:t xml:space="preserve">phages Carl and Bill (remained stable at ~2 log PFU/ml throughout the duration of infection). However, for the SDS1-Ump cocktail, a slight increase in the concentration of </w:t>
      </w:r>
      <w:r w:rsidRPr="007C21EA">
        <w:rPr>
          <w:rFonts w:ascii="Arial" w:eastAsia="Cambria" w:hAnsi="Arial" w:cs="Arial"/>
          <w:i/>
          <w:sz w:val="24"/>
          <w:szCs w:val="24"/>
        </w:rPr>
        <w:t>Siphoviridae</w:t>
      </w:r>
      <w:r w:rsidRPr="007C21EA">
        <w:rPr>
          <w:rFonts w:ascii="Arial" w:eastAsia="Cambria" w:hAnsi="Arial" w:cs="Arial"/>
          <w:sz w:val="24"/>
          <w:szCs w:val="24"/>
        </w:rPr>
        <w:t xml:space="preserve"> phage SDS1 was observed, though still less than the change in concentration of </w:t>
      </w:r>
      <w:r w:rsidRPr="007C21EA">
        <w:rPr>
          <w:rFonts w:ascii="Arial" w:eastAsia="Cambria" w:hAnsi="Arial" w:cs="Arial"/>
          <w:i/>
          <w:sz w:val="24"/>
          <w:szCs w:val="24"/>
        </w:rPr>
        <w:t>Podoviridae</w:t>
      </w:r>
      <w:r w:rsidRPr="007C21EA">
        <w:rPr>
          <w:rFonts w:ascii="Arial" w:eastAsia="Cambria" w:hAnsi="Arial" w:cs="Arial"/>
          <w:sz w:val="24"/>
          <w:szCs w:val="24"/>
        </w:rPr>
        <w:t xml:space="preserve"> phage Ump. </w:t>
      </w:r>
    </w:p>
    <w:p w14:paraId="0000002F" w14:textId="77777777" w:rsidR="000207FA" w:rsidRPr="007C21EA" w:rsidRDefault="000207FA" w:rsidP="006C3DE6">
      <w:pPr>
        <w:spacing w:line="480" w:lineRule="auto"/>
        <w:rPr>
          <w:rFonts w:ascii="Arial" w:eastAsia="Cambria" w:hAnsi="Arial" w:cs="Arial"/>
          <w:sz w:val="24"/>
          <w:szCs w:val="24"/>
          <w:u w:val="single"/>
        </w:rPr>
      </w:pPr>
    </w:p>
    <w:p w14:paraId="00000030" w14:textId="73360F34" w:rsidR="000207FA" w:rsidRPr="007C21EA" w:rsidRDefault="00563D7E">
      <w:pPr>
        <w:spacing w:line="480" w:lineRule="auto"/>
        <w:rPr>
          <w:rFonts w:ascii="Arial" w:eastAsia="Cambria" w:hAnsi="Arial" w:cs="Arial"/>
          <w:sz w:val="24"/>
          <w:szCs w:val="24"/>
          <w:u w:val="single"/>
        </w:rPr>
      </w:pPr>
      <w:del w:id="299" w:author="Stephen Wandro" w:date="2021-03-25T17:00:00Z">
        <w:r w:rsidRPr="007C21EA" w:rsidDel="007E6EB5">
          <w:rPr>
            <w:rFonts w:ascii="Arial" w:eastAsia="Cambria" w:hAnsi="Arial" w:cs="Arial"/>
            <w:sz w:val="24"/>
            <w:szCs w:val="24"/>
            <w:u w:val="single"/>
          </w:rPr>
          <w:delText>Resistance to phage can modulate antibiotic susceptibility</w:delText>
        </w:r>
      </w:del>
      <w:ins w:id="300" w:author="Stephen Wandro" w:date="2021-03-25T17:00:00Z">
        <w:r w:rsidR="007E6EB5">
          <w:rPr>
            <w:rFonts w:ascii="Arial" w:eastAsia="Cambria" w:hAnsi="Arial" w:cs="Arial"/>
            <w:sz w:val="24"/>
            <w:szCs w:val="24"/>
            <w:u w:val="single"/>
          </w:rPr>
          <w:t>Enterococcus evolves resistance through mutations in exopolysaccharide synt</w:t>
        </w:r>
      </w:ins>
      <w:ins w:id="301" w:author="Stephen Wandro" w:date="2021-03-25T17:03:00Z">
        <w:r w:rsidR="007E6EB5">
          <w:rPr>
            <w:rFonts w:ascii="Arial" w:eastAsia="Cambria" w:hAnsi="Arial" w:cs="Arial"/>
            <w:sz w:val="24"/>
            <w:szCs w:val="24"/>
            <w:u w:val="single"/>
          </w:rPr>
          <w:t>h</w:t>
        </w:r>
      </w:ins>
      <w:ins w:id="302" w:author="Stephen Wandro" w:date="2021-03-25T17:00:00Z">
        <w:r w:rsidR="007E6EB5">
          <w:rPr>
            <w:rFonts w:ascii="Arial" w:eastAsia="Cambria" w:hAnsi="Arial" w:cs="Arial"/>
            <w:sz w:val="24"/>
            <w:szCs w:val="24"/>
            <w:u w:val="single"/>
          </w:rPr>
          <w:t xml:space="preserve">esis </w:t>
        </w:r>
        <w:proofErr w:type="gramStart"/>
        <w:r w:rsidR="007E6EB5">
          <w:rPr>
            <w:rFonts w:ascii="Arial" w:eastAsia="Cambria" w:hAnsi="Arial" w:cs="Arial"/>
            <w:sz w:val="24"/>
            <w:szCs w:val="24"/>
            <w:u w:val="single"/>
          </w:rPr>
          <w:t>genes</w:t>
        </w:r>
      </w:ins>
      <w:proofErr w:type="gramEnd"/>
    </w:p>
    <w:p w14:paraId="759450BD" w14:textId="357C7DDB" w:rsidR="007E6EB5" w:rsidRDefault="007E6EB5">
      <w:pPr>
        <w:spacing w:line="480" w:lineRule="auto"/>
        <w:rPr>
          <w:ins w:id="303" w:author="Stephen Wandro" w:date="2021-03-25T17:00:00Z"/>
          <w:rFonts w:ascii="Arial" w:eastAsia="Cambria" w:hAnsi="Arial" w:cs="Arial"/>
          <w:sz w:val="24"/>
          <w:szCs w:val="24"/>
        </w:rPr>
      </w:pPr>
      <w:ins w:id="304" w:author="Stephen Wandro" w:date="2021-03-25T17:00:00Z">
        <w:r>
          <w:rPr>
            <w:rFonts w:ascii="Arial" w:eastAsia="Cambria" w:hAnsi="Arial" w:cs="Arial"/>
            <w:sz w:val="24"/>
            <w:szCs w:val="24"/>
          </w:rPr>
          <w:lastRenderedPageBreak/>
          <w:tab/>
        </w:r>
      </w:ins>
      <w:ins w:id="305" w:author="Stephen Wandro" w:date="2021-03-25T17:01:00Z">
        <w:r>
          <w:rPr>
            <w:rFonts w:ascii="Arial" w:eastAsia="Cambria" w:hAnsi="Arial" w:cs="Arial"/>
            <w:sz w:val="24"/>
            <w:szCs w:val="24"/>
          </w:rPr>
          <w:t>We isolated and sequenced phage resistant mutants that grew in the presence of phage infection to determine</w:t>
        </w:r>
      </w:ins>
      <w:ins w:id="306" w:author="Stephen Wandro" w:date="2021-03-25T17:02:00Z">
        <w:r>
          <w:rPr>
            <w:rFonts w:ascii="Arial" w:eastAsia="Cambria" w:hAnsi="Arial" w:cs="Arial"/>
            <w:sz w:val="24"/>
            <w:szCs w:val="24"/>
          </w:rPr>
          <w:t xml:space="preserve"> if </w:t>
        </w:r>
        <w:r w:rsidRPr="007E6EB5">
          <w:rPr>
            <w:rFonts w:ascii="Arial" w:eastAsia="Cambria" w:hAnsi="Arial" w:cs="Arial"/>
            <w:i/>
            <w:iCs/>
            <w:sz w:val="24"/>
            <w:szCs w:val="24"/>
            <w:rPrChange w:id="307" w:author="Stephen Wandro" w:date="2021-03-25T17:02:00Z">
              <w:rPr>
                <w:rFonts w:ascii="Arial" w:eastAsia="Cambria" w:hAnsi="Arial" w:cs="Arial"/>
                <w:sz w:val="24"/>
                <w:szCs w:val="24"/>
              </w:rPr>
            </w:rPrChange>
          </w:rPr>
          <w:t>Enterococcus</w:t>
        </w:r>
        <w:r>
          <w:rPr>
            <w:rFonts w:ascii="Arial" w:eastAsia="Cambria" w:hAnsi="Arial" w:cs="Arial"/>
            <w:sz w:val="24"/>
            <w:szCs w:val="24"/>
          </w:rPr>
          <w:t xml:space="preserve"> was developing resistance through genetic mutation and which genes were mutating.</w:t>
        </w:r>
      </w:ins>
      <w:ins w:id="308" w:author="Stephen Wandro" w:date="2021-03-25T17:04:00Z">
        <w:r w:rsidR="00A0447E">
          <w:rPr>
            <w:rFonts w:ascii="Arial" w:eastAsia="Cambria" w:hAnsi="Arial" w:cs="Arial"/>
            <w:sz w:val="24"/>
            <w:szCs w:val="24"/>
          </w:rPr>
          <w:t xml:space="preserve"> </w:t>
        </w:r>
      </w:ins>
      <w:ins w:id="309" w:author="Stephen Wandro" w:date="2021-04-29T16:45:00Z">
        <w:r w:rsidR="00D96527">
          <w:rPr>
            <w:rFonts w:ascii="Arial" w:eastAsia="Cambria" w:hAnsi="Arial" w:cs="Arial"/>
            <w:sz w:val="24"/>
            <w:szCs w:val="24"/>
          </w:rPr>
          <w:t xml:space="preserve">Resistant mutants were isolated for </w:t>
        </w:r>
        <w:r w:rsidR="00D96527">
          <w:rPr>
            <w:rFonts w:ascii="Arial" w:eastAsia="Cambria" w:hAnsi="Arial" w:cs="Arial"/>
            <w:i/>
            <w:iCs/>
            <w:sz w:val="24"/>
            <w:szCs w:val="24"/>
          </w:rPr>
          <w:t>E</w:t>
        </w:r>
      </w:ins>
      <w:ins w:id="310" w:author="Stephen Wandro" w:date="2021-04-29T16:46:00Z">
        <w:r w:rsidR="00D96527">
          <w:rPr>
            <w:rFonts w:ascii="Arial" w:eastAsia="Cambria" w:hAnsi="Arial" w:cs="Arial"/>
            <w:i/>
            <w:iCs/>
            <w:sz w:val="24"/>
            <w:szCs w:val="24"/>
          </w:rPr>
          <w:t>.</w:t>
        </w:r>
      </w:ins>
      <w:ins w:id="311" w:author="Stephen Wandro" w:date="2021-04-29T16:45:00Z">
        <w:r w:rsidR="00D96527">
          <w:rPr>
            <w:rFonts w:ascii="Arial" w:eastAsia="Cambria" w:hAnsi="Arial" w:cs="Arial"/>
            <w:i/>
            <w:iCs/>
            <w:sz w:val="24"/>
            <w:szCs w:val="24"/>
          </w:rPr>
          <w:t xml:space="preserve"> faecalis </w:t>
        </w:r>
      </w:ins>
      <w:ins w:id="312" w:author="Stephen Wandro" w:date="2021-04-29T16:46:00Z">
        <w:r w:rsidR="00D96527">
          <w:rPr>
            <w:rFonts w:ascii="Arial" w:eastAsia="Cambria" w:hAnsi="Arial" w:cs="Arial"/>
            <w:i/>
            <w:iCs/>
            <w:sz w:val="24"/>
            <w:szCs w:val="24"/>
          </w:rPr>
          <w:t xml:space="preserve">strains </w:t>
        </w:r>
        <w:r w:rsidR="00D96527">
          <w:rPr>
            <w:rFonts w:ascii="Arial" w:eastAsia="Cambria" w:hAnsi="Arial" w:cs="Arial"/>
            <w:sz w:val="24"/>
            <w:szCs w:val="24"/>
          </w:rPr>
          <w:t xml:space="preserve">DP11, </w:t>
        </w:r>
      </w:ins>
      <w:ins w:id="313" w:author="Stephen Wandro" w:date="2021-04-29T16:45:00Z">
        <w:r w:rsidR="00D96527">
          <w:rPr>
            <w:rFonts w:ascii="Arial" w:eastAsia="Cambria" w:hAnsi="Arial" w:cs="Arial"/>
            <w:sz w:val="24"/>
            <w:szCs w:val="24"/>
          </w:rPr>
          <w:t xml:space="preserve">Yi6, </w:t>
        </w:r>
      </w:ins>
      <w:ins w:id="314" w:author="Stephen Wandro" w:date="2021-04-29T16:46:00Z">
        <w:r w:rsidR="00D96527">
          <w:rPr>
            <w:rFonts w:ascii="Arial" w:eastAsia="Cambria" w:hAnsi="Arial" w:cs="Arial"/>
            <w:sz w:val="24"/>
            <w:szCs w:val="24"/>
          </w:rPr>
          <w:t xml:space="preserve">B3286, and TX2137 as well as </w:t>
        </w:r>
        <w:r w:rsidR="00D96527">
          <w:rPr>
            <w:rFonts w:ascii="Arial" w:eastAsia="Cambria" w:hAnsi="Arial" w:cs="Arial"/>
            <w:i/>
            <w:iCs/>
            <w:sz w:val="24"/>
            <w:szCs w:val="24"/>
          </w:rPr>
          <w:t>E. faecium</w:t>
        </w:r>
        <w:r w:rsidR="00D96527">
          <w:rPr>
            <w:rFonts w:ascii="Arial" w:eastAsia="Cambria" w:hAnsi="Arial" w:cs="Arial"/>
            <w:sz w:val="24"/>
            <w:szCs w:val="24"/>
          </w:rPr>
          <w:t xml:space="preserve"> strain Tx1330. </w:t>
        </w:r>
      </w:ins>
      <w:ins w:id="315" w:author="Stephen Wandro" w:date="2021-04-29T16:43:00Z">
        <w:r w:rsidR="00D96527" w:rsidRPr="00D96527">
          <w:rPr>
            <w:rFonts w:ascii="Arial" w:eastAsia="Cambria" w:hAnsi="Arial" w:cs="Arial"/>
            <w:sz w:val="24"/>
            <w:szCs w:val="24"/>
            <w:rPrChange w:id="316" w:author="Stephen Wandro" w:date="2021-04-29T16:45:00Z">
              <w:rPr>
                <w:rFonts w:ascii="Arial" w:eastAsia="Cambria" w:hAnsi="Arial" w:cs="Arial"/>
                <w:sz w:val="24"/>
                <w:szCs w:val="24"/>
              </w:rPr>
            </w:rPrChange>
          </w:rPr>
          <w:t>All</w:t>
        </w:r>
        <w:r w:rsidR="00D96527">
          <w:rPr>
            <w:rFonts w:ascii="Arial" w:eastAsia="Cambria" w:hAnsi="Arial" w:cs="Arial"/>
            <w:sz w:val="24"/>
            <w:szCs w:val="24"/>
          </w:rPr>
          <w:t xml:space="preserve"> observed mutations are summarized in </w:t>
        </w:r>
        <w:r w:rsidR="00D96527" w:rsidRPr="00D96527">
          <w:rPr>
            <w:rFonts w:ascii="Arial" w:eastAsia="Cambria" w:hAnsi="Arial" w:cs="Arial"/>
            <w:b/>
            <w:bCs/>
            <w:sz w:val="24"/>
            <w:szCs w:val="24"/>
            <w:rPrChange w:id="317" w:author="Stephen Wandro" w:date="2021-04-29T16:43:00Z">
              <w:rPr>
                <w:rFonts w:ascii="Arial" w:eastAsia="Cambria" w:hAnsi="Arial" w:cs="Arial"/>
                <w:sz w:val="24"/>
                <w:szCs w:val="24"/>
              </w:rPr>
            </w:rPrChange>
          </w:rPr>
          <w:t>Table 2</w:t>
        </w:r>
        <w:r w:rsidR="00D96527">
          <w:rPr>
            <w:rFonts w:ascii="Arial" w:eastAsia="Cambria" w:hAnsi="Arial" w:cs="Arial"/>
            <w:sz w:val="24"/>
            <w:szCs w:val="24"/>
          </w:rPr>
          <w:t xml:space="preserve">. </w:t>
        </w:r>
      </w:ins>
      <w:ins w:id="318" w:author="Stephen Wandro" w:date="2021-04-29T16:44:00Z">
        <w:r w:rsidR="00D96527" w:rsidRPr="00D96527">
          <w:rPr>
            <w:rFonts w:ascii="Arial" w:eastAsia="Cambria" w:hAnsi="Arial" w:cs="Arial"/>
            <w:i/>
            <w:iCs/>
            <w:sz w:val="24"/>
            <w:szCs w:val="24"/>
            <w:rPrChange w:id="319" w:author="Stephen Wandro" w:date="2021-04-29T16:44:00Z">
              <w:rPr>
                <w:rFonts w:ascii="Arial" w:eastAsia="Cambria" w:hAnsi="Arial" w:cs="Arial"/>
                <w:i/>
                <w:iCs/>
                <w:sz w:val="24"/>
                <w:szCs w:val="24"/>
              </w:rPr>
            </w:rPrChange>
          </w:rPr>
          <w:t>Enterococcus</w:t>
        </w:r>
        <w:r w:rsidR="00D96527">
          <w:rPr>
            <w:rFonts w:ascii="Arial" w:eastAsia="Cambria" w:hAnsi="Arial" w:cs="Arial"/>
            <w:sz w:val="24"/>
            <w:szCs w:val="24"/>
          </w:rPr>
          <w:t xml:space="preserve"> was also grown in </w:t>
        </w:r>
      </w:ins>
      <w:ins w:id="320" w:author="Stephen Wandro" w:date="2021-04-29T16:45:00Z">
        <w:r w:rsidR="00D96527">
          <w:rPr>
            <w:rFonts w:ascii="Arial" w:eastAsia="Cambria" w:hAnsi="Arial" w:cs="Arial"/>
            <w:sz w:val="24"/>
            <w:szCs w:val="24"/>
          </w:rPr>
          <w:t xml:space="preserve">identical conditions in </w:t>
        </w:r>
      </w:ins>
      <w:ins w:id="321" w:author="Stephen Wandro" w:date="2021-04-29T16:44:00Z">
        <w:r w:rsidR="00D96527">
          <w:rPr>
            <w:rFonts w:ascii="Arial" w:eastAsia="Cambria" w:hAnsi="Arial" w:cs="Arial"/>
            <w:sz w:val="24"/>
            <w:szCs w:val="24"/>
          </w:rPr>
          <w:t xml:space="preserve">the absence of phage to ensure that observed mutations are specific to evolution with phages. </w:t>
        </w:r>
      </w:ins>
      <w:ins w:id="322" w:author="Stephen Wandro" w:date="2021-03-25T17:04:00Z">
        <w:r w:rsidR="00A0447E" w:rsidRPr="00D96527">
          <w:rPr>
            <w:rFonts w:ascii="Arial" w:eastAsia="Cambria" w:hAnsi="Arial" w:cs="Arial"/>
            <w:i/>
            <w:iCs/>
            <w:sz w:val="24"/>
            <w:szCs w:val="24"/>
            <w:rPrChange w:id="323" w:author="Stephen Wandro" w:date="2021-04-29T16:44:00Z">
              <w:rPr>
                <w:rFonts w:ascii="Arial" w:eastAsia="Cambria" w:hAnsi="Arial" w:cs="Arial"/>
                <w:i/>
                <w:iCs/>
                <w:sz w:val="24"/>
                <w:szCs w:val="24"/>
              </w:rPr>
            </w:rPrChange>
          </w:rPr>
          <w:t>Enterococcus</w:t>
        </w:r>
        <w:r w:rsidR="00A0447E">
          <w:rPr>
            <w:rFonts w:ascii="Arial" w:eastAsia="Cambria" w:hAnsi="Arial" w:cs="Arial"/>
            <w:i/>
            <w:iCs/>
            <w:sz w:val="24"/>
            <w:szCs w:val="24"/>
          </w:rPr>
          <w:t xml:space="preserve"> </w:t>
        </w:r>
      </w:ins>
      <w:ins w:id="324" w:author="Stephen Wandro" w:date="2021-03-25T17:05:00Z">
        <w:r w:rsidR="00A0447E">
          <w:rPr>
            <w:rFonts w:ascii="Arial" w:eastAsia="Cambria" w:hAnsi="Arial" w:cs="Arial"/>
            <w:sz w:val="24"/>
            <w:szCs w:val="24"/>
          </w:rPr>
          <w:t xml:space="preserve">strains consistently acquired point mutations in genes </w:t>
        </w:r>
      </w:ins>
      <w:ins w:id="325" w:author="Stephen Wandro" w:date="2021-03-25T17:10:00Z">
        <w:r w:rsidR="00A0447E">
          <w:rPr>
            <w:rFonts w:ascii="Arial" w:eastAsia="Cambria" w:hAnsi="Arial" w:cs="Arial"/>
            <w:sz w:val="24"/>
            <w:szCs w:val="24"/>
          </w:rPr>
          <w:t>involved in</w:t>
        </w:r>
      </w:ins>
      <w:ins w:id="326" w:author="Stephen Wandro" w:date="2021-03-25T17:05:00Z">
        <w:r w:rsidR="00A0447E">
          <w:rPr>
            <w:rFonts w:ascii="Arial" w:eastAsia="Cambria" w:hAnsi="Arial" w:cs="Arial"/>
            <w:sz w:val="24"/>
            <w:szCs w:val="24"/>
          </w:rPr>
          <w:t xml:space="preserve"> exopolysaccharide synthesis locus.</w:t>
        </w:r>
      </w:ins>
      <w:ins w:id="327" w:author="Stephen Wandro" w:date="2021-03-25T17:10:00Z">
        <w:r w:rsidR="00A0447E">
          <w:rPr>
            <w:rFonts w:ascii="Arial" w:eastAsia="Cambria" w:hAnsi="Arial" w:cs="Arial"/>
            <w:sz w:val="24"/>
            <w:szCs w:val="24"/>
          </w:rPr>
          <w:t xml:space="preserve"> </w:t>
        </w:r>
        <w:r w:rsidR="00A0447E" w:rsidRPr="00A0447E">
          <w:rPr>
            <w:rFonts w:ascii="Arial" w:eastAsia="Cambria" w:hAnsi="Arial" w:cs="Arial"/>
            <w:i/>
            <w:iCs/>
            <w:sz w:val="24"/>
            <w:szCs w:val="24"/>
            <w:rPrChange w:id="328" w:author="Stephen Wandro" w:date="2021-03-25T17:10:00Z">
              <w:rPr>
                <w:rFonts w:ascii="Arial" w:eastAsia="Cambria" w:hAnsi="Arial" w:cs="Arial"/>
                <w:sz w:val="24"/>
                <w:szCs w:val="24"/>
              </w:rPr>
            </w:rPrChange>
          </w:rPr>
          <w:t>E. faecalis</w:t>
        </w:r>
        <w:r w:rsidR="00A0447E">
          <w:rPr>
            <w:rFonts w:ascii="Arial" w:eastAsia="Cambria" w:hAnsi="Arial" w:cs="Arial"/>
            <w:sz w:val="24"/>
            <w:szCs w:val="24"/>
          </w:rPr>
          <w:t xml:space="preserve"> strains acquired mutations in the epa </w:t>
        </w:r>
      </w:ins>
      <w:ins w:id="329" w:author="Stephen Wandro" w:date="2021-03-25T17:11:00Z">
        <w:r w:rsidR="00A0447E">
          <w:rPr>
            <w:rFonts w:ascii="Arial" w:eastAsia="Cambria" w:hAnsi="Arial" w:cs="Arial"/>
            <w:sz w:val="24"/>
            <w:szCs w:val="24"/>
          </w:rPr>
          <w:t xml:space="preserve">exopolysaccharide synthesis </w:t>
        </w:r>
      </w:ins>
      <w:ins w:id="330" w:author="Stephen Wandro" w:date="2021-03-25T17:10:00Z">
        <w:r w:rsidR="00A0447E">
          <w:rPr>
            <w:rFonts w:ascii="Arial" w:eastAsia="Cambria" w:hAnsi="Arial" w:cs="Arial"/>
            <w:sz w:val="24"/>
            <w:szCs w:val="24"/>
          </w:rPr>
          <w:t>lo</w:t>
        </w:r>
      </w:ins>
      <w:ins w:id="331" w:author="Stephen Wandro" w:date="2021-03-25T17:11:00Z">
        <w:r w:rsidR="00A0447E">
          <w:rPr>
            <w:rFonts w:ascii="Arial" w:eastAsia="Cambria" w:hAnsi="Arial" w:cs="Arial"/>
            <w:sz w:val="24"/>
            <w:szCs w:val="24"/>
          </w:rPr>
          <w:t xml:space="preserve">cus, while </w:t>
        </w:r>
        <w:r w:rsidR="00A0447E" w:rsidRPr="00A0447E">
          <w:rPr>
            <w:rFonts w:ascii="Arial" w:eastAsia="Cambria" w:hAnsi="Arial" w:cs="Arial"/>
            <w:i/>
            <w:iCs/>
            <w:sz w:val="24"/>
            <w:szCs w:val="24"/>
            <w:rPrChange w:id="332" w:author="Stephen Wandro" w:date="2021-03-25T17:11:00Z">
              <w:rPr>
                <w:rFonts w:ascii="Arial" w:eastAsia="Cambria" w:hAnsi="Arial" w:cs="Arial"/>
                <w:sz w:val="24"/>
                <w:szCs w:val="24"/>
              </w:rPr>
            </w:rPrChange>
          </w:rPr>
          <w:t>E. faecium</w:t>
        </w:r>
        <w:r w:rsidR="00A0447E">
          <w:rPr>
            <w:rFonts w:ascii="Arial" w:eastAsia="Cambria" w:hAnsi="Arial" w:cs="Arial"/>
            <w:sz w:val="24"/>
            <w:szCs w:val="24"/>
          </w:rPr>
          <w:t xml:space="preserve"> acquired mutations in the Yqw exopolysaccharide synthesis locus.</w:t>
        </w:r>
      </w:ins>
      <w:ins w:id="333" w:author="Stephen Wandro" w:date="2021-03-25T17:15:00Z">
        <w:r w:rsidR="002B1F21">
          <w:rPr>
            <w:rFonts w:ascii="Arial" w:eastAsia="Cambria" w:hAnsi="Arial" w:cs="Arial"/>
            <w:sz w:val="24"/>
            <w:szCs w:val="24"/>
          </w:rPr>
          <w:t xml:space="preserve"> </w:t>
        </w:r>
      </w:ins>
      <w:ins w:id="334" w:author="Stephen Wandro" w:date="2021-04-29T16:46:00Z">
        <w:r w:rsidR="00D96527">
          <w:rPr>
            <w:rFonts w:ascii="Arial" w:eastAsia="Cambria" w:hAnsi="Arial" w:cs="Arial"/>
            <w:sz w:val="24"/>
            <w:szCs w:val="24"/>
          </w:rPr>
          <w:t>M</w:t>
        </w:r>
      </w:ins>
      <w:ins w:id="335" w:author="Stephen Wandro" w:date="2021-03-25T17:17:00Z">
        <w:r w:rsidR="002B1F21">
          <w:rPr>
            <w:rFonts w:ascii="Arial" w:eastAsia="Cambria" w:hAnsi="Arial" w:cs="Arial"/>
            <w:sz w:val="24"/>
            <w:szCs w:val="24"/>
          </w:rPr>
          <w:t>utations in the epa locus</w:t>
        </w:r>
      </w:ins>
      <w:ins w:id="336" w:author="Stephen Wandro" w:date="2021-04-29T16:47:00Z">
        <w:r w:rsidR="00D96527">
          <w:rPr>
            <w:rFonts w:ascii="Arial" w:eastAsia="Cambria" w:hAnsi="Arial" w:cs="Arial"/>
            <w:sz w:val="24"/>
            <w:szCs w:val="24"/>
          </w:rPr>
          <w:t xml:space="preserve"> were never observed</w:t>
        </w:r>
      </w:ins>
      <w:ins w:id="337" w:author="Stephen Wandro" w:date="2021-03-25T17:17:00Z">
        <w:r w:rsidR="002B1F21">
          <w:rPr>
            <w:rFonts w:ascii="Arial" w:eastAsia="Cambria" w:hAnsi="Arial" w:cs="Arial"/>
            <w:sz w:val="24"/>
            <w:szCs w:val="24"/>
          </w:rPr>
          <w:t xml:space="preserve">, </w:t>
        </w:r>
      </w:ins>
      <w:ins w:id="338" w:author="Stephen Wandro" w:date="2021-04-29T16:47:00Z">
        <w:r w:rsidR="00D96527">
          <w:rPr>
            <w:rFonts w:ascii="Arial" w:eastAsia="Cambria" w:hAnsi="Arial" w:cs="Arial"/>
            <w:sz w:val="24"/>
            <w:szCs w:val="24"/>
          </w:rPr>
          <w:t xml:space="preserve">however </w:t>
        </w:r>
      </w:ins>
      <w:ins w:id="339" w:author="Stephen Wandro" w:date="2021-03-25T17:17:00Z">
        <w:r w:rsidR="002B1F21">
          <w:rPr>
            <w:rFonts w:ascii="Arial" w:eastAsia="Cambria" w:hAnsi="Arial" w:cs="Arial"/>
            <w:sz w:val="24"/>
            <w:szCs w:val="24"/>
          </w:rPr>
          <w:t>we did observe Yqw mutants</w:t>
        </w:r>
      </w:ins>
      <w:ins w:id="340" w:author="Stephen Wandro" w:date="2021-03-25T17:18:00Z">
        <w:r w:rsidR="002B1F21">
          <w:rPr>
            <w:rFonts w:ascii="Arial" w:eastAsia="Cambria" w:hAnsi="Arial" w:cs="Arial"/>
            <w:sz w:val="24"/>
            <w:szCs w:val="24"/>
          </w:rPr>
          <w:t xml:space="preserve"> among </w:t>
        </w:r>
      </w:ins>
      <w:ins w:id="341" w:author="Stephen Wandro" w:date="2021-04-29T16:47:00Z">
        <w:r w:rsidR="00D96527">
          <w:rPr>
            <w:rFonts w:ascii="Arial" w:eastAsia="Cambria" w:hAnsi="Arial" w:cs="Arial"/>
            <w:sz w:val="24"/>
            <w:szCs w:val="24"/>
          </w:rPr>
          <w:t>in some</w:t>
        </w:r>
      </w:ins>
      <w:ins w:id="342" w:author="Stephen Wandro" w:date="2021-03-25T17:18:00Z">
        <w:r w:rsidR="002B1F21">
          <w:rPr>
            <w:rFonts w:ascii="Arial" w:eastAsia="Cambria" w:hAnsi="Arial" w:cs="Arial"/>
            <w:sz w:val="24"/>
            <w:szCs w:val="24"/>
          </w:rPr>
          <w:t xml:space="preserve"> of the </w:t>
        </w:r>
      </w:ins>
      <w:ins w:id="343" w:author="Stephen Wandro" w:date="2021-04-29T16:47:00Z">
        <w:r w:rsidR="00D96527">
          <w:rPr>
            <w:rFonts w:ascii="Arial" w:eastAsia="Cambria" w:hAnsi="Arial" w:cs="Arial"/>
            <w:sz w:val="24"/>
            <w:szCs w:val="24"/>
          </w:rPr>
          <w:t xml:space="preserve">host-only </w:t>
        </w:r>
      </w:ins>
      <w:ins w:id="344" w:author="Stephen Wandro" w:date="2021-03-25T17:18:00Z">
        <w:r w:rsidR="002B1F21">
          <w:rPr>
            <w:rFonts w:ascii="Arial" w:eastAsia="Cambria" w:hAnsi="Arial" w:cs="Arial"/>
            <w:sz w:val="24"/>
            <w:szCs w:val="24"/>
          </w:rPr>
          <w:t>controls</w:t>
        </w:r>
      </w:ins>
      <w:ins w:id="345" w:author="Stephen Wandro" w:date="2021-04-29T16:47:00Z">
        <w:r w:rsidR="00D96527">
          <w:rPr>
            <w:rFonts w:ascii="Arial" w:eastAsia="Cambria" w:hAnsi="Arial" w:cs="Arial"/>
            <w:sz w:val="24"/>
            <w:szCs w:val="24"/>
          </w:rPr>
          <w:t>, indicating that these mutations may not be phage-specific</w:t>
        </w:r>
      </w:ins>
      <w:ins w:id="346" w:author="Stephen Wandro" w:date="2021-03-25T17:18:00Z">
        <w:r w:rsidR="002B1F21">
          <w:rPr>
            <w:rFonts w:ascii="Arial" w:eastAsia="Cambria" w:hAnsi="Arial" w:cs="Arial"/>
            <w:sz w:val="24"/>
            <w:szCs w:val="24"/>
          </w:rPr>
          <w:t>. However, these controls also showed evidence of prophage induction,</w:t>
        </w:r>
      </w:ins>
      <w:ins w:id="347" w:author="Stephen Wandro" w:date="2021-04-29T16:48:00Z">
        <w:r w:rsidR="00D96527">
          <w:rPr>
            <w:rFonts w:ascii="Arial" w:eastAsia="Cambria" w:hAnsi="Arial" w:cs="Arial"/>
            <w:sz w:val="24"/>
            <w:szCs w:val="24"/>
          </w:rPr>
          <w:t xml:space="preserve"> so the mutations may be selected for by phage after all, just not the phage we intended</w:t>
        </w:r>
      </w:ins>
      <w:ins w:id="348" w:author="Stephen Wandro" w:date="2021-03-25T17:19:00Z">
        <w:r w:rsidR="002B1F21">
          <w:rPr>
            <w:rFonts w:ascii="Arial" w:eastAsia="Cambria" w:hAnsi="Arial" w:cs="Arial"/>
            <w:sz w:val="24"/>
            <w:szCs w:val="24"/>
          </w:rPr>
          <w:t>.</w:t>
        </w:r>
      </w:ins>
      <w:del w:id="349" w:author="Stephen Wandro" w:date="2021-03-25T17:01:00Z">
        <w:r w:rsidR="00563D7E" w:rsidRPr="007C21EA" w:rsidDel="007E6EB5">
          <w:rPr>
            <w:rFonts w:ascii="Arial" w:eastAsia="Cambria" w:hAnsi="Arial" w:cs="Arial"/>
            <w:sz w:val="24"/>
            <w:szCs w:val="24"/>
          </w:rPr>
          <w:tab/>
        </w:r>
      </w:del>
    </w:p>
    <w:p w14:paraId="00000031" w14:textId="0B01AFB1" w:rsidR="000207FA" w:rsidRPr="007C21EA" w:rsidDel="00A0447E" w:rsidRDefault="00563D7E">
      <w:pPr>
        <w:spacing w:line="480" w:lineRule="auto"/>
        <w:ind w:firstLine="720"/>
        <w:rPr>
          <w:del w:id="350" w:author="Stephen Wandro" w:date="2021-03-25T17:06:00Z"/>
          <w:rFonts w:ascii="Arial" w:eastAsia="Cambria" w:hAnsi="Arial" w:cs="Arial"/>
          <w:sz w:val="24"/>
          <w:szCs w:val="24"/>
        </w:rPr>
        <w:pPrChange w:id="351" w:author="Stephen Wandro" w:date="2021-03-25T17:00:00Z">
          <w:pPr>
            <w:spacing w:line="480" w:lineRule="auto"/>
          </w:pPr>
        </w:pPrChange>
      </w:pPr>
      <w:del w:id="352" w:author="Stephen Wandro" w:date="2021-03-25T17:06:00Z">
        <w:r w:rsidRPr="007C21EA" w:rsidDel="00A0447E">
          <w:rPr>
            <w:rFonts w:ascii="Arial" w:eastAsia="Cambria" w:hAnsi="Arial" w:cs="Arial"/>
            <w:sz w:val="24"/>
            <w:szCs w:val="24"/>
          </w:rPr>
          <w:delText xml:space="preserve">We examined </w:delText>
        </w:r>
        <w:r w:rsidR="00B6021A" w:rsidDel="00A0447E">
          <w:rPr>
            <w:rFonts w:ascii="Arial" w:eastAsia="Cambria" w:hAnsi="Arial" w:cs="Arial"/>
            <w:sz w:val="24"/>
            <w:szCs w:val="24"/>
          </w:rPr>
          <w:delText>six</w:delText>
        </w:r>
        <w:r w:rsidR="00BD4FCC" w:rsidDel="00A0447E">
          <w:rPr>
            <w:rFonts w:ascii="Arial" w:eastAsia="Cambria" w:hAnsi="Arial" w:cs="Arial"/>
            <w:sz w:val="24"/>
            <w:szCs w:val="24"/>
          </w:rPr>
          <w:delText xml:space="preserve"> </w:delText>
        </w:r>
        <w:r w:rsidRPr="007C21EA" w:rsidDel="00A0447E">
          <w:rPr>
            <w:rFonts w:ascii="Arial" w:eastAsia="Cambria" w:hAnsi="Arial" w:cs="Arial"/>
            <w:i/>
            <w:sz w:val="24"/>
            <w:szCs w:val="24"/>
          </w:rPr>
          <w:delText xml:space="preserve">Enterococcus </w:delText>
        </w:r>
        <w:r w:rsidRPr="007C21EA" w:rsidDel="00A0447E">
          <w:rPr>
            <w:rFonts w:ascii="Arial" w:eastAsia="Cambria" w:hAnsi="Arial" w:cs="Arial"/>
            <w:sz w:val="24"/>
            <w:szCs w:val="24"/>
          </w:rPr>
          <w:delText xml:space="preserve">phage-resistant mutants </w:delText>
        </w:r>
        <w:r w:rsidR="00B6021A" w:rsidDel="00A0447E">
          <w:rPr>
            <w:rFonts w:ascii="Arial" w:eastAsia="Cambria" w:hAnsi="Arial" w:cs="Arial"/>
            <w:sz w:val="24"/>
            <w:szCs w:val="24"/>
          </w:rPr>
          <w:delText xml:space="preserve">generated from three wild-type </w:delText>
        </w:r>
        <w:r w:rsidR="00B6021A" w:rsidRPr="00B6021A" w:rsidDel="00A0447E">
          <w:rPr>
            <w:rFonts w:ascii="Arial" w:eastAsia="Cambria" w:hAnsi="Arial" w:cs="Arial"/>
            <w:i/>
            <w:iCs/>
            <w:sz w:val="24"/>
            <w:szCs w:val="24"/>
          </w:rPr>
          <w:delText>Enterococcus</w:delText>
        </w:r>
        <w:r w:rsidR="00B6021A" w:rsidDel="00A0447E">
          <w:rPr>
            <w:rFonts w:ascii="Arial" w:eastAsia="Cambria" w:hAnsi="Arial" w:cs="Arial"/>
            <w:sz w:val="24"/>
            <w:szCs w:val="24"/>
          </w:rPr>
          <w:delText xml:space="preserve"> strains in the</w:delText>
        </w:r>
        <w:r w:rsidR="00BD4FCC" w:rsidDel="00A0447E">
          <w:rPr>
            <w:rFonts w:ascii="Arial" w:eastAsia="Cambria" w:hAnsi="Arial" w:cs="Arial"/>
            <w:sz w:val="24"/>
            <w:szCs w:val="24"/>
          </w:rPr>
          <w:delText xml:space="preserve"> cocktail experiments </w:delText>
        </w:r>
        <w:r w:rsidRPr="007C21EA" w:rsidDel="00A0447E">
          <w:rPr>
            <w:rFonts w:ascii="Arial" w:eastAsia="Cambria" w:hAnsi="Arial" w:cs="Arial"/>
            <w:sz w:val="24"/>
            <w:szCs w:val="24"/>
          </w:rPr>
          <w:delText xml:space="preserve">to determine whether some may have altered susceptibility to vancomycin. </w:delText>
        </w:r>
        <w:r w:rsidR="00B6021A" w:rsidRPr="007C21EA" w:rsidDel="00A0447E">
          <w:rPr>
            <w:rFonts w:ascii="Arial" w:eastAsia="Cambria" w:hAnsi="Arial" w:cs="Arial"/>
            <w:i/>
            <w:sz w:val="24"/>
            <w:szCs w:val="24"/>
          </w:rPr>
          <w:delText>E. faecalis</w:delText>
        </w:r>
        <w:r w:rsidR="00B6021A" w:rsidRPr="007C21EA" w:rsidDel="00A0447E">
          <w:rPr>
            <w:rFonts w:ascii="Arial" w:eastAsia="Cambria" w:hAnsi="Arial" w:cs="Arial"/>
            <w:sz w:val="24"/>
            <w:szCs w:val="24"/>
          </w:rPr>
          <w:delText xml:space="preserve"> strains DP11 and Yi6 were initially susceptible to vancomycin while</w:delText>
        </w:r>
        <w:r w:rsidR="00B6021A" w:rsidRPr="007C21EA" w:rsidDel="00A0447E">
          <w:rPr>
            <w:rFonts w:ascii="Arial" w:eastAsia="Cambria" w:hAnsi="Arial" w:cs="Arial"/>
            <w:i/>
            <w:sz w:val="24"/>
            <w:szCs w:val="24"/>
          </w:rPr>
          <w:delText xml:space="preserve"> E. faecalis</w:delText>
        </w:r>
        <w:r w:rsidR="00B6021A" w:rsidRPr="007C21EA" w:rsidDel="00A0447E">
          <w:rPr>
            <w:rFonts w:ascii="Arial" w:eastAsia="Cambria" w:hAnsi="Arial" w:cs="Arial"/>
            <w:sz w:val="24"/>
            <w:szCs w:val="24"/>
          </w:rPr>
          <w:delText xml:space="preserve"> V587 was initially vancomycin resistant. </w:delText>
        </w:r>
        <w:r w:rsidR="00BD4FCC" w:rsidDel="00A0447E">
          <w:rPr>
            <w:rFonts w:ascii="Arial" w:eastAsia="Cambria" w:hAnsi="Arial" w:cs="Arial"/>
            <w:sz w:val="24"/>
            <w:szCs w:val="24"/>
          </w:rPr>
          <w:delText>First, mutants were sequenced to determine the mechanism of increased phage resistance</w:delText>
        </w:r>
        <w:r w:rsidR="00F22078" w:rsidDel="00A0447E">
          <w:rPr>
            <w:rFonts w:ascii="Arial" w:eastAsia="Cambria" w:hAnsi="Arial" w:cs="Arial"/>
            <w:sz w:val="24"/>
            <w:szCs w:val="24"/>
          </w:rPr>
          <w:delText xml:space="preserve"> (</w:delText>
        </w:r>
        <w:r w:rsidR="00F22078" w:rsidDel="00A0447E">
          <w:rPr>
            <w:rFonts w:ascii="Arial" w:eastAsia="Cambria" w:hAnsi="Arial" w:cs="Arial"/>
            <w:b/>
            <w:bCs/>
            <w:sz w:val="24"/>
            <w:szCs w:val="24"/>
          </w:rPr>
          <w:delText>Table 1)</w:delText>
        </w:r>
        <w:r w:rsidR="00BD4FCC" w:rsidDel="00A0447E">
          <w:rPr>
            <w:rFonts w:ascii="Arial" w:eastAsia="Cambria" w:hAnsi="Arial" w:cs="Arial"/>
            <w:sz w:val="24"/>
            <w:szCs w:val="24"/>
          </w:rPr>
          <w:delText xml:space="preserve">. </w:delText>
        </w:r>
        <w:r w:rsidR="00B6021A" w:rsidDel="00A0447E">
          <w:rPr>
            <w:rFonts w:ascii="Arial" w:eastAsia="Cambria" w:hAnsi="Arial" w:cs="Arial"/>
            <w:sz w:val="24"/>
            <w:szCs w:val="24"/>
          </w:rPr>
          <w:delText xml:space="preserve">Five out of six resistant mutants had mutations in the Epa exopolysaccharide synthesis locus. </w:delText>
        </w:r>
        <w:r w:rsidRPr="007C21EA" w:rsidDel="00A0447E">
          <w:rPr>
            <w:rFonts w:ascii="Arial" w:eastAsia="Cambria" w:hAnsi="Arial" w:cs="Arial"/>
            <w:sz w:val="24"/>
            <w:szCs w:val="24"/>
          </w:rPr>
          <w:delText xml:space="preserve">Phage-resistant </w:delText>
        </w:r>
        <w:r w:rsidRPr="007C21EA" w:rsidDel="00A0447E">
          <w:rPr>
            <w:rFonts w:ascii="Arial" w:eastAsia="Cambria" w:hAnsi="Arial" w:cs="Arial"/>
            <w:i/>
            <w:sz w:val="24"/>
            <w:szCs w:val="24"/>
          </w:rPr>
          <w:delText xml:space="preserve">Enterococcus </w:delText>
        </w:r>
        <w:r w:rsidRPr="007C21EA" w:rsidDel="00A0447E">
          <w:rPr>
            <w:rFonts w:ascii="Arial" w:eastAsia="Cambria" w:hAnsi="Arial" w:cs="Arial"/>
            <w:sz w:val="24"/>
            <w:szCs w:val="24"/>
          </w:rPr>
          <w:delText xml:space="preserve">mutants often had similar </w:delText>
        </w:r>
        <w:r w:rsidR="00B6021A" w:rsidDel="00A0447E">
          <w:rPr>
            <w:rFonts w:ascii="Arial" w:eastAsia="Cambria" w:hAnsi="Arial" w:cs="Arial"/>
            <w:sz w:val="24"/>
            <w:szCs w:val="24"/>
          </w:rPr>
          <w:delText xml:space="preserve">or slightly decreased </w:delText>
        </w:r>
        <w:r w:rsidRPr="007C21EA" w:rsidDel="00A0447E">
          <w:rPr>
            <w:rFonts w:ascii="Arial" w:eastAsia="Cambria" w:hAnsi="Arial" w:cs="Arial"/>
            <w:sz w:val="24"/>
            <w:szCs w:val="24"/>
          </w:rPr>
          <w:delText>levels of susceptibility to vancomycin (</w:delText>
        </w:r>
        <w:r w:rsidRPr="007C21EA" w:rsidDel="00A0447E">
          <w:rPr>
            <w:rFonts w:ascii="Arial" w:eastAsia="Cambria" w:hAnsi="Arial" w:cs="Arial"/>
            <w:b/>
            <w:sz w:val="24"/>
            <w:szCs w:val="24"/>
          </w:rPr>
          <w:delText>Figure 4</w:delText>
        </w:r>
        <w:r w:rsidRPr="007C21EA" w:rsidDel="00A0447E">
          <w:rPr>
            <w:rFonts w:ascii="Arial" w:eastAsia="Cambria" w:hAnsi="Arial" w:cs="Arial"/>
            <w:sz w:val="24"/>
            <w:szCs w:val="24"/>
          </w:rPr>
          <w:delText xml:space="preserve">). Many phage-resistant </w:delText>
        </w:r>
        <w:r w:rsidRPr="007C21EA" w:rsidDel="00A0447E">
          <w:rPr>
            <w:rFonts w:ascii="Arial" w:eastAsia="Cambria" w:hAnsi="Arial" w:cs="Arial"/>
            <w:i/>
            <w:sz w:val="24"/>
            <w:szCs w:val="24"/>
          </w:rPr>
          <w:delText>Enterococcus</w:delText>
        </w:r>
        <w:r w:rsidRPr="007C21EA" w:rsidDel="00A0447E">
          <w:rPr>
            <w:rFonts w:ascii="Arial" w:eastAsia="Cambria" w:hAnsi="Arial" w:cs="Arial"/>
            <w:sz w:val="24"/>
            <w:szCs w:val="24"/>
          </w:rPr>
          <w:delText xml:space="preserve"> mutants did not achieve the same growth characteristics (OD</w:delText>
        </w:r>
        <w:r w:rsidRPr="007C21EA" w:rsidDel="00A0447E">
          <w:rPr>
            <w:rFonts w:ascii="Arial" w:eastAsia="Cambria" w:hAnsi="Arial" w:cs="Arial"/>
            <w:sz w:val="24"/>
            <w:szCs w:val="24"/>
            <w:vertAlign w:val="subscript"/>
          </w:rPr>
          <w:delText>600</w:delText>
        </w:r>
        <w:r w:rsidRPr="007C21EA" w:rsidDel="00A0447E">
          <w:rPr>
            <w:rFonts w:ascii="Arial" w:eastAsia="Cambria" w:hAnsi="Arial" w:cs="Arial"/>
            <w:sz w:val="24"/>
            <w:szCs w:val="24"/>
          </w:rPr>
          <w:delText xml:space="preserve"> compared to the wild-type isolate), indicating that these mutants had growth defects.</w:delText>
        </w:r>
      </w:del>
    </w:p>
    <w:p w14:paraId="00000032" w14:textId="77777777" w:rsidR="000207FA" w:rsidRPr="007C21EA" w:rsidRDefault="000207FA">
      <w:pPr>
        <w:spacing w:line="480" w:lineRule="auto"/>
        <w:rPr>
          <w:rFonts w:ascii="Arial" w:eastAsia="Cambria" w:hAnsi="Arial" w:cs="Arial"/>
          <w:sz w:val="24"/>
          <w:szCs w:val="24"/>
        </w:rPr>
      </w:pPr>
    </w:p>
    <w:p w14:paraId="00000033"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DISCUSSION</w:t>
      </w:r>
    </w:p>
    <w:p w14:paraId="00000034" w14:textId="6DB13B13"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Some phage cocktails have previously been shown to be effective at killing bacteria and preventing the growth of resistant mutants, but </w:t>
      </w:r>
      <w:del w:id="353" w:author="Stephen Wandro" w:date="2021-04-29T16:49:00Z">
        <w:r w:rsidRPr="007C21EA" w:rsidDel="00D96527">
          <w:rPr>
            <w:rFonts w:ascii="Arial" w:eastAsia="Cambria" w:hAnsi="Arial" w:cs="Arial"/>
            <w:sz w:val="24"/>
            <w:szCs w:val="24"/>
          </w:rPr>
          <w:delText xml:space="preserve">little </w:delText>
        </w:r>
      </w:del>
      <w:ins w:id="354" w:author="Stephen Wandro" w:date="2021-04-29T16:49:00Z">
        <w:r w:rsidR="00D96527">
          <w:rPr>
            <w:rFonts w:ascii="Arial" w:eastAsia="Cambria" w:hAnsi="Arial" w:cs="Arial"/>
            <w:sz w:val="24"/>
            <w:szCs w:val="24"/>
          </w:rPr>
          <w:t xml:space="preserve">for many bacteria, it is unknown </w:t>
        </w:r>
      </w:ins>
      <w:del w:id="355" w:author="Stephen Wandro" w:date="2021-04-29T16:49:00Z">
        <w:r w:rsidRPr="007C21EA" w:rsidDel="00D96527">
          <w:rPr>
            <w:rFonts w:ascii="Arial" w:eastAsia="Cambria" w:hAnsi="Arial" w:cs="Arial"/>
            <w:sz w:val="24"/>
            <w:szCs w:val="24"/>
          </w:rPr>
          <w:delText xml:space="preserve">focus has been placed on </w:delText>
        </w:r>
      </w:del>
      <w:del w:id="356" w:author="Stephen Wandro" w:date="2021-04-29T16:48:00Z">
        <w:r w:rsidRPr="007C21EA" w:rsidDel="00D96527">
          <w:rPr>
            <w:rFonts w:ascii="Arial" w:eastAsia="Cambria" w:hAnsi="Arial" w:cs="Arial"/>
            <w:sz w:val="24"/>
            <w:szCs w:val="24"/>
          </w:rPr>
          <w:delText>the design principles for effective cocktails</w:delText>
        </w:r>
      </w:del>
      <w:ins w:id="357" w:author="Stephen Wandro" w:date="2021-04-29T16:48:00Z">
        <w:r w:rsidR="00D96527">
          <w:rPr>
            <w:rFonts w:ascii="Arial" w:eastAsia="Cambria" w:hAnsi="Arial" w:cs="Arial"/>
            <w:sz w:val="24"/>
            <w:szCs w:val="24"/>
          </w:rPr>
          <w:t xml:space="preserve">which combinations of phages and the number of phages </w:t>
        </w:r>
      </w:ins>
      <w:ins w:id="358" w:author="Stephen Wandro" w:date="2021-04-29T16:49:00Z">
        <w:r w:rsidR="00D96527">
          <w:rPr>
            <w:rFonts w:ascii="Arial" w:eastAsia="Cambria" w:hAnsi="Arial" w:cs="Arial"/>
            <w:sz w:val="24"/>
            <w:szCs w:val="24"/>
          </w:rPr>
          <w:t>in a</w:t>
        </w:r>
      </w:ins>
      <w:ins w:id="359" w:author="Stephen Wandro" w:date="2021-04-29T16:48:00Z">
        <w:r w:rsidR="00D96527">
          <w:rPr>
            <w:rFonts w:ascii="Arial" w:eastAsia="Cambria" w:hAnsi="Arial" w:cs="Arial"/>
            <w:sz w:val="24"/>
            <w:szCs w:val="24"/>
          </w:rPr>
          <w:t xml:space="preserve"> cock</w:t>
        </w:r>
      </w:ins>
      <w:ins w:id="360" w:author="Stephen Wandro" w:date="2021-04-29T16:49:00Z">
        <w:r w:rsidR="00D96527">
          <w:rPr>
            <w:rFonts w:ascii="Arial" w:eastAsia="Cambria" w:hAnsi="Arial" w:cs="Arial"/>
            <w:sz w:val="24"/>
            <w:szCs w:val="24"/>
          </w:rPr>
          <w:t>tail that would be most effective at preventing growth</w:t>
        </w:r>
      </w:ins>
      <w:r w:rsidRPr="007C21EA">
        <w:rPr>
          <w:rFonts w:ascii="Arial" w:eastAsia="Cambria" w:hAnsi="Arial" w:cs="Arial"/>
          <w:sz w:val="24"/>
          <w:szCs w:val="24"/>
        </w:rPr>
        <w:t>. Here, we show</w:t>
      </w:r>
      <w:r w:rsidR="00977B7B" w:rsidRPr="007C21EA">
        <w:rPr>
          <w:rFonts w:ascii="Arial" w:eastAsia="Cambria" w:hAnsi="Arial" w:cs="Arial"/>
          <w:sz w:val="24"/>
          <w:szCs w:val="24"/>
        </w:rPr>
        <w:t>ed</w:t>
      </w:r>
      <w:r w:rsidRPr="007C21EA">
        <w:rPr>
          <w:rFonts w:ascii="Arial" w:eastAsia="Cambria" w:hAnsi="Arial" w:cs="Arial"/>
          <w:sz w:val="24"/>
          <w:szCs w:val="24"/>
        </w:rPr>
        <w:t xml:space="preserve"> that phage cocktail design is an important consideration because </w:t>
      </w:r>
      <w:r w:rsidR="00977B7B" w:rsidRPr="007C21EA">
        <w:rPr>
          <w:rFonts w:ascii="Arial" w:eastAsia="Cambria" w:hAnsi="Arial" w:cs="Arial"/>
          <w:sz w:val="24"/>
          <w:szCs w:val="24"/>
        </w:rPr>
        <w:t xml:space="preserve">not all </w:t>
      </w:r>
      <w:r w:rsidRPr="007C21EA">
        <w:rPr>
          <w:rFonts w:ascii="Arial" w:eastAsia="Cambria" w:hAnsi="Arial" w:cs="Arial"/>
          <w:sz w:val="24"/>
          <w:szCs w:val="24"/>
        </w:rPr>
        <w:t xml:space="preserve">combinations of phages consistently prevent the growth of phage-resistant mutants. </w:t>
      </w:r>
    </w:p>
    <w:p w14:paraId="00000035" w14:textId="6BD0BABE" w:rsidR="000207FA" w:rsidRPr="007C21EA" w:rsidRDefault="00563D7E">
      <w:pPr>
        <w:spacing w:line="480" w:lineRule="auto"/>
        <w:ind w:firstLine="720"/>
        <w:rPr>
          <w:rFonts w:ascii="Arial" w:eastAsia="Cambria" w:hAnsi="Arial" w:cs="Arial"/>
          <w:color w:val="000000"/>
          <w:sz w:val="24"/>
          <w:szCs w:val="24"/>
          <w:highlight w:val="white"/>
        </w:rPr>
      </w:pPr>
      <w:r w:rsidRPr="007C21EA">
        <w:rPr>
          <w:rFonts w:ascii="Arial" w:eastAsia="Cambria" w:hAnsi="Arial" w:cs="Arial"/>
          <w:sz w:val="24"/>
          <w:szCs w:val="24"/>
        </w:rPr>
        <w:t>While using phage cocktails</w:t>
      </w:r>
      <w:r w:rsidR="004F3650" w:rsidRPr="007C21EA">
        <w:rPr>
          <w:rFonts w:ascii="Arial" w:eastAsia="Cambria" w:hAnsi="Arial" w:cs="Arial"/>
          <w:sz w:val="24"/>
          <w:szCs w:val="24"/>
        </w:rPr>
        <w:t xml:space="preserve"> </w:t>
      </w:r>
      <w:r w:rsidR="00182BBE">
        <w:rPr>
          <w:rFonts w:ascii="Arial" w:eastAsia="Cambria" w:hAnsi="Arial" w:cs="Arial"/>
          <w:sz w:val="24"/>
          <w:szCs w:val="24"/>
        </w:rPr>
        <w:t>including a diversity of phages targeting multiple disparate bacterial types has been a common practice,</w:t>
      </w:r>
      <w:r w:rsidRPr="007C21EA">
        <w:rPr>
          <w:rFonts w:ascii="Arial" w:eastAsia="Cambria" w:hAnsi="Arial" w:cs="Arial"/>
          <w:sz w:val="24"/>
          <w:szCs w:val="24"/>
        </w:rPr>
        <w:t xml:space="preserve"> there is no standard for how </w:t>
      </w:r>
      <w:r w:rsidRPr="007C21EA">
        <w:rPr>
          <w:rFonts w:ascii="Arial" w:eastAsia="Cambria" w:hAnsi="Arial" w:cs="Arial"/>
          <w:sz w:val="24"/>
          <w:szCs w:val="24"/>
        </w:rPr>
        <w:lastRenderedPageBreak/>
        <w:t>many phages should be used</w:t>
      </w:r>
      <w:ins w:id="361" w:author="Stephen Wandro" w:date="2021-04-29T16:50:00Z">
        <w:r w:rsidR="003F04D8">
          <w:rPr>
            <w:rFonts w:ascii="Arial" w:eastAsia="Cambria" w:hAnsi="Arial" w:cs="Arial"/>
            <w:sz w:val="24"/>
            <w:szCs w:val="24"/>
          </w:rPr>
          <w:t>, and the answer will likely change for different bacterial hosts</w:t>
        </w:r>
      </w:ins>
      <w:r w:rsidRPr="007C21EA">
        <w:rPr>
          <w:rFonts w:ascii="Arial" w:eastAsia="Cambria" w:hAnsi="Arial" w:cs="Arial"/>
          <w:sz w:val="24"/>
          <w:szCs w:val="24"/>
        </w:rPr>
        <w:t xml:space="preserve">. </w:t>
      </w:r>
      <w:ins w:id="362" w:author="Stephen Wandro" w:date="2021-04-29T16:50:00Z">
        <w:r w:rsidR="003F04D8">
          <w:rPr>
            <w:rFonts w:ascii="Arial" w:eastAsia="Cambria" w:hAnsi="Arial" w:cs="Arial"/>
            <w:sz w:val="24"/>
            <w:szCs w:val="24"/>
          </w:rPr>
          <w:t xml:space="preserve">For example, </w:t>
        </w:r>
      </w:ins>
      <w:del w:id="363" w:author="Stephen Wandro" w:date="2021-04-29T16:50:00Z">
        <w:r w:rsidRPr="007C21EA" w:rsidDel="003F04D8">
          <w:rPr>
            <w:rFonts w:ascii="Arial" w:eastAsia="Cambria" w:hAnsi="Arial" w:cs="Arial"/>
            <w:color w:val="000000"/>
            <w:sz w:val="24"/>
            <w:szCs w:val="24"/>
            <w:highlight w:val="white"/>
          </w:rPr>
          <w:delText>T</w:delText>
        </w:r>
      </w:del>
      <w:ins w:id="364" w:author="Stephen Wandro" w:date="2021-04-29T16:50:00Z">
        <w:r w:rsidR="003F04D8">
          <w:rPr>
            <w:rFonts w:ascii="Arial" w:eastAsia="Cambria" w:hAnsi="Arial" w:cs="Arial"/>
            <w:color w:val="000000"/>
            <w:sz w:val="24"/>
            <w:szCs w:val="24"/>
            <w:highlight w:val="white"/>
          </w:rPr>
          <w:t>t</w:t>
        </w:r>
      </w:ins>
      <w:r w:rsidRPr="007C21EA">
        <w:rPr>
          <w:rFonts w:ascii="Arial" w:eastAsia="Cambria" w:hAnsi="Arial" w:cs="Arial"/>
          <w:color w:val="000000"/>
          <w:sz w:val="24"/>
          <w:szCs w:val="24"/>
          <w:highlight w:val="white"/>
        </w:rPr>
        <w:t>he pyophage (PYO) cocktail from the Georgian Eliava Institute of Bacteriophage</w:t>
      </w:r>
      <w:r w:rsidR="00977B7B" w:rsidRPr="007C21EA">
        <w:rPr>
          <w:rFonts w:ascii="Arial" w:eastAsia="Cambria" w:hAnsi="Arial" w:cs="Arial"/>
          <w:color w:val="000000"/>
          <w:sz w:val="24"/>
          <w:szCs w:val="24"/>
          <w:highlight w:val="white"/>
        </w:rPr>
        <w:t>s</w:t>
      </w:r>
      <w:r w:rsidRPr="007C21EA">
        <w:rPr>
          <w:rFonts w:ascii="Arial" w:eastAsia="Cambria" w:hAnsi="Arial" w:cs="Arial"/>
          <w:color w:val="000000"/>
          <w:sz w:val="24"/>
          <w:szCs w:val="24"/>
          <w:highlight w:val="white"/>
        </w:rPr>
        <w:t xml:space="preserve"> has been shown to contain approximately thirty different phages</w:t>
      </w:r>
      <w:r w:rsidR="00C96061">
        <w:rPr>
          <w:rFonts w:ascii="Arial" w:eastAsia="Cambria" w:hAnsi="Arial" w:cs="Arial"/>
          <w:color w:val="000000"/>
          <w:sz w:val="24"/>
          <w:szCs w:val="24"/>
          <w:highlight w:val="white"/>
        </w:rPr>
        <w:t xml:space="preserve"> </w:t>
      </w:r>
      <w:r w:rsidRPr="007C21EA">
        <w:rPr>
          <w:rFonts w:ascii="Arial" w:eastAsia="Cambria" w:hAnsi="Arial" w:cs="Arial"/>
          <w:color w:val="000000"/>
          <w:sz w:val="24"/>
          <w:szCs w:val="24"/>
          <w:highlight w:val="white"/>
        </w:rPr>
        <w:t>target</w:t>
      </w:r>
      <w:r w:rsidR="00C96061">
        <w:rPr>
          <w:rFonts w:ascii="Arial" w:eastAsia="Cambria" w:hAnsi="Arial" w:cs="Arial"/>
          <w:color w:val="000000"/>
          <w:sz w:val="24"/>
          <w:szCs w:val="24"/>
          <w:highlight w:val="white"/>
        </w:rPr>
        <w:t>ing</w:t>
      </w:r>
      <w:r w:rsidRPr="007C21EA">
        <w:rPr>
          <w:rFonts w:ascii="Arial" w:eastAsia="Cambria" w:hAnsi="Arial" w:cs="Arial"/>
          <w:color w:val="000000"/>
          <w:sz w:val="24"/>
          <w:szCs w:val="24"/>
          <w:highlight w:val="white"/>
        </w:rPr>
        <w:t xml:space="preserve"> multiple different bacterial hosts</w:t>
      </w:r>
      <w:r w:rsidR="003E31DD" w:rsidRPr="007C21EA">
        <w:rPr>
          <w:rFonts w:ascii="Arial" w:eastAsia="Cambria" w:hAnsi="Arial" w:cs="Arial"/>
          <w:color w:val="000000"/>
          <w:sz w:val="24"/>
          <w:szCs w:val="24"/>
          <w:highlight w:val="white"/>
        </w:rPr>
        <w:fldChar w:fldCharType="begin" w:fldLock="1"/>
      </w:r>
      <w:r w:rsidR="003B443E">
        <w:rPr>
          <w:rFonts w:ascii="Arial" w:eastAsia="Cambria" w:hAnsi="Arial" w:cs="Arial"/>
          <w:color w:val="000000"/>
          <w:sz w:val="24"/>
          <w:szCs w:val="24"/>
          <w:highlight w:val="white"/>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41B18" w:rsidRPr="00341B18">
        <w:rPr>
          <w:rFonts w:ascii="Arial" w:eastAsia="Cambria" w:hAnsi="Arial" w:cs="Arial"/>
          <w:noProof/>
          <w:color w:val="000000"/>
          <w:sz w:val="24"/>
          <w:szCs w:val="24"/>
          <w:highlight w:val="white"/>
          <w:vertAlign w:val="superscript"/>
        </w:rPr>
        <w:t>25</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Recent uses of phage therapy designed to target a single strain of a bacteri</w:t>
      </w:r>
      <w:r w:rsidR="00977B7B" w:rsidRPr="007C21EA">
        <w:rPr>
          <w:rFonts w:ascii="Arial" w:eastAsia="Cambria" w:hAnsi="Arial" w:cs="Arial"/>
          <w:sz w:val="24"/>
          <w:szCs w:val="24"/>
          <w:highlight w:val="white"/>
        </w:rPr>
        <w:t>al species</w:t>
      </w:r>
      <w:r w:rsidRPr="007C21EA">
        <w:rPr>
          <w:rFonts w:ascii="Arial" w:eastAsia="Cambria" w:hAnsi="Arial" w:cs="Arial"/>
          <w:color w:val="000000"/>
          <w:sz w:val="24"/>
          <w:szCs w:val="24"/>
          <w:highlight w:val="white"/>
        </w:rPr>
        <w:t xml:space="preserve"> generally include between one and six phages</w:t>
      </w:r>
      <w:r w:rsidR="00DA2D5C" w:rsidRPr="007C21EA">
        <w:rPr>
          <w:rFonts w:ascii="Arial" w:eastAsia="Cambria" w:hAnsi="Arial" w:cs="Arial"/>
          <w:color w:val="000000"/>
          <w:sz w:val="24"/>
          <w:szCs w:val="24"/>
          <w:highlight w:val="white"/>
        </w:rPr>
        <w:t xml:space="preserve"> </w:t>
      </w:r>
      <w:r w:rsidR="003E31DD" w:rsidRPr="007C21EA">
        <w:rPr>
          <w:rFonts w:ascii="Arial" w:eastAsia="Cambria" w:hAnsi="Arial" w:cs="Arial"/>
          <w:color w:val="000000"/>
          <w:sz w:val="24"/>
          <w:szCs w:val="24"/>
          <w:highlight w:val="white"/>
        </w:rPr>
        <w:fldChar w:fldCharType="begin" w:fldLock="1"/>
      </w:r>
      <w:r w:rsidR="00333434">
        <w:rPr>
          <w:rFonts w:ascii="Arial" w:eastAsia="Cambria" w:hAnsi="Arial" w:cs="Arial"/>
          <w:color w:val="000000"/>
          <w:sz w:val="24"/>
          <w:szCs w:val="24"/>
          <w:highlight w:val="white"/>
        </w:rPr>
        <w:instrText>ADDIN CSL_CITATION {"citationItems":[{"id":"ITEM-1","itemData":{"DOI":"10.1111/j.1749-4486.2009.01973.x","ISSN":"1749-4486","abstract":"Objectives: To evaluate the efficacy and safety of a thera-peutic bacteriophage preparation (Biophage-PA) targeting antibiotic-resistant Pseudomonas aeruginosa in chronic otitis. Design: Randomised, double-blind, placebo-controlled Phase I/II clinical trial approved by UK Medicines and Healthcare products Regulatory Agency (MHRA) and the Central Office for Research Ethics Committees (COREC) ethical review process. Setting: A single specialist university hospital. Participants: 24 patients with chronic otitis with a dura-tion of several years (2–58). Each patient had, at the time of entry to the trial, an ear infection because of an antibi-otic-resistant P. aeruginosa strain sensitive to one or more of the six phages present in Biophage-PA. Participants were randomised in two groups of 12 treated with either a single dose of Biophage-PA or placebo and followed up at 7, 21 and 42 days after treatment by the same otolo-gist. Ears were thoroughly cleaned on each occasion and clinical and microbiological indicators measured. Main outcome measures: Physician assessed erythema ⁄ inflammation, ulceration ⁄ granulation ⁄ polyps, discharge quantity, discharge type and odour using a Visual Analogue Scale (VAS). Patients reported discom-fort, itchiness, wetness and smell also using a VAS. Bacterial levels of P. aeruginosa and phage counts from swabs were measured initially and at follow-up. At each visit patients were asked about side effects using a structured form. Digital otoscopic images were obtained on days 0 and 42 for illustrative purposes only. Results: Relative to day 0, pooled patient-and physi-cian-reported clinical indicators improved for the phage treated group relative to the placebo group. Variation from baseline levels was statistically significant for combined data from all clinic days only for the phage treated group. Variation from baseline levels was statistically significant for the majority of the patient assessed clinical indicators only for the phage treated group. P. aeruginosa counts were significantly lower only in the phage treated group. No treatment related adverse event was reported. Conclusion: The first controlled clinical trial of a therapeutic bacteriophage preparation showed efficacy and safety in chronic otitis because of chemo-resistant P. aeruginosa. Chronic otitis is a common and difficult-to-treat condi-tion. The major pathogens responsible are Pseudomonas aeruginosa and Staphylococcus aureus. 1,2 In particular P. aeruginos…","author":[{"dropping-particle":"","family":"Wright","given":"A","non-dropping-particle":"","parse-names":false,"suffix":""},{"dropping-particle":"","family":"Hawkins","given":"C H","non-dropping-particle":"","parse-names":false,"suffix":""},{"dropping-particle":"","family":"Änggård","given":"E E","non-dropping-particle":"","parse-names":false,"suffix":""},{"dropping-particle":"","family":"Harper","given":"D R","non-dropping-particle":"","parse-names":false,"suffix":""}],"container-title":"Clinical Otolaryngology","id":"ITEM-1","issue":"4","issued":{"date-parts":[["2009"]]},"note":"NULL","page":"349-357","title":"A controlled clinical trial of a therapeutic bacteriophage preparation in chronic otitis due to antibiotic-resistant Pseudomonas aeruginosa; A preliminary report of efficacy","type":"article-journal","volume":"34"},"uris":["http://www.mendeley.com/documents/?uuid=6cb3534d-8938-475a-8793-c3a9e75b98b8"]},{"id":"ITEM-2","itemData":{"DOI":"10.1128/AAC.00954-17","ISSN":"1098-6596","PMID":"28807909","abstract":"Widespread antibiotic use in clinical medicine and the livestock industry has contributed to the global spread of multidrug-resistant (MDR) bacterial pathogens, including Acinetobacter baumannii We report on a method used to produce a personalized bacteriophage-based therapeutic treatment for a 68-year old diabetic patient with necrotizing pancreatitis complicated by a MDR A. baumannii infection. Despite multiple antibiotic courses and efforts at percutaneous drainage of a pancreatic pseudocyst, the patient deteriorated over a four-month period. In the absence of effective antibiotics, two laboratories identified nine different bacteriophages with lytic activity for an A. baumannii isolate from the patient. Administration of these bacteriophages intravenously and percutaneously into the abscess cavities was associated with reversal of the patient's downward clinical trajectory, clearance of the A. baumannii infection, and a return to health. The outcome of this case suggests that the methods described here for the production of bacteriophage therapeutics could be applied to similar cases and that more concerted efforts to investigate the use of therapeutic bacteriophages for MDR bacterial infections are warranted.","author":[{"dropping-particle":"","family":"Schooley","given":"Robert T","non-dropping-particle":"","parse-names":false,"suffix":""},{"dropping-particle":"","family":"Biswas","given":"Biswajit","non-dropping-particle":"","parse-names":false,"suffix":""},{"dropping-particle":"","family":"Gill","given":"Jason J","non-dropping-particle":"","parse-names":false,"suffix":""},{"dropping-particle":"","family":"Hernandez-Morales","given":"Adriana","non-dropping-particle":"","parse-names":false,"suffix":""},{"dropping-particle":"","family":"Lancaster","given":"Jacob","non-dropping-particle":"","parse-names":false,"suffix":""},{"dropping-particle":"","family":"Lessor","given":"Lauren","non-dropping-particle":"","parse-names":false,"suffix":""},{"dropping-particle":"","family":"Barr","given":"Jeremy J","non-dropping-particle":"","parse-names":false,"suffix":""},{"dropping-particle":"","family":"Reed","given":"Sharon L","non-dropping-particle":"","parse-names":false,"suffix":""},{"dropping-particle":"","family":"Rohwer","given":"Forest","non-dropping-particle":"","parse-names":false,"suffix":""},{"dropping-particle":"","family":"Benler","given":"Sean","non-dropping-particle":"","parse-names":false,"suffix":""},{"dropping-particle":"","family":"Segall","given":"Anca M","non-dropping-particle":"","parse-names":false,"suffix":""},{"dropping-particle":"","family":"Taplitz","given":"Randy","non-dropping-particle":"","parse-names":false,"suffix":""},{"dropping-particle":"","family":"Smith","given":"Davey M","non-dropping-particle":"","parse-names":false,"suffix":""},{"dropping-particle":"","family":"Kerr","given":"Kim","non-dropping-particle":"","parse-names":false,"suffix":""},{"dropping-particle":"","family":"Kumaraswamy","given":"Monika","non-dropping-particle":"","parse-names":false,"suffix":""},{"dropping-particle":"","family":"Nizet","given":"Victor","non-dropping-particle":"","parse-names":false,"suffix":""},{"dropping-particle":"","family":"Lin","given":"Leo","non-dropping-particle":"","parse-names":false,"suffix":""},{"dropping-particle":"","family":"McCauley","given":"Melanie D","non-dropping-particle":"","parse-names":false,"suffix":""},{"dropping-particle":"","family":"Strathdee","given":"Steffanie A","non-dropping-particle":"","parse-names":false,"suffix":""},{"dropping-particle":"","family":"Benson","given":"Constance A","non-dropping-particle":"","parse-names":false,"suffix":""},{"dropping-particle":"","family":"Pope","given":"Robert K","non-dropping-particle":"","parse-names":false,"suffix":""},{"dropping-particle":"","family":"Leroux","given":"Brian M","non-dropping-particle":"","parse-names":false,"suffix":""},{"dropping-particle":"","family":"Picel","given":"Andrew C","non-dropping-particle":"","parse-names":false,"suffix":""},{"dropping-particle":"","family":"Mateczun","given":"Alfred J","non-dropping-particle":"","parse-names":false,"suffix":""},{"dropping-particle":"","family":"Cilwa","given":"Katherine E","non-dropping-particle":"","parse-names":false,"suffix":""},{"dropping-particle":"","family":"Regeimbal","given":"James M","non-dropping-particle":"","parse-names":false,"suffix":""},{"dropping-particle":"","family":"Estrella","given":"Luis A","non-dropping-particle":"","parse-names":false,"suffix":""},{"dropping-particle":"","family":"Wolfe","given":"David M","non-dropping-particle":"","parse-names":false,"suffix":""},{"dropping-particle":"","family":"Henry","given":"Matthew S","non-dropping-particle":"","parse-names":false,"suffix":""},{"dropping-particle":"","family":"Quinones","given":"Javier","non-dropping-particle":"","parse-names":false,"suffix":""},{"dropping-particle":"","family":"Salka","given":"Scott","non-dropping-particle":"","parse-names":false,"suffix":""},{"dropping-particle":"","family":"Bishop-Lilly","given":"Kimberly A","non-dropping-particle":"","parse-names":false,"suffix":""},{"dropping-particle":"","family":"Young","given":"Ry","non-dropping-particle":"","parse-names":false,"suffix":""},{"dropping-particle":"","family":"Hamilton","given":"Theron","non-dropping-particle":"","parse-names":false,"suffix":""}],"container-title":"Antimicrobial agents and chemotherapy","id":"ITEM-2","issued":{"date-parts":[["2017","8","14"]]},"note":"4 phages in the cocktail","page":"AAC.00954-17","publisher":"American Society for Microbiology","title":"Development and use of personalized bacteriophage-based therapeutic cocktails to treat a patient with a disseminated resistant Acinetobacter baumannii infection.","type":"article-journal"},"uris":["http://www.mendeley.com/documents/?uuid=ee23d652-3346-3d12-ad3e-bbd3a9dcc1bd"]},{"id":"ITEM-3","itemData":{"DOI":"10.1093/jpids/pix056","ISSN":"2048-7193","author":[{"dropping-particle":"","family":"Duplessis","given":"C.","non-dropping-particle":"","parse-names":false,"suffix":""},{"dropping-particle":"","family":"Biswas","given":"B.","non-dropping-particle":"","parse-names":false,"suffix":""},{"dropping-particle":"","family":"Hanisch","given":"B.","non-dropping-particle":"","parse-names":false,"suffix":""},{"dropping-particle":"","family":"Perkins","given":"M.","non-dropping-particle":"","parse-names":false,"suffix":""},{"dropping-particle":"","family":"Henry","given":"M.","non-dropping-particle":"","parse-names":false,"suffix":""},{"dropping-particle":"","family":"Quinones","given":"J.","non-dropping-particle":"","parse-names":false,"suffix":""},{"dropping-particle":"","family":"Wolfe","given":"D.","non-dropping-particle":"","parse-names":false,"suffix":""},{"dropping-particle":"","family":"Estrella","given":"L.","non-dropping-particle":"","parse-names":false,"suffix":""},{"dropping-particle":"","family":"Hamilton","given":"T.","non-dropping-particle":"","parse-names":false,"suffix":""}],"container-title":"Journal of the Pediatric Infectious Diseases Society","id":"ITEM-3","issued":{"date-parts":[["2017","7","22"]]},"title":"Refractory Pseudomonas Bacteremia in a 2-Year-Old Sterilized by Bacteriophage Therapy","type":"article-journal"},"uris":["http://www.mendeley.com/documents/?uuid=dafd990d-a875-3013-a1eb-67ce491fc311"]}],"mendeley":{"formattedCitation":"&lt;sup&gt;28–30&lt;/sup&gt;","plainTextFormattedCitation":"28–30","previouslyFormattedCitation":"&lt;sup&gt;27–29&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33434" w:rsidRPr="00333434">
        <w:rPr>
          <w:rFonts w:ascii="Arial" w:eastAsia="Cambria" w:hAnsi="Arial" w:cs="Arial"/>
          <w:noProof/>
          <w:color w:val="000000"/>
          <w:sz w:val="24"/>
          <w:szCs w:val="24"/>
          <w:highlight w:val="white"/>
          <w:vertAlign w:val="superscript"/>
        </w:rPr>
        <w:t>28–30</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xml:space="preserve">. Often there is no </w:t>
      </w:r>
      <w:r w:rsidRPr="007C21EA">
        <w:rPr>
          <w:rFonts w:ascii="Arial" w:eastAsia="Cambria" w:hAnsi="Arial" w:cs="Arial"/>
          <w:sz w:val="24"/>
          <w:szCs w:val="24"/>
          <w:highlight w:val="white"/>
        </w:rPr>
        <w:t xml:space="preserve">obvious rationale </w:t>
      </w:r>
      <w:r w:rsidRPr="007C21EA">
        <w:rPr>
          <w:rFonts w:ascii="Arial" w:eastAsia="Cambria" w:hAnsi="Arial" w:cs="Arial"/>
          <w:color w:val="000000"/>
          <w:sz w:val="24"/>
          <w:szCs w:val="24"/>
          <w:highlight w:val="white"/>
        </w:rPr>
        <w:t>behind the number of phages chosen to administer during phage therapy</w:t>
      </w:r>
      <w:r w:rsidR="00C96061">
        <w:rPr>
          <w:rFonts w:ascii="Arial" w:eastAsia="Cambria" w:hAnsi="Arial" w:cs="Arial"/>
          <w:color w:val="000000"/>
          <w:sz w:val="24"/>
          <w:szCs w:val="24"/>
          <w:highlight w:val="white"/>
        </w:rPr>
        <w:t>, although lack of access to phage that can infect a host of interest</w:t>
      </w:r>
      <w:ins w:id="365" w:author="Stephen Wandro" w:date="2021-04-29T16:50:00Z">
        <w:r w:rsidR="00D96527">
          <w:rPr>
            <w:rFonts w:ascii="Arial" w:eastAsia="Cambria" w:hAnsi="Arial" w:cs="Arial"/>
            <w:color w:val="000000"/>
            <w:sz w:val="24"/>
            <w:szCs w:val="24"/>
            <w:highlight w:val="white"/>
          </w:rPr>
          <w:t xml:space="preserve"> is often</w:t>
        </w:r>
      </w:ins>
      <w:del w:id="366" w:author="Stephen Wandro" w:date="2021-04-29T16:50:00Z">
        <w:r w:rsidR="00C96061" w:rsidDel="00D96527">
          <w:rPr>
            <w:rFonts w:ascii="Arial" w:eastAsia="Cambria" w:hAnsi="Arial" w:cs="Arial"/>
            <w:color w:val="000000"/>
            <w:sz w:val="24"/>
            <w:szCs w:val="24"/>
            <w:highlight w:val="white"/>
          </w:rPr>
          <w:delText xml:space="preserve"> may be</w:delText>
        </w:r>
      </w:del>
      <w:r w:rsidR="00C96061">
        <w:rPr>
          <w:rFonts w:ascii="Arial" w:eastAsia="Cambria" w:hAnsi="Arial" w:cs="Arial"/>
          <w:color w:val="000000"/>
          <w:sz w:val="24"/>
          <w:szCs w:val="24"/>
          <w:highlight w:val="white"/>
        </w:rPr>
        <w:t xml:space="preserve"> a</w:t>
      </w:r>
      <w:del w:id="367" w:author="Stephen Wandro" w:date="2021-04-29T16:50:00Z">
        <w:r w:rsidR="00C96061" w:rsidDel="00D96527">
          <w:rPr>
            <w:rFonts w:ascii="Arial" w:eastAsia="Cambria" w:hAnsi="Arial" w:cs="Arial"/>
            <w:color w:val="000000"/>
            <w:sz w:val="24"/>
            <w:szCs w:val="24"/>
            <w:highlight w:val="white"/>
          </w:rPr>
          <w:delText>n important</w:delText>
        </w:r>
      </w:del>
      <w:r w:rsidR="00C96061">
        <w:rPr>
          <w:rFonts w:ascii="Arial" w:eastAsia="Cambria" w:hAnsi="Arial" w:cs="Arial"/>
          <w:color w:val="000000"/>
          <w:sz w:val="24"/>
          <w:szCs w:val="24"/>
          <w:highlight w:val="white"/>
        </w:rPr>
        <w:t xml:space="preserve"> limitation</w:t>
      </w:r>
      <w:r w:rsidRPr="007C21EA">
        <w:rPr>
          <w:rFonts w:ascii="Arial" w:eastAsia="Cambria" w:hAnsi="Arial" w:cs="Arial"/>
          <w:color w:val="000000"/>
          <w:sz w:val="24"/>
          <w:szCs w:val="24"/>
          <w:highlight w:val="white"/>
        </w:rPr>
        <w:t xml:space="preserve">. Here, we show that combinations of two phages are often enough to prevent the growth of phage-resistant mutants. </w:t>
      </w:r>
      <w:ins w:id="368" w:author="Stephen Wandro" w:date="2021-04-29T16:51:00Z">
        <w:r w:rsidR="003F04D8">
          <w:rPr>
            <w:rFonts w:ascii="Arial" w:eastAsia="Cambria" w:hAnsi="Arial" w:cs="Arial"/>
            <w:color w:val="000000"/>
            <w:sz w:val="24"/>
            <w:szCs w:val="24"/>
            <w:highlight w:val="white"/>
          </w:rPr>
          <w:t xml:space="preserve">Theoretically, </w:t>
        </w:r>
      </w:ins>
      <w:del w:id="369" w:author="Stephen Wandro" w:date="2021-04-29T16:51:00Z">
        <w:r w:rsidRPr="007C21EA" w:rsidDel="003F04D8">
          <w:rPr>
            <w:rFonts w:ascii="Arial" w:eastAsia="Cambria" w:hAnsi="Arial" w:cs="Arial"/>
            <w:color w:val="000000"/>
            <w:sz w:val="24"/>
            <w:szCs w:val="24"/>
            <w:highlight w:val="white"/>
          </w:rPr>
          <w:delText>U</w:delText>
        </w:r>
      </w:del>
      <w:ins w:id="370" w:author="Stephen Wandro" w:date="2021-04-29T16:51:00Z">
        <w:r w:rsidR="003F04D8">
          <w:rPr>
            <w:rFonts w:ascii="Arial" w:eastAsia="Cambria" w:hAnsi="Arial" w:cs="Arial"/>
            <w:color w:val="000000"/>
            <w:sz w:val="24"/>
            <w:szCs w:val="24"/>
            <w:highlight w:val="white"/>
          </w:rPr>
          <w:t>u</w:t>
        </w:r>
      </w:ins>
      <w:r w:rsidRPr="007C21EA">
        <w:rPr>
          <w:rFonts w:ascii="Arial" w:eastAsia="Cambria" w:hAnsi="Arial" w:cs="Arial"/>
          <w:color w:val="000000"/>
          <w:sz w:val="24"/>
          <w:szCs w:val="24"/>
          <w:highlight w:val="white"/>
        </w:rPr>
        <w:t xml:space="preserve">sing </w:t>
      </w:r>
      <w:del w:id="371" w:author="Stephen Wandro" w:date="2021-04-29T16:51:00Z">
        <w:r w:rsidRPr="007C21EA" w:rsidDel="003F04D8">
          <w:rPr>
            <w:rFonts w:ascii="Arial" w:eastAsia="Cambria" w:hAnsi="Arial" w:cs="Arial"/>
            <w:color w:val="000000"/>
            <w:sz w:val="24"/>
            <w:szCs w:val="24"/>
            <w:highlight w:val="white"/>
          </w:rPr>
          <w:delText>more than two diverse phages</w:delText>
        </w:r>
      </w:del>
      <w:ins w:id="372" w:author="Stephen Wandro" w:date="2021-04-29T16:51:00Z">
        <w:r w:rsidR="003F04D8">
          <w:rPr>
            <w:rFonts w:ascii="Arial" w:eastAsia="Cambria" w:hAnsi="Arial" w:cs="Arial"/>
            <w:color w:val="000000"/>
            <w:sz w:val="24"/>
            <w:szCs w:val="24"/>
            <w:highlight w:val="white"/>
          </w:rPr>
          <w:t>multiple different phages</w:t>
        </w:r>
      </w:ins>
      <w:r w:rsidRPr="007C21EA">
        <w:rPr>
          <w:rFonts w:ascii="Arial" w:eastAsia="Cambria" w:hAnsi="Arial" w:cs="Arial"/>
          <w:color w:val="000000"/>
          <w:sz w:val="24"/>
          <w:szCs w:val="24"/>
          <w:highlight w:val="white"/>
        </w:rPr>
        <w:t xml:space="preserve"> in a cocktail would increase the chances of choosing </w:t>
      </w:r>
      <w:del w:id="373" w:author="Stephen Wandro" w:date="2021-04-29T16:51:00Z">
        <w:r w:rsidRPr="007C21EA" w:rsidDel="003F04D8">
          <w:rPr>
            <w:rFonts w:ascii="Arial" w:eastAsia="Cambria" w:hAnsi="Arial" w:cs="Arial"/>
            <w:color w:val="000000"/>
            <w:sz w:val="24"/>
            <w:szCs w:val="24"/>
            <w:highlight w:val="white"/>
          </w:rPr>
          <w:delText xml:space="preserve">two </w:delText>
        </w:r>
      </w:del>
      <w:r w:rsidRPr="007C21EA">
        <w:rPr>
          <w:rFonts w:ascii="Arial" w:eastAsia="Cambria" w:hAnsi="Arial" w:cs="Arial"/>
          <w:color w:val="000000"/>
          <w:sz w:val="24"/>
          <w:szCs w:val="24"/>
          <w:highlight w:val="white"/>
        </w:rPr>
        <w:t xml:space="preserve">phages that displayed synergy in preventing the growth of phage-resistant mutants. However, </w:t>
      </w:r>
      <w:r w:rsidRPr="007C21EA">
        <w:rPr>
          <w:rFonts w:ascii="Arial" w:eastAsia="Cambria" w:hAnsi="Arial" w:cs="Arial"/>
          <w:sz w:val="24"/>
          <w:szCs w:val="24"/>
          <w:highlight w:val="white"/>
        </w:rPr>
        <w:t>increasing the number of phages could pose the risk of antagonistic interactions between phages</w:t>
      </w:r>
      <w:r w:rsidR="003E31DD" w:rsidRPr="007C21EA">
        <w:rPr>
          <w:rFonts w:ascii="Arial" w:eastAsia="Cambria" w:hAnsi="Arial" w:cs="Arial"/>
          <w:sz w:val="24"/>
          <w:szCs w:val="24"/>
          <w:highlight w:val="white"/>
        </w:rPr>
        <w:fldChar w:fldCharType="begin" w:fldLock="1"/>
      </w:r>
      <w:r w:rsidR="00333434">
        <w:rPr>
          <w:rFonts w:ascii="Arial" w:eastAsia="Cambria" w:hAnsi="Arial" w:cs="Arial"/>
          <w:sz w:val="24"/>
          <w:szCs w:val="24"/>
          <w:highlight w:val="white"/>
        </w:rPr>
        <w:instrText>ADDIN CSL_CITATION {"citationItems":[{"id":"ITEM-1","itemData":{"DOI":"10.1128/mBio.01652-19","ISSN":"21507511","PMID":"31551330","abstract":"Phage therapy is a promising alternative to chemotherapeutic antibiotics for the treatment of bacterial infections. However, despite recent clinical uses of combinations of phages to treat multidrug-resistant infections, a mechanistic understanding of how bacteria evolve resistance against multiple phages is lacking, limiting our ability to deploy phage combinations optimally. Here, we show, using Pseudomonas aeruginosa and pairs of phages targeting shared or distinct surface receptors, that the timing and order of phage exposure determine the strength, cost, and mutational basis of resistance. Whereas sequential exposure allowed bacteria to acquire multiple resistance mutations effective against both phages, this evolutionary trajectory was prevented by simultaneous exposure, resulting in quantitatively weaker resistance. The order of phage exposure determined the fitness costs of sequential resistance, such that certain sequential orders imposed much higher fitness costs than the same phage pair in the reverse order. Together, these data suggest that phage combinations can be optimized to limit the strength of evolved resistances while maximizing their associated fitness costs to promote the long-term efficacy of phage therapy. IMPORTANCE Globally rising rates of antibiotic resistance have renewed interest in phage therapy where combinations of phages have been successfully used to treat multidrug-resistant infections. To optimize phage therapy, we first need to understand how bacteria evolve resistance against combinations of multiple phages. Here, we use simple laboratory experiments and genome sequencing to show that the timing and order of phage exposure determine the strength, cost, and mutational basis of resistance evolution in the opportunistic pathogen Pseudomonas aeruginosa. These findings suggest that phage combinations can be optimized to limit the emergence and persistence of resistance, thereby promoting the long-term usefulness of phage therapy.","author":[{"dropping-particle":"","family":"Wright","given":"Rosanna C.T.","non-dropping-particle":"","parse-names":false,"suffix":""},{"dropping-particle":"","family":"Friman","given":"Ville Petri","non-dropping-particle":"","parse-names":false,"suffix":""},{"dropping-particle":"","family":"Smith","given":"Margaret C.M.","non-dropping-particle":"","parse-names":false,"suffix":""},{"dropping-particle":"","family":"Brockhurst","given":"Michael A.","non-dropping-particle":"","parse-names":false,"suffix":""}],"container-title":"mBio","id":"ITEM-1","issue":"5","issued":{"date-parts":[["2019","10","29"]]},"publisher":"American Society for Microbiology","title":"Resistance evolution against phage combinations depends on the timing and order of exposure","type":"article-journal","volume":"10"},"uris":["http://www.mendeley.com/documents/?uuid=6c5dab24-2676-3e3e-bb8a-dc439c6117e5"]}],"mendeley":{"formattedCitation":"&lt;sup&gt;31&lt;/sup&gt;","plainTextFormattedCitation":"31","previouslyFormattedCitation":"&lt;sup&gt;30&lt;/sup&gt;"},"properties":{"noteIndex":0},"schema":"https://github.com/citation-style-language/schema/raw/master/csl-citation.json"}</w:instrText>
      </w:r>
      <w:r w:rsidR="003E31DD" w:rsidRPr="007C21EA">
        <w:rPr>
          <w:rFonts w:ascii="Arial" w:eastAsia="Cambria" w:hAnsi="Arial" w:cs="Arial"/>
          <w:sz w:val="24"/>
          <w:szCs w:val="24"/>
          <w:highlight w:val="white"/>
        </w:rPr>
        <w:fldChar w:fldCharType="separate"/>
      </w:r>
      <w:r w:rsidR="00333434" w:rsidRPr="00333434">
        <w:rPr>
          <w:rFonts w:ascii="Arial" w:eastAsia="Cambria" w:hAnsi="Arial" w:cs="Arial"/>
          <w:noProof/>
          <w:sz w:val="24"/>
          <w:szCs w:val="24"/>
          <w:highlight w:val="white"/>
          <w:vertAlign w:val="superscript"/>
        </w:rPr>
        <w:t>31</w:t>
      </w:r>
      <w:r w:rsidR="003E31DD" w:rsidRPr="007C21EA">
        <w:rPr>
          <w:rFonts w:ascii="Arial" w:eastAsia="Cambria" w:hAnsi="Arial" w:cs="Arial"/>
          <w:sz w:val="24"/>
          <w:szCs w:val="24"/>
          <w:highlight w:val="white"/>
        </w:rPr>
        <w:fldChar w:fldCharType="end"/>
      </w:r>
      <w:r w:rsidR="003E31DD" w:rsidRPr="007C21EA">
        <w:rPr>
          <w:rFonts w:ascii="Arial" w:hAnsi="Arial" w:cs="Arial"/>
        </w:rPr>
        <w:t>.</w:t>
      </w:r>
    </w:p>
    <w:p w14:paraId="00000036" w14:textId="5E45EAAE"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Several approaches exist for optimizing phage cocktail design. Experimental evolution of a phage can result in mutant phages with expanded host ranges, which can be used in phage cocktails</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{"citationItems":[{"id":"ITEM-1","itemData":{"DOI":"10.4161/bbug.2.1.13657","ISSN":"1949-1018","abstract":"The aims of this study were to investigate the incidence of different resistance mechanisms to phage K in a bank of Irish Staph aureus hospital strains; and to develop a broad host-range phage cocktail with enhanced lytic activity against those strains which were previously phage resistant. A bank of 180 Staph aureus strains, which included all the sequence types currently in existence in Ireland, were tested for sensitivity to phage K. Twenty nine strains were identified, which did not permit plaque formation. The phage resistance systems in the 29 strain were investigated and it was found that restriction modification (r-m) was evident in 24, an adsorption inhibition mechanism was evident in three, while two were resistant by an unidentified mechanism. Seventeen modified derivatives of phage K were developed which could circumvent all the r-m systems. Nevertheless, six of the modified phage were considered superior in terms of their individual host ranges. These six were pooled as a cocktail with phage ...","author":[{"dropping-particle":"","family":"Kelly","given":"David","non-dropping-particle":"","parse-names":false,"suffix":""},{"dropping-particle":"","family":"McAuliffe","given":"Olivia","non-dropping-particle":"","parse-names":false,"suffix":""},{"dropping-particle":"","family":"O’Mahony","given":"Jim","non-dropping-particle":"","parse-names":false,"suffix":""},{"dropping-particle":"","family":"Coffey","given":"Aidan","non-dropping-particle":"","parse-names":false,"suffix":""}],"container-title":"Bioengineered Bugs","id":"ITEM-1","issue":"1","issued":{"date-parts":[["2011","1","21"]]},"page":"31-37","publisher":"Taylor &amp; Francis","title":"Development of a broad-host-range phage cocktail for biocontrol","type":"article-journal","volume":"2"},"uris":["http://www.mendeley.com/documents/?uuid=da7c8d23-c5d0-38f4-a881-f78f07ce8c07"]},{"id":"ITEM-2","itemData":{"DOI":"10.3390/v11030241","ISSN":"1999-4915","abstract":"&lt;p&gt;The ‘Appelmans protocol’ is used by Eastern European researchers to generate therapeutic phages with novel lytic host ranges. Phage cocktails are iteratively grown on a suite of mostly refractory bacterial isolates until the evolved cocktail can lyse the phage-resistant strains. To study this process, we developed a modified protocol using a cocktail of three Pseudomonas phages and a suite of eight phage-resistant (including a common laboratory strain) and two phage-sensitive Pseudomona aeruginosa strains. After 30 rounds of selection, phages were isolated from the evolved cocktail with greatly increased host range. Control experiments with individual phages showed little host-range expansion, and genomic analysis of one of the broad-host-range output phages showed its recombinatorial origin, suggesting that the protocol works predominantly via recombination between phages. The Appelmans protocol may be useful for evolving therapeutic phage cocktails as required from well-defined precursor phages.&lt;/p&gt;","author":[{"dropping-particle":"","family":"Burrowes","given":"Ben","non-dropping-particle":"","parse-names":false,"suffix":""},{"dropping-particle":"","family":"Molineux","given":"Ian","non-dropping-particle":"","parse-names":false,"suffix":""},{"dropping-particle":"","family":"Fralick","given":"Joe","non-dropping-particle":"","parse-names":false,"suffix":""},{"dropping-particle":"","family":"Burrowes","given":"Ben H.","non-dropping-particle":"","parse-names":false,"suffix":""},{"dropping-particle":"","family":"Molineux","given":"Ian J.","non-dropping-particle":"","parse-names":false,"suffix":""},{"dropping-particle":"","family":"Fralick","given":"Joe A.","non-dropping-particle":"","parse-names":false,"suffix":""}],"container-title":"Viruses","id":"ITEM-2","issue":"3","issued":{"date-parts":[["2019","3","11"]]},"page":"241","publisher":"Multidisciplinary Digital Publishing Institute","title":"Directed in Vitro Evolution of Therapeutic Bacteriophages: The Appelmans Protocol","type":"article-journal","volume":"11"},"uris":["http://www.mendeley.com/documents/?uuid=695591bc-4731-3f6a-90b2-16ce8acfb971"]}],"mendeley":{"formattedCitation":"&lt;sup&gt;32,33&lt;/sup&gt;","plainTextFormattedCitation":"32,33","previouslyFormattedCitation":"&lt;sup&gt;31,32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32,33</w:t>
      </w:r>
      <w:r w:rsidR="003E31DD" w:rsidRPr="007C21EA">
        <w:rPr>
          <w:rFonts w:ascii="Arial" w:eastAsia="Cambria" w:hAnsi="Arial" w:cs="Arial"/>
          <w:sz w:val="24"/>
          <w:szCs w:val="24"/>
        </w:rPr>
        <w:fldChar w:fldCharType="end"/>
      </w:r>
      <w:r w:rsidRPr="007C21EA">
        <w:rPr>
          <w:rFonts w:ascii="Arial" w:eastAsia="Cambria" w:hAnsi="Arial" w:cs="Arial"/>
          <w:sz w:val="24"/>
          <w:szCs w:val="24"/>
        </w:rPr>
        <w:t>. Another approach is to use phage-resistant hosts to isolate new phages with complementary host ranges</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{"citationItems":[{"id":"ITEM-1","itemData":{"DOI":"10.1371/journal.pone.0031698","ISSN":"1932-6203","abstract":"Background Bacteriophage could be an alternative to conventional antibiotic therapy against multidrug-resistant bacteria. However, the emergence of resistant variants after phage treatment limited its therapeutic application.   Methodology/Principal Findings In this study, an approach, named “Step-by-Step” (SBS), has been established. This method takes advantage of the occurrence of phage-resistant bacteria variants and ensures that phages lytic for wild-type strain and its phage-resistant variants are selected. A phage cocktail lytic for Klebsiella pneumoniae was established by the SBS method. This phage cocktail consisted of three phages (GH-K1, GH-K2 and GH-K3) which have different but overlapping host strains. Several phage-resistant variants of Klebsiella pneumoniae were isolated after different phages treatments. The virulence of these variants was much weaker [minimal lethal doses (MLD)&gt;1.3×109 cfu/mouse] than that of wild-type K7 countpart (MLD = 2.5×103 cfu/mouse). Compared with any single phage, the phage cocktail significantly reduced the mutation frequency of Klebsiella pneumoniae and effectively rescued Klebsiella pneumoniae bacteremia in a murine K7 strain challenge model. The minimal protective dose (MPD) of the phage cocktail which was sufficient to protect bacteremic mice from lethal K7 infection was only 3.0×104 pfu, significantly smaller (p&lt;0.01) than that of single monophage. Moreover, a delayed administration of this phage cocktail was still effective in protection against K7 challenge.   Conclusions/Significance Our data showed that the phage cocktail was more effective in reducing bacterial mutation frequency and in the rescue of murine bacteremia than monophage suggesting that phage cocktail established by SBS method has great therapeutic potential for multidrug-resistant bacteria infection.","author":[{"dropping-particle":"","family":"Gu","given":"Jingmin","non-dropping-particle":"","parse-names":false,"suffix":""},{"dropping-particle":"","family":"Liu","given":"Xiaohe","non-dropping-particle":"","parse-names":false,"suffix":""},{"dropping-particle":"","family":"Li","given":"Yue","non-dropping-particle":"","parse-names":false,"suffix":""},{"dropping-particle":"","family":"Han","given":"Wenyu","non-dropping-particle":"","parse-names":false,"suffix":""},{"dropping-particle":"","family":"Lei","given":"Liancheng","non-dropping-particle":"","parse-names":false,"suffix":""},{"dropping-particle":"","family":"Yang","given":"Yongjun","non-dropping-particle":"","parse-names":false,"suffix":""},{"dropping-particle":"","family":"Zhao","given":"Honglei","non-dropping-particle":"","parse-names":false,"suffix":""},{"dropping-particle":"","family":"Gao","given":"Yu","non-dropping-particle":"","parse-names":false,"suffix":""},{"dropping-particle":"","family":"Song","given":"Jun","non-dropping-particle":"","parse-names":false,"suffix":""},{"dropping-particle":"","family":"Lu","given":"Rong","non-dropping-particle":"","parse-names":false,"suffix":""},{"dropping-particle":"","family":"Sun","given":"Changjiang","non-dropping-particle":"","parse-names":false,"suffix":""},{"dropping-particle":"","family":"Feng","given":"Xin","non-dropping-particle":"","parse-names":false,"suffix":""}],"container-title":"PLoS ONE","editor":[{"dropping-particle":"","family":"Spellberg","given":"Brad","non-dropping-particle":"","parse-names":false,"suffix":""}],"id":"ITEM-1","issue":"3","issued":{"date-parts":[["2012","3","1"]]},"page":"e31698","publisher":"Public Library of Science","title":"A Method for Generation Phage Cocktail with Great Therapeutic Potential","type":"article-journal","volume":"7"},"uris":["http://www.mendeley.com/documents/?uuid=d8ada52b-3f76-3d0f-b805-25ff3c92a583"]}],"mendeley":{"formattedCitation":"&lt;sup&gt;34&lt;/sup&gt;","plainTextFormattedCitation":"34","previouslyFormattedCitation":"&lt;sup&gt;33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34</w:t>
      </w:r>
      <w:r w:rsidR="003E31DD" w:rsidRPr="007C21EA">
        <w:rPr>
          <w:rFonts w:ascii="Arial" w:eastAsia="Cambria" w:hAnsi="Arial" w:cs="Arial"/>
          <w:sz w:val="24"/>
          <w:szCs w:val="24"/>
        </w:rPr>
        <w:fldChar w:fldCharType="end"/>
      </w:r>
      <w:r w:rsidRPr="007C21EA">
        <w:rPr>
          <w:rFonts w:ascii="Arial" w:eastAsia="Cambria" w:hAnsi="Arial" w:cs="Arial"/>
          <w:sz w:val="24"/>
          <w:szCs w:val="24"/>
        </w:rPr>
        <w:t>. Synthetic approaches can also be effective, such as using site-directed muta</w:t>
      </w:r>
      <w:r w:rsidR="00B65122" w:rsidRPr="007C21EA">
        <w:rPr>
          <w:rFonts w:ascii="Arial" w:eastAsia="Cambria" w:hAnsi="Arial" w:cs="Arial"/>
          <w:sz w:val="24"/>
          <w:szCs w:val="24"/>
        </w:rPr>
        <w:t>genesis</w:t>
      </w:r>
      <w:r w:rsidRPr="007C21EA">
        <w:rPr>
          <w:rFonts w:ascii="Arial" w:eastAsia="Cambria" w:hAnsi="Arial" w:cs="Arial"/>
          <w:sz w:val="24"/>
          <w:szCs w:val="24"/>
        </w:rPr>
        <w:t xml:space="preserve"> to </w:t>
      </w:r>
      <w:r w:rsidR="00B65122" w:rsidRPr="007C21EA">
        <w:rPr>
          <w:rFonts w:ascii="Arial" w:eastAsia="Cambria" w:hAnsi="Arial" w:cs="Arial"/>
          <w:sz w:val="24"/>
          <w:szCs w:val="24"/>
        </w:rPr>
        <w:t xml:space="preserve">create </w:t>
      </w:r>
      <w:r w:rsidRPr="007C21EA">
        <w:rPr>
          <w:rFonts w:ascii="Arial" w:eastAsia="Cambria" w:hAnsi="Arial" w:cs="Arial"/>
          <w:sz w:val="24"/>
          <w:szCs w:val="24"/>
        </w:rPr>
        <w:t xml:space="preserve">phages that bind to different sites </w:t>
      </w:r>
      <w:r w:rsidR="00B65122" w:rsidRPr="007C21EA">
        <w:rPr>
          <w:rFonts w:ascii="Arial" w:eastAsia="Cambria" w:hAnsi="Arial" w:cs="Arial"/>
          <w:sz w:val="24"/>
          <w:szCs w:val="24"/>
        </w:rPr>
        <w:t>and would thus</w:t>
      </w:r>
      <w:r w:rsidRPr="007C21EA">
        <w:rPr>
          <w:rFonts w:ascii="Arial" w:eastAsia="Cambria" w:hAnsi="Arial" w:cs="Arial"/>
          <w:sz w:val="24"/>
          <w:szCs w:val="24"/>
        </w:rPr>
        <w:t xml:space="preserve"> complement each other in a phage cocktail</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{"citationItems":[{"id":"ITEM-1","itemData":{"DOI":"10.1371/journal.pone.0025486","ISSN":"1932-6203","abstract":"Background Bacteriophages specific for Yersinia pestis are routinely used for plague diagnostics and could be an alternative to antibiotics in case of drug-resistant plague. A major concern of bacteriophage therapy is the emergence of phage-resistant mutants. The use of phage cocktails can overcome this problem but only if the phages exploit different receptors. Some phage-resistant mutants lose virulence and therefore should not complicate bacteriophage therapy.   Methodology/Principal Findings The purpose of this work was to identify Y. pestis phage receptors using site-directed mutagenesis and trans-complementation and to determine potential attenuation of phage-resistant mutants for mice. Six receptors for eight phages were found in different parts of the lipopolysaccharide (LPS) inner and outer core. The receptor for R phage was localized beyond the LPS core. Most spontaneous and defined phage-resistant mutants of Y. pestis were attenuated, showing increase in LD50 and time to death. The loss of different LPS core biosynthesis enzymes resulted in the reduction of Y. pestis virulence and there was a correlation between the degree of core truncation and the impact on virulence. The yrbH and waaA mutants completely lost their virulence.   Conclusions/Significance We identified Y. pestis receptors for eight bacteriophages. Nine phages together use at least seven different Y. pestis receptors that makes some of them promising for formulation of plague therapeutic cocktails. Most phage-resistant Y. pestis mutants become attenuated and thus should not pose a serious problem for bacteriophage therapy of plague. LPS is a critical virulence factor of Y. pestis.","author":[{"dropping-particle":"","family":"Filippov","given":"Andrey A.","non-dropping-particle":"","parse-names":false,"suffix":""},{"dropping-particle":"V.","family":"Sergueev","given":"Kirill","non-dropping-particle":"","parse-names":false,"suffix":""},{"dropping-particle":"","family":"He","given":"Yunxiu","non-dropping-particle":"","parse-names":false,"suffix":""},{"dropping-particle":"","family":"Huang","given":"Xiao-Zhe","non-dropping-particle":"","parse-names":false,"suffix":""},{"dropping-particle":"","family":"Gnade","given":"Bryan T.","non-dropping-particle":"","parse-names":false,"suffix":""},{"dropping-particle":"","family":"Mueller","given":"Allen J.","non-dropping-particle":"","parse-names":false,"suffix":""},{"dropping-particle":"","family":"Fernandez-Prada","given":"Carmen M.","non-dropping-particle":"","parse-names":false,"suffix":""},{"dropping-particle":"","family":"Nikolich","given":"Mikeljon P.","non-dropping-particle":"","parse-names":false,"suffix":""}],"container-title":"PLoS ONE","editor":[{"dropping-particle":"","family":"Kaushal","given":"Deepak","non-dropping-particle":"","parse-names":false,"suffix":""}],"id":"ITEM-1","issue":"9","issued":{"date-parts":[["2011","9","28"]]},"note":"synthetic design","page":"e25486","publisher":"Public Library of Science","title":"Bacteriophage-Resistant Mutants in Yersinia pestis: Identification of Phage Receptors and Attenuation for Mice","type":"article-journal","volume":"6"},"uris":["http://www.mendeley.com/documents/?uuid=78ef7af3-4e50-32d1-a29a-d62927005bb7"]}],"mendeley":{"formattedCitation":"&lt;sup&gt;35&lt;/sup&gt;","plainTextFormattedCitation":"35","previouslyFormattedCitation":"&lt;sup&gt;34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35</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Our experiments relied on the diversity of our phage collection to create cocktails, but many bacterial hosts lack large </w:t>
      </w:r>
      <w:r w:rsidR="00B6500C" w:rsidRPr="007C21EA">
        <w:rPr>
          <w:rFonts w:ascii="Arial" w:eastAsia="Cambria" w:hAnsi="Arial" w:cs="Arial"/>
          <w:sz w:val="24"/>
          <w:szCs w:val="24"/>
        </w:rPr>
        <w:t xml:space="preserve">collections </w:t>
      </w:r>
      <w:r w:rsidRPr="007C21EA">
        <w:rPr>
          <w:rFonts w:ascii="Arial" w:eastAsia="Cambria" w:hAnsi="Arial" w:cs="Arial"/>
          <w:sz w:val="24"/>
          <w:szCs w:val="24"/>
        </w:rPr>
        <w:t>of characterized phages. Evolutionary or synthetic approaches would be useful for expanding phage catalogs for specific hosts.</w:t>
      </w:r>
    </w:p>
    <w:p w14:paraId="00000037" w14:textId="6FE54FED" w:rsidR="000207F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Some phages in our collection </w:t>
      </w:r>
      <w:r w:rsidR="00B65122" w:rsidRPr="007C21EA">
        <w:rPr>
          <w:rFonts w:ascii="Arial" w:eastAsia="Cambria" w:hAnsi="Arial" w:cs="Arial"/>
          <w:sz w:val="24"/>
          <w:szCs w:val="24"/>
        </w:rPr>
        <w:t>we</w:t>
      </w:r>
      <w:r w:rsidRPr="007C21EA">
        <w:rPr>
          <w:rFonts w:ascii="Arial" w:eastAsia="Cambria" w:hAnsi="Arial" w:cs="Arial"/>
          <w:sz w:val="24"/>
          <w:szCs w:val="24"/>
        </w:rPr>
        <w:t xml:space="preserve">re effective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and </w:t>
      </w:r>
      <w:r w:rsidRPr="007C21EA">
        <w:rPr>
          <w:rFonts w:ascii="Arial" w:eastAsia="Cambria" w:hAnsi="Arial" w:cs="Arial"/>
          <w:i/>
          <w:sz w:val="24"/>
          <w:szCs w:val="24"/>
        </w:rPr>
        <w:t>E. faecium</w:t>
      </w:r>
      <w:r w:rsidRPr="007C21EA">
        <w:rPr>
          <w:rFonts w:ascii="Arial" w:eastAsia="Cambria" w:hAnsi="Arial" w:cs="Arial"/>
          <w:sz w:val="24"/>
          <w:szCs w:val="24"/>
        </w:rPr>
        <w:t xml:space="preserve">, </w:t>
      </w:r>
      <w:r w:rsidR="00B65122" w:rsidRPr="007C21EA">
        <w:rPr>
          <w:rFonts w:ascii="Arial" w:eastAsia="Cambria" w:hAnsi="Arial" w:cs="Arial"/>
          <w:sz w:val="24"/>
          <w:szCs w:val="24"/>
        </w:rPr>
        <w:t>including both</w:t>
      </w:r>
      <w:r w:rsidRPr="007C21EA">
        <w:rPr>
          <w:rFonts w:ascii="Arial" w:eastAsia="Cambria" w:hAnsi="Arial" w:cs="Arial"/>
          <w:sz w:val="24"/>
          <w:szCs w:val="24"/>
        </w:rPr>
        <w:t xml:space="preserve"> VRE and VSE isolates. This suggests that these phages would be good </w:t>
      </w:r>
      <w:r w:rsidRPr="007C21EA">
        <w:rPr>
          <w:rFonts w:ascii="Arial" w:eastAsia="Cambria" w:hAnsi="Arial" w:cs="Arial"/>
          <w:sz w:val="24"/>
          <w:szCs w:val="24"/>
        </w:rPr>
        <w:lastRenderedPageBreak/>
        <w:t xml:space="preserve">candidates for phage cocktails to eradicate a variety of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isolates. If the phages in a cocktail attach to different bacterial target proteins, a cocktail of diverse phages is more capable of lysing the pathogen even when a mutant arises. As seen in </w:t>
      </w:r>
      <w:r w:rsidRPr="007C21EA">
        <w:rPr>
          <w:rFonts w:ascii="Arial" w:eastAsia="Cambria" w:hAnsi="Arial" w:cs="Arial"/>
          <w:b/>
          <w:sz w:val="24"/>
          <w:szCs w:val="24"/>
        </w:rPr>
        <w:t xml:space="preserve">Figure </w:t>
      </w:r>
      <w:del w:id="374" w:author="Stephen Wandro" w:date="2021-04-29T17:06:00Z">
        <w:r w:rsidRPr="007C21EA" w:rsidDel="001A1A38">
          <w:rPr>
            <w:rFonts w:ascii="Arial" w:eastAsia="Cambria" w:hAnsi="Arial" w:cs="Arial"/>
            <w:b/>
            <w:sz w:val="24"/>
            <w:szCs w:val="24"/>
          </w:rPr>
          <w:delText>2</w:delText>
        </w:r>
        <w:r w:rsidR="00AA3E1F" w:rsidDel="001A1A38">
          <w:rPr>
            <w:rFonts w:ascii="Arial" w:eastAsia="Cambria" w:hAnsi="Arial" w:cs="Arial"/>
            <w:b/>
            <w:sz w:val="24"/>
            <w:szCs w:val="24"/>
          </w:rPr>
          <w:delText>A</w:delText>
        </w:r>
      </w:del>
      <w:ins w:id="375" w:author="Stephen Wandro" w:date="2021-04-29T17:06:00Z">
        <w:r w:rsidR="001A1A38">
          <w:rPr>
            <w:rFonts w:ascii="Arial" w:eastAsia="Cambria" w:hAnsi="Arial" w:cs="Arial"/>
            <w:b/>
            <w:sz w:val="24"/>
            <w:szCs w:val="24"/>
          </w:rPr>
          <w:t>3</w:t>
        </w:r>
        <w:r w:rsidR="001A1A38">
          <w:rPr>
            <w:rFonts w:ascii="Arial" w:eastAsia="Cambria" w:hAnsi="Arial" w:cs="Arial"/>
            <w:b/>
            <w:sz w:val="24"/>
            <w:szCs w:val="24"/>
          </w:rPr>
          <w:t>A</w:t>
        </w:r>
      </w:ins>
      <w:r w:rsidRPr="007C21EA">
        <w:rPr>
          <w:rFonts w:ascii="Arial" w:eastAsia="Cambria" w:hAnsi="Arial" w:cs="Arial"/>
          <w:sz w:val="24"/>
          <w:szCs w:val="24"/>
        </w:rPr>
        <w:t>, combination</w:t>
      </w:r>
      <w:r w:rsidR="00AA3E1F">
        <w:rPr>
          <w:rFonts w:ascii="Arial" w:eastAsia="Cambria" w:hAnsi="Arial" w:cs="Arial"/>
          <w:sz w:val="24"/>
          <w:szCs w:val="24"/>
        </w:rPr>
        <w:t>s</w:t>
      </w:r>
      <w:r w:rsidR="00182BBE">
        <w:rPr>
          <w:rFonts w:ascii="Arial" w:eastAsia="Cambria" w:hAnsi="Arial" w:cs="Arial"/>
          <w:sz w:val="24"/>
          <w:szCs w:val="24"/>
        </w:rPr>
        <w:t xml:space="preserve"> of</w:t>
      </w:r>
      <w:r w:rsidRPr="007C21EA">
        <w:rPr>
          <w:rFonts w:ascii="Arial" w:eastAsia="Cambria" w:hAnsi="Arial" w:cs="Arial"/>
          <w:sz w:val="24"/>
          <w:szCs w:val="24"/>
        </w:rPr>
        <w:t xml:space="preserve"> </w:t>
      </w:r>
      <w:r w:rsidR="00AA3E1F">
        <w:rPr>
          <w:rFonts w:ascii="Arial" w:eastAsia="Cambria" w:hAnsi="Arial" w:cs="Arial"/>
          <w:sz w:val="24"/>
          <w:szCs w:val="24"/>
        </w:rPr>
        <w:t xml:space="preserve">phages that individually cannot clear a culture of </w:t>
      </w:r>
      <w:r w:rsidR="00AA3E1F">
        <w:rPr>
          <w:rFonts w:ascii="Arial" w:eastAsia="Cambria" w:hAnsi="Arial" w:cs="Arial"/>
          <w:i/>
          <w:iCs/>
          <w:sz w:val="24"/>
          <w:szCs w:val="24"/>
        </w:rPr>
        <w:t>E. faecalis</w:t>
      </w:r>
      <w:r w:rsidRPr="007C21EA">
        <w:rPr>
          <w:rFonts w:ascii="Arial" w:eastAsia="Cambria" w:hAnsi="Arial" w:cs="Arial"/>
          <w:sz w:val="24"/>
          <w:szCs w:val="24"/>
        </w:rPr>
        <w:t xml:space="preserve"> Yi6-1</w:t>
      </w:r>
      <w:r w:rsidR="00AA3E1F">
        <w:rPr>
          <w:rFonts w:ascii="Arial" w:eastAsia="Cambria" w:hAnsi="Arial" w:cs="Arial"/>
          <w:sz w:val="24"/>
          <w:szCs w:val="24"/>
        </w:rPr>
        <w:t xml:space="preserve"> are able to do so when used in combinations</w:t>
      </w:r>
      <w:r w:rsidRPr="007C21EA">
        <w:rPr>
          <w:rFonts w:ascii="Arial" w:eastAsia="Cambria" w:hAnsi="Arial" w:cs="Arial"/>
          <w:sz w:val="24"/>
          <w:szCs w:val="24"/>
        </w:rPr>
        <w:t xml:space="preserve">. This evidence shows that the evolutionary advantage of phage-resistant mutants can be diminished with the use of well-designed cocktails. While this is a well-known phenomenon that exists for antibiotics in the treatment of diseases such as tuberculosis, our </w:t>
      </w:r>
      <w:r w:rsidRPr="007C21EA">
        <w:rPr>
          <w:rFonts w:ascii="Arial" w:eastAsia="Cambria" w:hAnsi="Arial" w:cs="Arial"/>
          <w:i/>
          <w:sz w:val="24"/>
          <w:szCs w:val="24"/>
        </w:rPr>
        <w:t>in vitro</w:t>
      </w:r>
      <w:r w:rsidRPr="007C21EA">
        <w:rPr>
          <w:rFonts w:ascii="Arial" w:eastAsia="Cambria" w:hAnsi="Arial" w:cs="Arial"/>
          <w:sz w:val="24"/>
          <w:szCs w:val="24"/>
        </w:rPr>
        <w:t xml:space="preserve"> evidence suggests that it might also be applicable to phage therapy. </w:t>
      </w:r>
    </w:p>
    <w:p w14:paraId="3AE48B12" w14:textId="32AC0112" w:rsidR="00F27ADC" w:rsidRPr="00F27ADC" w:rsidRDefault="00F27ADC">
      <w:pPr>
        <w:spacing w:line="480" w:lineRule="auto"/>
        <w:ind w:firstLine="720"/>
        <w:rPr>
          <w:rFonts w:ascii="Arial" w:eastAsia="Cambria" w:hAnsi="Arial" w:cs="Arial"/>
          <w:sz w:val="24"/>
          <w:szCs w:val="24"/>
        </w:rPr>
      </w:pPr>
      <w:r>
        <w:rPr>
          <w:rFonts w:ascii="Arial" w:eastAsia="Cambria" w:hAnsi="Arial" w:cs="Arial"/>
          <w:sz w:val="24"/>
          <w:szCs w:val="24"/>
        </w:rPr>
        <w:t xml:space="preserve">Comparing the abundances of each phage over time in </w:t>
      </w:r>
      <w:r w:rsidR="00174E84">
        <w:rPr>
          <w:rFonts w:ascii="Arial" w:eastAsia="Cambria" w:hAnsi="Arial" w:cs="Arial"/>
          <w:sz w:val="24"/>
          <w:szCs w:val="24"/>
        </w:rPr>
        <w:t>the eight</w:t>
      </w:r>
      <w:r>
        <w:rPr>
          <w:rFonts w:ascii="Arial" w:eastAsia="Cambria" w:hAnsi="Arial" w:cs="Arial"/>
          <w:sz w:val="24"/>
          <w:szCs w:val="24"/>
        </w:rPr>
        <w:t xml:space="preserve"> phage cocktails </w:t>
      </w:r>
      <w:r w:rsidR="00174E84">
        <w:rPr>
          <w:rFonts w:ascii="Arial" w:eastAsia="Cambria" w:hAnsi="Arial" w:cs="Arial"/>
          <w:sz w:val="24"/>
          <w:szCs w:val="24"/>
        </w:rPr>
        <w:t xml:space="preserve">shown in </w:t>
      </w:r>
      <w:r w:rsidR="00174E84" w:rsidRPr="00704F83">
        <w:rPr>
          <w:rFonts w:ascii="Arial" w:eastAsia="Cambria" w:hAnsi="Arial" w:cs="Arial"/>
          <w:b/>
          <w:bCs/>
          <w:sz w:val="24"/>
          <w:szCs w:val="24"/>
        </w:rPr>
        <w:t xml:space="preserve">Figure </w:t>
      </w:r>
      <w:del w:id="376" w:author="Stephen Wandro" w:date="2021-04-29T17:06:00Z">
        <w:r w:rsidR="00174E84" w:rsidRPr="00704F83" w:rsidDel="001A1A38">
          <w:rPr>
            <w:rFonts w:ascii="Arial" w:eastAsia="Cambria" w:hAnsi="Arial" w:cs="Arial"/>
            <w:b/>
            <w:bCs/>
            <w:sz w:val="24"/>
            <w:szCs w:val="24"/>
          </w:rPr>
          <w:delText>3</w:delText>
        </w:r>
        <w:r w:rsidR="00174E84" w:rsidDel="001A1A38">
          <w:rPr>
            <w:rFonts w:ascii="Arial" w:eastAsia="Cambria" w:hAnsi="Arial" w:cs="Arial"/>
            <w:sz w:val="24"/>
            <w:szCs w:val="24"/>
          </w:rPr>
          <w:delText xml:space="preserve"> </w:delText>
        </w:r>
      </w:del>
      <w:ins w:id="377" w:author="Stephen Wandro" w:date="2021-04-29T17:06:00Z">
        <w:r w:rsidR="001A1A38">
          <w:rPr>
            <w:rFonts w:ascii="Arial" w:eastAsia="Cambria" w:hAnsi="Arial" w:cs="Arial"/>
            <w:b/>
            <w:bCs/>
            <w:sz w:val="24"/>
            <w:szCs w:val="24"/>
          </w:rPr>
          <w:t>4</w:t>
        </w:r>
        <w:r w:rsidR="001A1A38">
          <w:rPr>
            <w:rFonts w:ascii="Arial" w:eastAsia="Cambria" w:hAnsi="Arial" w:cs="Arial"/>
            <w:sz w:val="24"/>
            <w:szCs w:val="24"/>
          </w:rPr>
          <w:t xml:space="preserve"> </w:t>
        </w:r>
      </w:ins>
      <w:r w:rsidR="00174E84">
        <w:rPr>
          <w:rFonts w:ascii="Arial" w:eastAsia="Cambria" w:hAnsi="Arial" w:cs="Arial"/>
          <w:sz w:val="24"/>
          <w:szCs w:val="24"/>
        </w:rPr>
        <w:t>yields</w:t>
      </w:r>
      <w:r>
        <w:rPr>
          <w:rFonts w:ascii="Arial" w:eastAsia="Cambria" w:hAnsi="Arial" w:cs="Arial"/>
          <w:sz w:val="24"/>
          <w:szCs w:val="24"/>
        </w:rPr>
        <w:t xml:space="preserve"> a wide range of outcomes, from one phage greatly outpacing the other (cocktail 6), to relatively even abundances (cocktails 1, </w:t>
      </w:r>
      <w:r w:rsidR="00174E84">
        <w:rPr>
          <w:rFonts w:ascii="Arial" w:eastAsia="Cambria" w:hAnsi="Arial" w:cs="Arial"/>
          <w:sz w:val="24"/>
          <w:szCs w:val="24"/>
        </w:rPr>
        <w:t>7</w:t>
      </w:r>
      <w:r>
        <w:rPr>
          <w:rFonts w:ascii="Arial" w:eastAsia="Cambria" w:hAnsi="Arial" w:cs="Arial"/>
          <w:sz w:val="24"/>
          <w:szCs w:val="24"/>
        </w:rPr>
        <w:t xml:space="preserve">, </w:t>
      </w:r>
      <w:r w:rsidR="00174E84">
        <w:rPr>
          <w:rFonts w:ascii="Arial" w:eastAsia="Cambria" w:hAnsi="Arial" w:cs="Arial"/>
          <w:sz w:val="24"/>
          <w:szCs w:val="24"/>
        </w:rPr>
        <w:t>8</w:t>
      </w:r>
      <w:r>
        <w:rPr>
          <w:rFonts w:ascii="Arial" w:eastAsia="Cambria" w:hAnsi="Arial" w:cs="Arial"/>
          <w:sz w:val="24"/>
          <w:szCs w:val="24"/>
        </w:rPr>
        <w:t xml:space="preserve">). All the phages used in these cocktails were ineffective at clearing </w:t>
      </w:r>
      <w:r>
        <w:rPr>
          <w:rFonts w:ascii="Arial" w:eastAsia="Cambria" w:hAnsi="Arial" w:cs="Arial"/>
          <w:i/>
          <w:iCs/>
          <w:sz w:val="24"/>
          <w:szCs w:val="24"/>
        </w:rPr>
        <w:t xml:space="preserve">Enterococcus </w:t>
      </w:r>
      <w:r>
        <w:rPr>
          <w:rFonts w:ascii="Arial" w:eastAsia="Cambria" w:hAnsi="Arial" w:cs="Arial"/>
          <w:sz w:val="24"/>
          <w:szCs w:val="24"/>
        </w:rPr>
        <w:t xml:space="preserve">cultures alone, yet </w:t>
      </w:r>
      <w:proofErr w:type="gramStart"/>
      <w:r>
        <w:rPr>
          <w:rFonts w:ascii="Arial" w:eastAsia="Cambria" w:hAnsi="Arial" w:cs="Arial"/>
          <w:sz w:val="24"/>
          <w:szCs w:val="24"/>
        </w:rPr>
        <w:t>all of</w:t>
      </w:r>
      <w:proofErr w:type="gramEnd"/>
      <w:r>
        <w:rPr>
          <w:rFonts w:ascii="Arial" w:eastAsia="Cambria" w:hAnsi="Arial" w:cs="Arial"/>
          <w:sz w:val="24"/>
          <w:szCs w:val="24"/>
        </w:rPr>
        <w:t xml:space="preserve"> these cocktails, with their varied phage dynamics, resulted in clearing the </w:t>
      </w:r>
      <w:r>
        <w:rPr>
          <w:rFonts w:ascii="Arial" w:eastAsia="Cambria" w:hAnsi="Arial" w:cs="Arial"/>
          <w:i/>
          <w:iCs/>
          <w:sz w:val="24"/>
          <w:szCs w:val="24"/>
        </w:rPr>
        <w:t xml:space="preserve">Enterococcus </w:t>
      </w:r>
      <w:r>
        <w:rPr>
          <w:rFonts w:ascii="Arial" w:eastAsia="Cambria" w:hAnsi="Arial" w:cs="Arial"/>
          <w:sz w:val="24"/>
          <w:szCs w:val="24"/>
        </w:rPr>
        <w:t>culture. This shows that there is not one single path to an effective phage cocktail. Even if one phage appears to be dominating, the other phage is still necessary to prevent the emergence of a phage-resistant mutant.</w:t>
      </w:r>
    </w:p>
    <w:p w14:paraId="00000039" w14:textId="6C0A1932" w:rsidR="000207FA" w:rsidRDefault="00563D7E">
      <w:pPr>
        <w:spacing w:line="480" w:lineRule="auto"/>
        <w:ind w:firstLine="720"/>
        <w:rPr>
          <w:ins w:id="378" w:author="Stephen Wandro" w:date="2021-03-25T17:21:00Z"/>
          <w:rFonts w:ascii="Arial" w:eastAsia="Cambria" w:hAnsi="Arial" w:cs="Arial"/>
          <w:sz w:val="24"/>
          <w:szCs w:val="24"/>
        </w:rPr>
      </w:pPr>
      <w:r w:rsidRPr="007C21EA">
        <w:rPr>
          <w:rFonts w:ascii="Arial" w:eastAsia="Cambria" w:hAnsi="Arial" w:cs="Arial"/>
          <w:sz w:val="24"/>
          <w:szCs w:val="24"/>
        </w:rPr>
        <w:t>Phages that display synergy with antibiotics might be ideal for phage therapy. Synergy can occur if the evolution of resistance to phage comes a</w:t>
      </w:r>
      <w:del w:id="379" w:author="Stephen Wandro" w:date="2021-04-29T16:52:00Z">
        <w:r w:rsidR="00A71404" w:rsidDel="003F04D8">
          <w:rPr>
            <w:rFonts w:ascii="Arial" w:eastAsia="Cambria" w:hAnsi="Arial" w:cs="Arial"/>
            <w:sz w:val="24"/>
            <w:szCs w:val="24"/>
          </w:rPr>
          <w:delText>s</w:delText>
        </w:r>
      </w:del>
      <w:r w:rsidRPr="007C21EA">
        <w:rPr>
          <w:rFonts w:ascii="Arial" w:eastAsia="Cambria" w:hAnsi="Arial" w:cs="Arial"/>
          <w:sz w:val="24"/>
          <w:szCs w:val="24"/>
        </w:rPr>
        <w:t xml:space="preserve">t the cost of increased susceptibility to antibiotics, or vice versa. The most famous example of this is a </w:t>
      </w:r>
      <w:r w:rsidRPr="007C21EA">
        <w:rPr>
          <w:rFonts w:ascii="Arial" w:eastAsia="Cambria" w:hAnsi="Arial" w:cs="Arial"/>
          <w:i/>
          <w:sz w:val="24"/>
          <w:szCs w:val="24"/>
        </w:rPr>
        <w:t>Pseudomonas aeruginosa</w:t>
      </w:r>
      <w:r w:rsidRPr="007C21EA">
        <w:rPr>
          <w:rFonts w:ascii="Arial" w:eastAsia="Cambria" w:hAnsi="Arial" w:cs="Arial"/>
          <w:sz w:val="24"/>
          <w:szCs w:val="24"/>
        </w:rPr>
        <w:t xml:space="preserve"> phage that binds to an antibiotic efflux pump, resulting in a fitness trade off where bacteria can evolve resistance to phage by losing the antibiotic efflux pump</w:t>
      </w:r>
      <w:r w:rsidR="002A555F"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mendeley":{"formattedCitation":"&lt;sup&gt;18&lt;/sup&gt;","plainTextFormattedCitation":"18","previouslyFormattedCitation":"&lt;sup&gt;18&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w:t>
      </w:r>
      <w:r w:rsidR="002A555F"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9D1DD3">
        <w:rPr>
          <w:rFonts w:ascii="Arial" w:eastAsia="Cambria" w:hAnsi="Arial" w:cs="Arial"/>
          <w:sz w:val="24"/>
          <w:szCs w:val="24"/>
        </w:rPr>
        <w:t>S</w:t>
      </w:r>
      <w:r w:rsidR="0094668A" w:rsidRPr="007C21EA">
        <w:rPr>
          <w:rFonts w:ascii="Arial" w:eastAsia="Cambria" w:hAnsi="Arial" w:cs="Arial"/>
          <w:sz w:val="24"/>
          <w:szCs w:val="24"/>
        </w:rPr>
        <w:t>everal studies</w:t>
      </w:r>
      <w:r w:rsidR="009D1DD3">
        <w:rPr>
          <w:rFonts w:ascii="Arial" w:eastAsia="Cambria" w:hAnsi="Arial" w:cs="Arial"/>
          <w:sz w:val="24"/>
          <w:szCs w:val="24"/>
        </w:rPr>
        <w:t>, including this one, have shown</w:t>
      </w:r>
      <w:r w:rsidR="0094668A"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009D1DD3">
        <w:rPr>
          <w:rFonts w:ascii="Arial" w:eastAsia="Cambria" w:hAnsi="Arial" w:cs="Arial"/>
          <w:sz w:val="24"/>
          <w:szCs w:val="24"/>
        </w:rPr>
        <w:t>evolving</w:t>
      </w:r>
      <w:r w:rsidRPr="007C21EA">
        <w:rPr>
          <w:rFonts w:ascii="Arial" w:eastAsia="Cambria" w:hAnsi="Arial" w:cs="Arial"/>
          <w:sz w:val="24"/>
          <w:szCs w:val="24"/>
        </w:rPr>
        <w:t xml:space="preserve"> resistance to phage infection through mutations in the Epa locus</w:t>
      </w:r>
      <w:r w:rsidR="009D1DD3">
        <w:rPr>
          <w:rFonts w:ascii="Arial" w:eastAsia="Cambria" w:hAnsi="Arial" w:cs="Arial"/>
          <w:sz w:val="24"/>
          <w:szCs w:val="24"/>
        </w:rPr>
        <w:t xml:space="preserve">. While not observed in </w:t>
      </w:r>
      <w:r w:rsidR="009D1DD3">
        <w:rPr>
          <w:rFonts w:ascii="Arial" w:eastAsia="Cambria" w:hAnsi="Arial" w:cs="Arial"/>
          <w:sz w:val="24"/>
          <w:szCs w:val="24"/>
        </w:rPr>
        <w:lastRenderedPageBreak/>
        <w:t>this study, Epa mutations have been seen to</w:t>
      </w:r>
      <w:r w:rsidR="0094668A" w:rsidRPr="007C21EA">
        <w:rPr>
          <w:rFonts w:ascii="Arial" w:eastAsia="Cambria" w:hAnsi="Arial" w:cs="Arial"/>
          <w:sz w:val="24"/>
          <w:szCs w:val="24"/>
        </w:rPr>
        <w:t xml:space="preserve"> </w:t>
      </w:r>
      <w:r w:rsidRPr="007C21EA">
        <w:rPr>
          <w:rFonts w:ascii="Arial" w:eastAsia="Cambria" w:hAnsi="Arial" w:cs="Arial"/>
          <w:sz w:val="24"/>
          <w:szCs w:val="24"/>
        </w:rPr>
        <w:t xml:space="preserve">increase susceptibility to vancomycin </w:t>
      </w:r>
      <w:r w:rsidR="0094668A" w:rsidRPr="007C21EA">
        <w:rPr>
          <w:rFonts w:ascii="Arial" w:eastAsia="Cambria" w:hAnsi="Arial" w:cs="Arial"/>
          <w:sz w:val="24"/>
          <w:szCs w:val="24"/>
        </w:rPr>
        <w:t xml:space="preserve">in </w:t>
      </w:r>
      <w:r w:rsidRPr="007C21EA">
        <w:rPr>
          <w:rFonts w:ascii="Arial" w:eastAsia="Cambria" w:hAnsi="Arial" w:cs="Arial"/>
          <w:sz w:val="24"/>
          <w:szCs w:val="24"/>
        </w:rPr>
        <w:t>resistant strains</w:t>
      </w:r>
      <w:r w:rsidR="002A555F"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enterococci","type":"article-journal"},"uris":["http://www.mendeley.com/documents/?uuid=9eec48a0-c9b8-39f1-83cf-0d785824c81b"]},{"id":"ITEM-2","itemData":{"DOI":"10.3389/fmicb.2018.03192","ISSN":"1664-302X","abstract":"Bacteriophages are highly abundant in human microbiota where they coevolve with resident bacteria. Phage predation can drive the evolution of bacterial resistance, which can then drive reciprocal evolution in the phage to overcome that resistance. Such coevolutionary dynamics have not been extensively studied in human gut bacteria, and are of particular interest for both understanding and eventually manipulating the human gut microbiome. We performed experimental evolution of an Enterococcus faecium isolate from healthy human stool in the absence and presence of a single infecting Myoviridae bacteriophage, EfV12-phi1. Four replicates of E. faecium and phage were grown with twice daily serial transfers for eight days. Genome sequencing revealed that E. faecium evolved resistance to phage through mutations in the yqwD2 gene involved in exopolysaccharide biogenesis and export, and the rpoC gene which encodes the RNA polymerase β’ subunit. In response to bacterial resistance, phage EfV12-phi1 evolved varying numbers of 1.8 kb tandem duplications within a putative tail fiber gene. Host range assays indicated that coevolution of this phage-host pair resulted in arms race dynamics in which bacterial resistance and phage infectivity increased over time. Tracking mutations from population sequencing of experimental coevolution can quickly illuminate phage entry points along with resistance strategies in both phage and host – critical information for using phage to manipulate microbial communities.","author":[{"dropping-particle":"","family":"Wandro","given":"Stephen","non-dropping-particle":"","parse-names":false,"suffix":""},{"dropping-particle":"","family":"Oliver","given":"Andrew","non-dropping-particle":"","parse-names":false,"suffix":""},{"dropping-particle":"","family":"Gallagher","given":"Tara","non-dropping-particle":"","parse-names":false,"suffix":""},{"dropping-particle":"","family":"Weihe","given":"Claudia","non-dropping-particle":"","parse-names":false,"suffix":""},{"dropping-particle":"","family":"England","given":"Whitney","non-dropping-particle":"","parse-names":false,"suffix":""},{"dropping-particle":"","family":"Martiny","given":"Jennifer B. H.","non-dropping-particle":"","parse-names":false,"suffix":""},{"dropping-particle":"","family":"Whiteson","given":"Katrine","non-dropping-particle":"","parse-names":false,"suffix":""}],"container-title":"Frontiers in Microbiology","id":"ITEM-2","issued":{"date-parts":[["2019","1","31"]]},"page":"3192","publisher":"Frontiers","title":"Predictable Molecular Adaptation of Coevolving Enterococcus faecium and Lytic Phage EfV12-phi1","type":"article-journal","volume":"9"},"uris":["http://www.mendeley.com/documents/?uuid=4d437193-1536-3b6d-8b25-06467b063393"]},{"id":"ITEM-3","itemData":{"DOI":"10.1086/600124","ISSN":"0022-1899","author":[{"dropping-particle":"","family":"Singh","given":"Kavindra V.","non-dropping-particle":"","parse-names":false,"suffix":""},{"dropping-particle":"","family":"Lewis","given":"Roshan J.","non-dropping-particle":"","parse-names":false,"suffix":""},{"dropping-particle":"","family":"Murray","given":"Barbara E.","non-dropping-particle":"","parse-names":false,"suffix":""}],"container-title":"The Journal of Infectious Diseases","id":"ITEM-3","issue":"3","issued":{"date-parts":[["2009","8"]]},"page":"417-420","title":"Importance of the &lt;i&gt;epa&lt;/i&gt; Locus of &lt;i&gt;Enterococcus faecalis&lt;/i&gt; OG1RF in a Mouse Model of Ascending Urinary Tract Infection","type":"article-journal","volume":"200"},"uris":["http://www.mendeley.com/documents/?uuid=a5bf5297-1c42-32e0-be3d-07e44ba14768"]},{"id":"ITEM-4","itemData":{"DOI":"10.1128/AAC.00758-18","ISSN":"1098-6596","PMID":"30104266","abstract":"Enterococcus faecalis is a Gram-positive opportunistic pathogen that inhabits the human gastrointestinal tract. Because of the high frequency of antibiotic resistance among Enterococcus clinical isolates, interest in using phage to treat enterococcal infections and to decolonize high-risk patients for antibiotic-resistant Enterococcus is rising. Bacteria can evolve phage resistance, but there is little published information on these mechanisms in E. faecalis In this report, we identified genetic determinants of E. faecalis resistance to φNPV1. We found that loss-of-function mutations in epaR confer φNPV1 resistance by blocking phage adsorption. We attribute the inability of the phage to adsorb to the modification or loss of an extracellular polymer in strains with inactivated epaR. Phage-resistant epaR mutants exhibited increased daptomycin and osmotic stress susceptibilities. Our results demonstrate that in vitro spontaneous resistance to φNPV1 comes at a cost in E. faecalis OG1RF.","author":[{"dropping-particle":"","family":"Ho","given":"Khang","non-dropping-particle":"","parse-names":false,"suffix":""},{"dropping-particle":"","family":"Huo","given":"Wenwen","non-dropping-particle":"","parse-names":false,"suffix":""},{"dropping-particle":"","family":"Pas","given":"Savannah","non-dropping-particle":"","parse-names":false,"suffix":""},{"dropping-particle":"","family":"Dao","given":"Ryan","non-dropping-particle":"","parse-names":false,"suffix":""},{"dropping-particle":"","family":"Palmer","given":"Kelli L","non-dropping-particle":"","parse-names":false,"suffix":""}],"container-title":"Antimicrobial agents and chemotherapy","id":"ITEM-4","issued":{"date-parts":[["2018","8","13"]]},"page":"AAC.00758-18","publisher":"American Society for Microbiology Journals","title":"Loss of function mutations in epaR confer resistance to phage NPV1 infection in Enterococcus faecalis OG1RF.","type":"article-journal"},"uris":["http://www.mendeley.com/documents/?uuid=ba87fb12-5a7c-325b-97cb-65cb139fbbbb"]}],"mendeley":{"formattedCitation":"&lt;sup&gt;12,36–38&lt;/sup&gt;","plainTextFormattedCitation":"12,36–38","previouslyFormattedCitation":"&lt;sup&gt;12,35–37&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12,36–38</w:t>
      </w:r>
      <w:r w:rsidR="002A555F" w:rsidRPr="007C21EA">
        <w:rPr>
          <w:rFonts w:ascii="Arial" w:eastAsia="Cambria" w:hAnsi="Arial" w:cs="Arial"/>
          <w:sz w:val="24"/>
          <w:szCs w:val="24"/>
        </w:rPr>
        <w:fldChar w:fldCharType="end"/>
      </w:r>
      <w:r w:rsidRPr="007C21EA">
        <w:rPr>
          <w:rFonts w:ascii="Arial" w:eastAsia="Cambria" w:hAnsi="Arial" w:cs="Arial"/>
          <w:sz w:val="24"/>
          <w:szCs w:val="24"/>
        </w:rPr>
        <w:t>. The mechanism by which this fitness trade-off occurs is not clear; vancomycin targets peptidoglycan and the Epa locus regulates exopolysaccharide synthesis, so both interactions occur at the cell wall</w:t>
      </w:r>
      <w:r w:rsidR="002A555F"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{"citationItems":[{"id":"ITEM-1","itemData":{"DOI":"10.1128/JB.00592-09","ISSN":"1098-5530","PMID":"19684130","abstract":"Many bacterial species produce capsular polysaccharides that contribute to pathogenesis through evasion of the host innate immune system. The gram-positive pathogen Enterococcus faecalis was previously reported to produce one of four capsule serotypes (A, B, C, or D). Previous studies describing the four capsule serotypes of E. faecalis were based on immunodetection methods; however, the underlying genetics of capsule production did not fully support these findings. Previously, it was shown that capsule production for serotype C (Maekawa type 2) was dependent on the presence of nine open reading frames (cpsC to cpsK). Using a novel genetic system, we demonstrated that seven of the nine genes in the cps operon are essential for capsule production, indicating that serotypes A and B do not make a capsular polysaccharide. In support of this observation, we showed that serotype C and D capsule polysaccharides mask lipoteichoic acid from detection by agglutinating antibodies. Furthermore, we determined that the genetic basis for the difference in antigenicity between serotypes C and D is the presence of cpsF in serotype C strains. High-pH anion-exchange chromatography with pulsed amperometric detection analysis of serotype C and D capsules indicated that cpsF is responsible for glucosylation of serotype C capsular polysaccharide in E. faecalis.","author":[{"dropping-particle":"","family":"Thurlow","given":"Lance R","non-dropping-particle":"","parse-names":false,"suffix":""},{"dropping-particle":"","family":"Thomas","given":"Vinai Chittezham","non-dropping-particle":"","parse-names":false,"suffix":""},{"dropping-particle":"","family":"Hancock","given":"Lynn E","non-dropping-particle":"","parse-names":false,"suffix":""}],"container-title":"Journal of bacteriology","id":"ITEM-1","issue":"20","issued":{"date-parts":[["2009","10","15"]]},"note":"faecalis cps operon = capsule","page":"6203-10","publisher":"American Society for Microbiology Journals","title":"Capsular polysaccharide production in Enterococcus faecalis and contribution of CpsF to capsule serospecificity.","type":"article-journal","volume":"191"},"uris":["http://www.mendeley.com/documents/?uuid=772c98e5-e1bf-3a1e-bdf1-861bb3e36e06"]},{"id":"ITEM-2","itemData":{"DOI":"10.1073/pnas.032448299","ISSN":"0027-8424","PMID":"11830672","abstract":"With the goal of identifying and characterizing traits of Enterococcus faecalis that play key roles in human disease, we identified an operon specifying synthesis of a capsular carbohydrate of the type most commonly expressed by clinical isolates. This surface-exposed carbohydrate consists of glycerol phosphate, glucose, and galactose residues, and its biosynthesis is encoded by a determinant that includes 11 ORFs. Insertional inactivation of genes in this pathway yielded mutants with enhanced susceptibility to phagocytic killing in vitro and compromised in the ability to persist in regional lymph nodes in vivo.","author":[{"dropping-particle":"","family":"Hancock","given":"Lynn E","non-dropping-particle":"","parse-names":false,"suffix":""},{"dropping-particle":"","family":"Gilmore","given":"Michael S","non-dropping-particle":"","parse-names":false,"suffix":""}],"container-title":"Proceedings of the National Academy of Sciences of the United States of America","id":"ITEM-2","issue":"3","issued":{"date-parts":[["2002","2","5"]]},"note":"epa gene = rhamnopolymer\nnice faecalis capsule model fig","page":"1574-9","publisher":"National Academy of Sciences","title":"The capsular polysaccharide of Enterococcus faecalis and its relationship to other polysaccharides in the cell wall.","type":"article-journal","volume":"99"},"uris":["http://www.mendeley.com/documents/?uuid=d2fdda44-f0ca-3492-b266-b768539ff41e"]},{"id":"ITEM-3","itemData":{"DOI":"10.1128/IAI.00149-09","ISSN":"1098-5522","PMID":"19581393","abstract":"We previously identified a gene cluster, epa (for enterocococcal polysaccharide antigen), involved in polysaccharide biosynthesis of Enterococcus faecalis and showed that disruption of epaB and epaE resulted in attenuation in translocation, biofilm formation, resistance to polymorphonuclear leukocyte (PMN) killing, and virulence in a mouse peritonitis model. Using five additional mutant disruptions in the 26-kb region between orfde2 and OG1RF_0163, we defined the epa locus as the area from epaA to epaR. Disruption of epaA, epaM, and epaN, like prior disruption of epaB and epaE, resulted in alteration in Epa polysaccharide content, more round cells versus oval cells with OG1RF, decreased biofilm formation, attenuation in a mouse peritonitis model, and resistance to lysis by the phage NPV-1 (known to lyse OG1RF), while mutants disrupted in orfde2 and OG1RF_163 (the epa locus flanking genes) behaved like OG1RF in those assays. Analysis of the purified Epa polysaccharide from OG1RF revealed the presence of rhamnose, glucose, galactose, GalNAc, and GlcNAc in this polysaccharide, while carbohydrate preparation from the epaB mutant did not contain rhamnose, suggesting that one or more of the glycosyl transferases encoded by the epaBCD operon are necessary to transfer rhamnose to the polysaccharide. In conclusion, the epa genes, uniformly present in E. faecalis strains and involved in biosynthesis of polysaccharide in OG1RF, are also important for OG1RF shape determination, biofilm formation, and NPV-1 replication/lysis, as well as for E. faecalis virulence in a mouse peritonitis model.","author":[{"dropping-particle":"","family":"Teng","given":"Fang","non-dropping-particle":"","parse-names":false,"suffix":""},{"dropping-particle":"V","family":"Singh","given":"Kavindra","non-dropping-particle":"","parse-names":false,"suffix":""},{"dropping-particle":"","family":"Bourgogne","given":"Agathe","non-dropping-particle":"","parse-names":false,"suffix":""},{"dropping-particle":"","family":"Zeng","given":"Jing","non-dropping-particle":"","parse-names":false,"suffix":""},{"dropping-particle":"","family":"Murray","given":"Barbara E","non-dropping-particle":"","parse-names":false,"suffix":""}],"container-title":"Infection and immunity","id":"ITEM-3","issue":"9","issued":{"date-parts":[["2009","9","1"]]},"note":"epa capsule production","page":"3759-67","publisher":"American Society for Microbiology Journals","title":"Further characterization of the epa gene cluster and Epa polysaccharides of Enterococcus faecalis.","type":"article-journal","volume":"77"},"uris":["http://www.mendeley.com/documents/?uuid=f20f31a9-9075-3338-9944-7759ffbddc03"]}],"mendeley":{"formattedCitation":"&lt;sup&gt;39–41&lt;/sup&gt;","plainTextFormattedCitation":"39–41","previouslyFormattedCitation":"&lt;sup&gt;38–40&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39–41</w:t>
      </w:r>
      <w:r w:rsidR="002A555F" w:rsidRPr="007C21EA">
        <w:rPr>
          <w:rFonts w:ascii="Arial" w:eastAsia="Cambria" w:hAnsi="Arial" w:cs="Arial"/>
          <w:sz w:val="24"/>
          <w:szCs w:val="24"/>
        </w:rPr>
        <w:fldChar w:fldCharType="end"/>
      </w:r>
      <w:r w:rsidR="002A555F" w:rsidRPr="007C21EA">
        <w:rPr>
          <w:rFonts w:ascii="Arial" w:eastAsia="Cambria" w:hAnsi="Arial" w:cs="Arial"/>
          <w:sz w:val="24"/>
          <w:szCs w:val="24"/>
        </w:rPr>
        <w:t>.</w:t>
      </w:r>
      <w:r w:rsidRPr="007C21EA">
        <w:rPr>
          <w:rFonts w:ascii="Arial" w:eastAsia="Cambria" w:hAnsi="Arial" w:cs="Arial"/>
          <w:sz w:val="24"/>
          <w:szCs w:val="24"/>
        </w:rPr>
        <w:t xml:space="preserve"> In this study, evolution of phage resistance in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was </w:t>
      </w:r>
      <w:r w:rsidR="009D1DD3">
        <w:rPr>
          <w:rFonts w:ascii="Arial" w:eastAsia="Cambria" w:hAnsi="Arial" w:cs="Arial"/>
          <w:sz w:val="24"/>
          <w:szCs w:val="24"/>
        </w:rPr>
        <w:t xml:space="preserve">not </w:t>
      </w:r>
      <w:r w:rsidRPr="007C21EA">
        <w:rPr>
          <w:rFonts w:ascii="Arial" w:eastAsia="Cambria" w:hAnsi="Arial" w:cs="Arial"/>
          <w:sz w:val="24"/>
          <w:szCs w:val="24"/>
        </w:rPr>
        <w:t xml:space="preserve">seen to </w:t>
      </w:r>
      <w:r w:rsidR="009D1DD3">
        <w:rPr>
          <w:rFonts w:ascii="Arial" w:eastAsia="Cambria" w:hAnsi="Arial" w:cs="Arial"/>
          <w:sz w:val="24"/>
          <w:szCs w:val="24"/>
        </w:rPr>
        <w:t>sensitize VRE, and slightly increased vancomycin resistance in VSE</w:t>
      </w:r>
      <w:r w:rsidRPr="007C21EA">
        <w:rPr>
          <w:rFonts w:ascii="Arial" w:eastAsia="Cambria" w:hAnsi="Arial" w:cs="Arial"/>
          <w:sz w:val="24"/>
          <w:szCs w:val="24"/>
        </w:rPr>
        <w:t xml:space="preserve">. </w:t>
      </w:r>
      <w:r w:rsidR="009D1DD3">
        <w:rPr>
          <w:rFonts w:ascii="Arial" w:eastAsia="Cambria" w:hAnsi="Arial" w:cs="Arial"/>
          <w:sz w:val="24"/>
          <w:szCs w:val="24"/>
        </w:rPr>
        <w:t>D</w:t>
      </w:r>
      <w:r w:rsidRPr="007C21EA">
        <w:rPr>
          <w:rFonts w:ascii="Arial" w:eastAsia="Cambria" w:hAnsi="Arial" w:cs="Arial"/>
          <w:sz w:val="24"/>
          <w:szCs w:val="24"/>
        </w:rPr>
        <w:t xml:space="preserve">ifferent </w:t>
      </w:r>
      <w:r w:rsidR="009D1DD3">
        <w:rPr>
          <w:rFonts w:ascii="Arial" w:eastAsia="Cambria" w:hAnsi="Arial" w:cs="Arial"/>
          <w:sz w:val="24"/>
          <w:szCs w:val="24"/>
        </w:rPr>
        <w:t xml:space="preserve">Epa </w:t>
      </w:r>
      <w:r w:rsidRPr="007C21EA">
        <w:rPr>
          <w:rFonts w:ascii="Arial" w:eastAsia="Cambria" w:hAnsi="Arial" w:cs="Arial"/>
          <w:sz w:val="24"/>
          <w:szCs w:val="24"/>
        </w:rPr>
        <w:t xml:space="preserve">mutations may have different effects on antibiotic susceptibility. In addition, the genetic background of the </w:t>
      </w:r>
      <w:r w:rsidRPr="007C21EA">
        <w:rPr>
          <w:rFonts w:ascii="Arial" w:eastAsia="Cambria" w:hAnsi="Arial" w:cs="Arial"/>
          <w:i/>
          <w:sz w:val="24"/>
          <w:szCs w:val="24"/>
        </w:rPr>
        <w:t xml:space="preserve">Enterococcus </w:t>
      </w:r>
      <w:r w:rsidRPr="007C21EA">
        <w:rPr>
          <w:rFonts w:ascii="Arial" w:eastAsia="Cambria" w:hAnsi="Arial" w:cs="Arial"/>
          <w:sz w:val="24"/>
          <w:szCs w:val="24"/>
        </w:rPr>
        <w:t>strain likely affects the phenotypic outcomes of the evolution of phage resistance. Synergistic outcomes of phage-host co-evolution that result in better treatment options are far from guaranteed, but the enormous numbers of understudied phage-host interactions leave room for the discovery of phages that co-evolve with their pathogenic bacterial hosts in ways that make infection treatment more tractable.</w:t>
      </w:r>
    </w:p>
    <w:p w14:paraId="5A759025" w14:textId="2D03A88F" w:rsidR="00EC1870" w:rsidRPr="003F04D8" w:rsidRDefault="00EC1870" w:rsidP="003F04D8">
      <w:pPr>
        <w:spacing w:line="480" w:lineRule="auto"/>
        <w:ind w:firstLine="720"/>
        <w:rPr>
          <w:rFonts w:ascii="Cambria" w:hAnsi="Cambria"/>
          <w:sz w:val="24"/>
          <w:szCs w:val="24"/>
          <w:rPrChange w:id="380" w:author="Stephen Wandro" w:date="2021-04-29T16:52:00Z">
            <w:rPr>
              <w:rFonts w:ascii="Arial" w:eastAsia="Cambria" w:hAnsi="Arial" w:cs="Arial"/>
              <w:sz w:val="24"/>
              <w:szCs w:val="24"/>
            </w:rPr>
          </w:rPrChange>
        </w:rPr>
        <w:pPrChange w:id="381" w:author="Stephen Wandro" w:date="2021-04-29T16:52:00Z">
          <w:pPr>
            <w:spacing w:line="480" w:lineRule="auto"/>
            <w:ind w:firstLine="720"/>
          </w:pPr>
        </w:pPrChange>
      </w:pPr>
      <w:ins w:id="382" w:author="Stephen Wandro" w:date="2021-03-25T17:21:00Z">
        <w:r>
          <w:rPr>
            <w:rFonts w:ascii="Cambria" w:hAnsi="Cambria"/>
            <w:sz w:val="24"/>
            <w:szCs w:val="24"/>
          </w:rPr>
          <w:t xml:space="preserve">When under selective pressure from </w:t>
        </w:r>
        <w:r>
          <w:rPr>
            <w:rFonts w:ascii="Cambria" w:hAnsi="Cambria"/>
            <w:i/>
            <w:sz w:val="24"/>
            <w:szCs w:val="24"/>
          </w:rPr>
          <w:t>Brockvirinae</w:t>
        </w:r>
        <w:r>
          <w:rPr>
            <w:rFonts w:ascii="Cambria" w:hAnsi="Cambria"/>
            <w:sz w:val="24"/>
            <w:szCs w:val="24"/>
          </w:rPr>
          <w:t xml:space="preserve"> phages, </w:t>
        </w:r>
        <w:r>
          <w:rPr>
            <w:rFonts w:ascii="Cambria" w:hAnsi="Cambria"/>
            <w:i/>
            <w:sz w:val="24"/>
            <w:szCs w:val="24"/>
          </w:rPr>
          <w:t xml:space="preserve">Enterococcus </w:t>
        </w:r>
        <w:r>
          <w:rPr>
            <w:rFonts w:ascii="Cambria" w:hAnsi="Cambria"/>
            <w:sz w:val="24"/>
            <w:szCs w:val="24"/>
          </w:rPr>
          <w:t xml:space="preserve">evolved mutations primarily in exopolysaccharide synthesis genes. These mutations suggest resistance evolved by preventing phage recognition and initial binding. </w:t>
        </w:r>
        <w:r>
          <w:rPr>
            <w:rFonts w:ascii="Cambria" w:hAnsi="Cambria"/>
            <w:i/>
            <w:sz w:val="24"/>
            <w:szCs w:val="24"/>
          </w:rPr>
          <w:t>E. faecium</w:t>
        </w:r>
        <w:r>
          <w:rPr>
            <w:rFonts w:ascii="Cambria" w:hAnsi="Cambria"/>
            <w:sz w:val="24"/>
            <w:szCs w:val="24"/>
          </w:rPr>
          <w:t xml:space="preserve"> and </w:t>
        </w:r>
        <w:r>
          <w:rPr>
            <w:rFonts w:ascii="Cambria" w:hAnsi="Cambria"/>
            <w:i/>
            <w:sz w:val="24"/>
            <w:szCs w:val="24"/>
          </w:rPr>
          <w:t>E. faecalis</w:t>
        </w:r>
        <w:r>
          <w:rPr>
            <w:rFonts w:ascii="Cambria" w:hAnsi="Cambria"/>
            <w:sz w:val="24"/>
            <w:szCs w:val="24"/>
          </w:rPr>
          <w:t xml:space="preserve"> both contain the highly conserved Epa capsule synthesis locus, in which mutations were observed consistently for </w:t>
        </w:r>
        <w:r>
          <w:rPr>
            <w:rFonts w:ascii="Cambria" w:hAnsi="Cambria"/>
            <w:i/>
            <w:sz w:val="24"/>
            <w:szCs w:val="24"/>
          </w:rPr>
          <w:t>E. faecalis</w:t>
        </w:r>
        <w:r>
          <w:rPr>
            <w:rFonts w:ascii="Cambria" w:hAnsi="Cambria"/>
            <w:sz w:val="24"/>
            <w:szCs w:val="24"/>
          </w:rPr>
          <w:t xml:space="preserve"> strains. Mutations in the Epa locus have been observed previously during coevolution with </w:t>
        </w:r>
        <w:r>
          <w:rPr>
            <w:rFonts w:ascii="Cambria" w:hAnsi="Cambria"/>
            <w:i/>
            <w:sz w:val="24"/>
            <w:szCs w:val="24"/>
          </w:rPr>
          <w:t>Brockvirinae</w:t>
        </w:r>
        <w:r>
          <w:rPr>
            <w:rFonts w:ascii="Cambria" w:hAnsi="Cambria"/>
            <w:sz w:val="24"/>
            <w:szCs w:val="24"/>
          </w:rPr>
          <w:t xml:space="preserve"> phages and other phages; these mutations impaired </w:t>
        </w:r>
        <w:r>
          <w:rPr>
            <w:rFonts w:ascii="Cambria" w:hAnsi="Cambria"/>
            <w:i/>
            <w:sz w:val="24"/>
            <w:szCs w:val="24"/>
          </w:rPr>
          <w:t>Enterococcus</w:t>
        </w:r>
        <w:r>
          <w:rPr>
            <w:rFonts w:ascii="Cambria" w:hAnsi="Cambria"/>
            <w:sz w:val="24"/>
            <w:szCs w:val="24"/>
          </w:rPr>
          <w:t xml:space="preserve"> host colonization and increased antibiotic sensitivity.</w:t>
        </w:r>
        <w:r>
          <w:rPr>
            <w:rFonts w:ascii="Cambria" w:hAnsi="Cambria"/>
            <w:sz w:val="24"/>
            <w:szCs w:val="24"/>
          </w:rPr>
          <w:fldChar w:fldCharType="begin" w:fldLock="1"/>
        </w:r>
        <w:r>
          <w:rPr>
            <w:rFonts w:ascii="Cambria" w:hAnsi="Cambria"/>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enterococci","type":"article-journal"},"uris":["http://www.mendeley.com/documents/?uuid=9eec48a0-c9b8-39f1-83cf-0d785824c81b"]}],"mendeley":{"formattedCitation":"&lt;sup&gt;20&lt;/sup&gt;","plainTextFormattedCitation":"20","previouslyFormattedCitation":"(Chatterjee et al., 2019)"},"properties":{"noteIndex":0},"schema":"https://github.com/citation-style-language/schema/raw/master/csl-citation.json"}</w:instrText>
        </w:r>
        <w:r>
          <w:rPr>
            <w:rFonts w:ascii="Cambria" w:hAnsi="Cambria"/>
            <w:sz w:val="24"/>
            <w:szCs w:val="24"/>
          </w:rPr>
          <w:fldChar w:fldCharType="separate"/>
        </w:r>
        <w:r>
          <w:rPr>
            <w:rFonts w:ascii="Cambria" w:hAnsi="Cambria"/>
            <w:noProof/>
            <w:sz w:val="24"/>
            <w:szCs w:val="24"/>
            <w:vertAlign w:val="superscript"/>
          </w:rPr>
          <w:t>20</w:t>
        </w:r>
        <w:r>
          <w:rPr>
            <w:rFonts w:ascii="Cambria" w:hAnsi="Cambria"/>
            <w:sz w:val="24"/>
            <w:szCs w:val="24"/>
          </w:rPr>
          <w:fldChar w:fldCharType="end"/>
        </w:r>
        <w:r>
          <w:rPr>
            <w:rFonts w:ascii="Cambria" w:hAnsi="Cambria"/>
            <w:sz w:val="24"/>
            <w:szCs w:val="24"/>
          </w:rPr>
          <w:t xml:space="preserve"> </w:t>
        </w:r>
        <w:r>
          <w:rPr>
            <w:rFonts w:ascii="Cambria" w:hAnsi="Cambria"/>
            <w:i/>
            <w:sz w:val="24"/>
            <w:szCs w:val="24"/>
          </w:rPr>
          <w:t>E. faecium</w:t>
        </w:r>
        <w:r>
          <w:rPr>
            <w:rFonts w:ascii="Cambria" w:hAnsi="Cambria"/>
            <w:sz w:val="24"/>
            <w:szCs w:val="24"/>
          </w:rPr>
          <w:t xml:space="preserve"> encodes a second exopolysaccharide synthesis locus known as the Yqw locus, which is not present in </w:t>
        </w:r>
        <w:r>
          <w:rPr>
            <w:rFonts w:ascii="Cambria" w:hAnsi="Cambria"/>
            <w:i/>
            <w:sz w:val="24"/>
            <w:szCs w:val="24"/>
          </w:rPr>
          <w:t>E. feacalis</w:t>
        </w:r>
        <w:r>
          <w:rPr>
            <w:rFonts w:ascii="Cambria" w:hAnsi="Cambria"/>
            <w:sz w:val="24"/>
            <w:szCs w:val="24"/>
          </w:rPr>
          <w:t xml:space="preserve">. It is in this Yqw locus that mutations were observed in </w:t>
        </w:r>
        <w:r>
          <w:rPr>
            <w:rFonts w:ascii="Cambria" w:hAnsi="Cambria"/>
            <w:i/>
            <w:sz w:val="24"/>
            <w:szCs w:val="24"/>
          </w:rPr>
          <w:t>E. faecium</w:t>
        </w:r>
        <w:r>
          <w:rPr>
            <w:rFonts w:ascii="Cambria" w:hAnsi="Cambria"/>
            <w:sz w:val="24"/>
            <w:szCs w:val="24"/>
          </w:rPr>
          <w:t xml:space="preserve"> TX1330. Various mutations in a single gene of this locus have been previously seen during coevolution in the same phage-host pair.</w:t>
        </w:r>
        <w:r>
          <w:rPr>
            <w:rFonts w:ascii="Cambria" w:hAnsi="Cambria"/>
            <w:sz w:val="24"/>
            <w:szCs w:val="24"/>
          </w:rPr>
          <w:fldChar w:fldCharType="begin" w:fldLock="1"/>
        </w:r>
        <w:r>
          <w:rPr>
            <w:rFonts w:ascii="Cambria" w:hAnsi="Cambria"/>
            <w:sz w:val="24"/>
            <w:szCs w:val="24"/>
          </w:rPr>
          <w:instrText>ADDIN CSL_CITATION {"citationItems":[{"id":"ITEM-1","itemData":{"DOI":"10.3389/fmicb.2018.03192","ISSN":"1664-302X","abstract":"Bacteriophages are highly abundant in human microbiota where they coevolve with resident bacteria. Phage predation can drive the evolution of bacterial resistance, which can then drive reciprocal evolution in the phage to overcome that resistance. Such coevolutionary dynamics have not been extensively studied in human gut bacteria, and are of particular interest for both understanding and eventually manipulating the human gut microbiome. We performed experimental evolution of an Enterococcus faecium isolate from healthy human stool in the absence and presence of a single infecting Myoviridae bacteriophage, EfV12-phi1. Four replicates of E. faecium and phage were grown with twice daily serial transfers for eight days. Genome sequencing revealed that E. faecium evolved resistance to phage through mutations in the yqwD2 gene involved in exopolysaccharide biogenesis and export, and the rpoC gene which encodes the RNA polymerase β’ subunit. In response to bacterial resistance, phage EfV12-phi1 evolved varying numbers of 1.8 kb tandem duplications within a putative tail fiber gene. Host range assays indicated that coevolution of this phage-host pair resulted in arms race dynamics in which bacterial resistance and phage infectivity increased over time. Tracking mutations from population sequencing of experimental coevolution can quickly illuminate phage entry points along with resistance strategies in both phage and host – critical information for using phage to manipulate microbial communities.","author":[{"dropping-particle":"","family":"Wandro","given":"Stephen","non-dropping-particle":"","parse-names":false,"suffix":""},{"dropping-particle":"","family":"Oliver","given":"Andrew","non-dropping-particle":"","parse-names":false,"suffix":""},{"dropping-particle":"","family":"Gallagher","given":"Tara","non-dropping-particle":"","parse-names":false,"suffix":""},{"dropping-particle":"","family":"Weihe","given":"Claudia","non-dropping-particle":"","parse-names":false,"suffix":""},{"dropping-particle":"","family":"England","given":"Whitney","non-dropping-particle":"","parse-names":false,"suffix":""},{"dropping-particle":"","family":"Martiny","given":"Jennifer B. H.","non-dropping-particle":"","parse-names":false,"suffix":""},{"dropping-particle":"","family":"Whiteson","given":"Katrine","non-dropping-particle":"","parse-names":false,"suffix":""}],"container-title":"Frontiers in Microbiology","id":"ITEM-1","issued":{"date-parts":[["2019","1","31"]]},"page":"3192","publisher":"Frontiers","title":"Predictable Molecular Adaptation of Coevolving Enterococcus faecium and Lytic Phage EfV12-phi1","type":"article-journal","volume":"9"},"uris":["http://www.mendeley.com/documents/?uuid=4d437193-1536-3b6d-8b25-06467b063393"]}],"mendeley":{"formattedCitation":"&lt;sup&gt;16&lt;/sup&gt;","plainTextFormattedCitation":"16","previouslyFormattedCitation":"(Wandro et al., 2019)"},"properties":{"noteIndex":0},"schema":"https://github.com/citation-style-language/schema/raw/master/csl-citation.json"}</w:instrText>
        </w:r>
        <w:r>
          <w:rPr>
            <w:rFonts w:ascii="Cambria" w:hAnsi="Cambria"/>
            <w:sz w:val="24"/>
            <w:szCs w:val="24"/>
          </w:rPr>
          <w:fldChar w:fldCharType="separate"/>
        </w:r>
        <w:r>
          <w:rPr>
            <w:rFonts w:ascii="Cambria" w:hAnsi="Cambria"/>
            <w:noProof/>
            <w:sz w:val="24"/>
            <w:szCs w:val="24"/>
            <w:vertAlign w:val="superscript"/>
          </w:rPr>
          <w:t>16</w:t>
        </w:r>
        <w:r>
          <w:rPr>
            <w:rFonts w:ascii="Cambria" w:hAnsi="Cambria"/>
            <w:sz w:val="24"/>
            <w:szCs w:val="24"/>
          </w:rPr>
          <w:fldChar w:fldCharType="end"/>
        </w:r>
        <w:r>
          <w:rPr>
            <w:rFonts w:ascii="Cambria" w:hAnsi="Cambria"/>
            <w:sz w:val="24"/>
            <w:szCs w:val="24"/>
          </w:rPr>
          <w:t xml:space="preserve"> Since mutations in Yqw locus genes also occurred in </w:t>
        </w:r>
        <w:r>
          <w:rPr>
            <w:rFonts w:ascii="Cambria" w:hAnsi="Cambria"/>
            <w:i/>
            <w:sz w:val="24"/>
            <w:szCs w:val="24"/>
          </w:rPr>
          <w:t xml:space="preserve">E. faecium </w:t>
        </w:r>
        <w:r>
          <w:rPr>
            <w:rFonts w:ascii="Cambria" w:hAnsi="Cambria"/>
            <w:sz w:val="24"/>
            <w:szCs w:val="24"/>
          </w:rPr>
          <w:t xml:space="preserve">TX1330 host control cultures lacking phage, we cannot attribute </w:t>
        </w:r>
        <w:r>
          <w:rPr>
            <w:rFonts w:ascii="Cambria" w:hAnsi="Cambria"/>
            <w:sz w:val="24"/>
            <w:szCs w:val="24"/>
          </w:rPr>
          <w:lastRenderedPageBreak/>
          <w:t xml:space="preserve">these mutations to phage evolutionary pressure. However, prophage induction was observed in all </w:t>
        </w:r>
        <w:r>
          <w:rPr>
            <w:rFonts w:ascii="Cambria" w:hAnsi="Cambria"/>
            <w:i/>
            <w:sz w:val="24"/>
            <w:szCs w:val="24"/>
          </w:rPr>
          <w:t xml:space="preserve">E. faecium </w:t>
        </w:r>
        <w:r>
          <w:rPr>
            <w:rFonts w:ascii="Cambria" w:hAnsi="Cambria"/>
            <w:sz w:val="24"/>
            <w:szCs w:val="24"/>
          </w:rPr>
          <w:t xml:space="preserve">TX1330 cultures, indicating that mutations in exopolysaccharide synthesis genes may be a consistent phage resistance mechanism in </w:t>
        </w:r>
        <w:r>
          <w:rPr>
            <w:rFonts w:ascii="Cambria" w:hAnsi="Cambria"/>
            <w:i/>
            <w:sz w:val="24"/>
            <w:szCs w:val="24"/>
          </w:rPr>
          <w:t>Enterococcus</w:t>
        </w:r>
        <w:r>
          <w:rPr>
            <w:rFonts w:ascii="Cambria" w:hAnsi="Cambria"/>
            <w:sz w:val="24"/>
            <w:szCs w:val="24"/>
          </w:rPr>
          <w:t>.</w:t>
        </w:r>
      </w:ins>
    </w:p>
    <w:p w14:paraId="0000003B" w14:textId="7E9285C4" w:rsidR="000207FA" w:rsidRPr="007C21EA" w:rsidRDefault="00563D7E" w:rsidP="00A912D1">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The need for alternative therapies for </w:t>
      </w:r>
      <w:r w:rsidR="0094668A" w:rsidRPr="007C21EA">
        <w:rPr>
          <w:rFonts w:ascii="Arial" w:eastAsia="Cambria" w:hAnsi="Arial" w:cs="Arial"/>
          <w:sz w:val="24"/>
          <w:szCs w:val="24"/>
        </w:rPr>
        <w:t xml:space="preserve">antibiotic </w:t>
      </w:r>
      <w:r w:rsidRPr="007C21EA">
        <w:rPr>
          <w:rFonts w:ascii="Arial" w:eastAsia="Cambria" w:hAnsi="Arial" w:cs="Arial"/>
          <w:sz w:val="24"/>
          <w:szCs w:val="24"/>
        </w:rPr>
        <w:t xml:space="preserve">resistant bacterial infections has never been greater than it is right now with the crisis of antibiotic resistance upon us. Bacteriophages represent an alternative with the potential to overcome some of the shortcomings of antibiotics, but there are significant knowledge gaps that reduce the utility of phages in humans. Problems that face phage therapy in the future include the emergence of host resistance, limited information on how phages may collectively eradicate their hosts, and a lack of guidance on how many phages may be necessary in cocktails to achieve phage therapy goals. Using the model of the diverse bacterium </w:t>
      </w:r>
      <w:r w:rsidRPr="007C21EA">
        <w:rPr>
          <w:rFonts w:ascii="Arial" w:eastAsia="Cambria" w:hAnsi="Arial" w:cs="Arial"/>
          <w:i/>
          <w:sz w:val="24"/>
          <w:szCs w:val="24"/>
        </w:rPr>
        <w:t>Enterococcus</w:t>
      </w:r>
      <w:r w:rsidRPr="007C21EA">
        <w:rPr>
          <w:rFonts w:ascii="Arial" w:eastAsia="Cambria" w:hAnsi="Arial" w:cs="Arial"/>
          <w:sz w:val="24"/>
          <w:szCs w:val="24"/>
        </w:rPr>
        <w:t xml:space="preserve">, which has multiple species capable of causing debilitating human infections, and </w:t>
      </w:r>
      <w:proofErr w:type="gramStart"/>
      <w:r w:rsidRPr="007C21EA">
        <w:rPr>
          <w:rFonts w:ascii="Arial" w:eastAsia="Cambria" w:hAnsi="Arial" w:cs="Arial"/>
          <w:sz w:val="24"/>
          <w:szCs w:val="24"/>
        </w:rPr>
        <w:t>has the ability to</w:t>
      </w:r>
      <w:proofErr w:type="gramEnd"/>
      <w:r w:rsidRPr="007C21EA">
        <w:rPr>
          <w:rFonts w:ascii="Arial" w:eastAsia="Cambria" w:hAnsi="Arial" w:cs="Arial"/>
          <w:sz w:val="24"/>
          <w:szCs w:val="24"/>
        </w:rPr>
        <w:t xml:space="preserve"> acquire significant antibiotic resistance, we have demonstrated that phages have significant potential to kill their hosts</w:t>
      </w:r>
      <w:r w:rsidR="009D1DD3">
        <w:rPr>
          <w:rFonts w:ascii="Arial" w:eastAsia="Cambria" w:hAnsi="Arial" w:cs="Arial"/>
          <w:sz w:val="24"/>
          <w:szCs w:val="24"/>
        </w:rPr>
        <w:t xml:space="preserve"> and</w:t>
      </w:r>
      <w:r w:rsidRPr="007C21EA">
        <w:rPr>
          <w:rFonts w:ascii="Arial" w:eastAsia="Cambria" w:hAnsi="Arial" w:cs="Arial"/>
          <w:sz w:val="24"/>
          <w:szCs w:val="24"/>
        </w:rPr>
        <w:t xml:space="preserve"> reduce the emergence of resistant isolates. For </w:t>
      </w:r>
      <w:r w:rsidRPr="007C21EA">
        <w:rPr>
          <w:rFonts w:ascii="Arial" w:eastAsia="Cambria" w:hAnsi="Arial" w:cs="Arial"/>
          <w:i/>
          <w:sz w:val="24"/>
          <w:szCs w:val="24"/>
        </w:rPr>
        <w:t>Enterococcus</w:t>
      </w:r>
      <w:r w:rsidRPr="007C21EA">
        <w:rPr>
          <w:rFonts w:ascii="Arial" w:eastAsia="Cambria" w:hAnsi="Arial" w:cs="Arial"/>
          <w:sz w:val="24"/>
          <w:szCs w:val="24"/>
        </w:rPr>
        <w:t xml:space="preserve">, our data suggest that </w:t>
      </w:r>
      <w:r w:rsidR="0094668A" w:rsidRPr="007C21EA">
        <w:rPr>
          <w:rFonts w:ascii="Arial" w:eastAsia="Cambria" w:hAnsi="Arial" w:cs="Arial"/>
          <w:sz w:val="24"/>
          <w:szCs w:val="24"/>
        </w:rPr>
        <w:t xml:space="preserve">host killing was not substantially increased by </w:t>
      </w:r>
      <w:r w:rsidRPr="007C21EA">
        <w:rPr>
          <w:rFonts w:ascii="Arial" w:eastAsia="Cambria" w:hAnsi="Arial" w:cs="Arial"/>
          <w:sz w:val="24"/>
          <w:szCs w:val="24"/>
        </w:rPr>
        <w:t xml:space="preserve">adding </w:t>
      </w:r>
      <w:r w:rsidR="0094668A" w:rsidRPr="007C21EA">
        <w:rPr>
          <w:rFonts w:ascii="Arial" w:eastAsia="Cambria" w:hAnsi="Arial" w:cs="Arial"/>
          <w:sz w:val="24"/>
          <w:szCs w:val="24"/>
        </w:rPr>
        <w:t xml:space="preserve">more than two </w:t>
      </w:r>
      <w:r w:rsidRPr="007C21EA">
        <w:rPr>
          <w:rFonts w:ascii="Arial" w:eastAsia="Cambria" w:hAnsi="Arial" w:cs="Arial"/>
          <w:sz w:val="24"/>
          <w:szCs w:val="24"/>
        </w:rPr>
        <w:t xml:space="preserve">phages to cocktails, but a larger study is needed to confirm these findings. Rationally designed phage cocktails hold the potential to significantly advance phages as antibiotic alternatives for the treatment of human pathogens such as </w:t>
      </w:r>
      <w:r w:rsidRPr="007C21EA">
        <w:rPr>
          <w:rFonts w:ascii="Arial" w:eastAsia="Cambria" w:hAnsi="Arial" w:cs="Arial"/>
          <w:i/>
          <w:sz w:val="24"/>
          <w:szCs w:val="24"/>
        </w:rPr>
        <w:t>Enterococcus</w:t>
      </w:r>
      <w:r w:rsidRPr="007C21EA">
        <w:rPr>
          <w:rFonts w:ascii="Arial" w:eastAsia="Cambria" w:hAnsi="Arial" w:cs="Arial"/>
          <w:sz w:val="24"/>
          <w:szCs w:val="24"/>
        </w:rPr>
        <w:t>.</w:t>
      </w:r>
    </w:p>
    <w:p w14:paraId="0000003C" w14:textId="77777777" w:rsidR="000207FA" w:rsidRPr="007C21EA" w:rsidRDefault="000207FA">
      <w:pPr>
        <w:spacing w:line="480" w:lineRule="auto"/>
        <w:ind w:firstLine="720"/>
        <w:rPr>
          <w:rFonts w:ascii="Arial" w:eastAsia="Cambria" w:hAnsi="Arial" w:cs="Arial"/>
          <w:sz w:val="24"/>
          <w:szCs w:val="24"/>
        </w:rPr>
      </w:pPr>
    </w:p>
    <w:p w14:paraId="0000003D"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MATERIALS AND METHODS</w:t>
      </w:r>
    </w:p>
    <w:p w14:paraId="0000003E" w14:textId="4C368850"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Bacterial st</w:t>
      </w:r>
      <w:r w:rsidR="0094668A" w:rsidRPr="007C21EA">
        <w:rPr>
          <w:rFonts w:ascii="Arial" w:eastAsia="Cambria" w:hAnsi="Arial" w:cs="Arial"/>
          <w:sz w:val="24"/>
          <w:szCs w:val="24"/>
          <w:u w:val="single"/>
        </w:rPr>
        <w:t>r</w:t>
      </w:r>
      <w:r w:rsidRPr="007C21EA">
        <w:rPr>
          <w:rFonts w:ascii="Arial" w:eastAsia="Cambria" w:hAnsi="Arial" w:cs="Arial"/>
          <w:sz w:val="24"/>
          <w:szCs w:val="24"/>
          <w:u w:val="single"/>
        </w:rPr>
        <w:t>ains and culture conditions</w:t>
      </w:r>
    </w:p>
    <w:p w14:paraId="0000003F" w14:textId="042D67A2" w:rsidR="000207FA" w:rsidRDefault="00563D7E">
      <w:pPr>
        <w:spacing w:line="480" w:lineRule="auto"/>
        <w:ind w:firstLine="720"/>
        <w:rPr>
          <w:ins w:id="383" w:author="Stephen Wandro" w:date="2021-03-25T16:33:00Z"/>
          <w:rFonts w:ascii="Arial" w:eastAsia="Cambria" w:hAnsi="Arial" w:cs="Arial"/>
          <w:sz w:val="24"/>
          <w:szCs w:val="24"/>
        </w:rPr>
      </w:pPr>
      <w:r w:rsidRPr="007C21EA">
        <w:rPr>
          <w:rFonts w:ascii="Arial" w:eastAsia="Cambria" w:hAnsi="Arial" w:cs="Arial"/>
          <w:sz w:val="24"/>
          <w:szCs w:val="24"/>
        </w:rPr>
        <w:t xml:space="preserve">The bacterial strains used in this study are listed in </w:t>
      </w:r>
      <w:r w:rsidRPr="007C21EA">
        <w:rPr>
          <w:rFonts w:ascii="Arial" w:eastAsia="Cambria" w:hAnsi="Arial" w:cs="Arial"/>
          <w:b/>
          <w:sz w:val="24"/>
          <w:szCs w:val="24"/>
        </w:rPr>
        <w:t>Supplemental Table S2</w:t>
      </w:r>
      <w:r w:rsidRPr="007C21EA">
        <w:rPr>
          <w:rFonts w:ascii="Arial" w:eastAsia="Cambria" w:hAnsi="Arial" w:cs="Arial"/>
          <w:sz w:val="24"/>
          <w:szCs w:val="24"/>
        </w:rPr>
        <w:t>.</w:t>
      </w:r>
      <w:r w:rsidR="004F3650" w:rsidRPr="007C21EA">
        <w:rPr>
          <w:rFonts w:ascii="Arial" w:eastAsia="Cambria" w:hAnsi="Arial" w:cs="Arial"/>
          <w:sz w:val="24"/>
          <w:szCs w:val="24"/>
        </w:rPr>
        <w:t xml:space="preserve"> Most of the</w:t>
      </w:r>
      <w:r w:rsidR="00CF02AD" w:rsidRPr="007C21EA">
        <w:rPr>
          <w:rFonts w:ascii="Arial" w:eastAsia="Cambria" w:hAnsi="Arial" w:cs="Arial"/>
          <w:sz w:val="24"/>
          <w:szCs w:val="24"/>
        </w:rPr>
        <w:t xml:space="preserve"> </w:t>
      </w:r>
      <w:r w:rsidR="00CF02AD" w:rsidRPr="00AA402B">
        <w:rPr>
          <w:rFonts w:ascii="Arial" w:hAnsi="Arial" w:cs="Arial"/>
          <w:i/>
          <w:iCs/>
          <w:color w:val="000000" w:themeColor="text1"/>
          <w:sz w:val="24"/>
          <w:szCs w:val="24"/>
        </w:rPr>
        <w:t>E. faecalis</w:t>
      </w:r>
      <w:r w:rsidR="00CF02AD" w:rsidRPr="00AA402B">
        <w:rPr>
          <w:rFonts w:ascii="Arial" w:hAnsi="Arial" w:cs="Arial"/>
          <w:color w:val="000000" w:themeColor="text1"/>
          <w:sz w:val="24"/>
          <w:szCs w:val="24"/>
        </w:rPr>
        <w:t xml:space="preserve"> and </w:t>
      </w:r>
      <w:r w:rsidR="00CF02AD" w:rsidRPr="00AA402B">
        <w:rPr>
          <w:rFonts w:ascii="Arial" w:hAnsi="Arial" w:cs="Arial"/>
          <w:i/>
          <w:iCs/>
          <w:color w:val="000000" w:themeColor="text1"/>
          <w:sz w:val="24"/>
          <w:szCs w:val="24"/>
        </w:rPr>
        <w:t xml:space="preserve">E. faecium </w:t>
      </w:r>
      <w:r w:rsidR="00CF02AD" w:rsidRPr="00AA402B">
        <w:rPr>
          <w:rFonts w:ascii="Arial" w:hAnsi="Arial" w:cs="Arial"/>
          <w:color w:val="000000" w:themeColor="text1"/>
          <w:sz w:val="24"/>
          <w:szCs w:val="24"/>
        </w:rPr>
        <w:t xml:space="preserve">strains were identified from plates that were sent </w:t>
      </w:r>
      <w:r w:rsidR="00CF02AD" w:rsidRPr="00AA402B">
        <w:rPr>
          <w:rFonts w:ascii="Arial" w:hAnsi="Arial" w:cs="Arial"/>
          <w:color w:val="000000" w:themeColor="text1"/>
          <w:sz w:val="24"/>
          <w:szCs w:val="24"/>
        </w:rPr>
        <w:lastRenderedPageBreak/>
        <w:t xml:space="preserve">to the UCSD </w:t>
      </w:r>
      <w:r w:rsidR="00CF02AD" w:rsidRPr="00AA402B">
        <w:rPr>
          <w:rFonts w:ascii="Arial" w:hAnsi="Arial" w:cs="Arial"/>
          <w:color w:val="000000" w:themeColor="text1"/>
          <w:sz w:val="24"/>
          <w:szCs w:val="24"/>
          <w:shd w:val="clear" w:color="auto" w:fill="FFFFFF"/>
        </w:rPr>
        <w:t>Center for Advanced Laboratory Medicine</w:t>
      </w:r>
      <w:r w:rsidR="00CF02AD" w:rsidRPr="00AA402B">
        <w:rPr>
          <w:rFonts w:ascii="Arial" w:hAnsi="Arial" w:cs="Arial"/>
          <w:color w:val="000000" w:themeColor="text1"/>
          <w:sz w:val="24"/>
          <w:szCs w:val="24"/>
        </w:rPr>
        <w:t xml:space="preserve"> for identification by </w:t>
      </w:r>
      <w:r w:rsidR="00CF02AD" w:rsidRPr="00AA402B">
        <w:rPr>
          <w:rFonts w:ascii="Arial" w:hAnsi="Arial" w:cs="Arial"/>
          <w:color w:val="000000" w:themeColor="text1"/>
          <w:sz w:val="24"/>
          <w:szCs w:val="24"/>
          <w:shd w:val="clear" w:color="auto" w:fill="FFFFFF"/>
        </w:rPr>
        <w:t>MALDI-TOF, where the reported antibiotic susceptibilities were also assessed</w:t>
      </w:r>
      <w:r w:rsidR="004F3650" w:rsidRPr="007C21EA">
        <w:rPr>
          <w:rFonts w:ascii="Arial" w:hAnsi="Arial" w:cs="Arial"/>
          <w:color w:val="000000" w:themeColor="text1"/>
          <w:sz w:val="24"/>
          <w:szCs w:val="24"/>
        </w:rPr>
        <w:t xml:space="preserve">. A few of the strains were obtained from the </w:t>
      </w:r>
      <w:r w:rsidR="005C0016">
        <w:rPr>
          <w:rFonts w:ascii="Arial" w:hAnsi="Arial" w:cs="Arial"/>
          <w:color w:val="000000" w:themeColor="text1"/>
          <w:sz w:val="24"/>
          <w:szCs w:val="24"/>
        </w:rPr>
        <w:t>H</w:t>
      </w:r>
      <w:r w:rsidR="004F3650" w:rsidRPr="007C21EA">
        <w:rPr>
          <w:rFonts w:ascii="Arial" w:hAnsi="Arial" w:cs="Arial"/>
          <w:color w:val="000000" w:themeColor="text1"/>
          <w:sz w:val="24"/>
          <w:szCs w:val="24"/>
        </w:rPr>
        <w:t xml:space="preserve">uman </w:t>
      </w:r>
      <w:r w:rsidR="005C0016">
        <w:rPr>
          <w:rFonts w:ascii="Arial" w:hAnsi="Arial" w:cs="Arial"/>
          <w:color w:val="000000" w:themeColor="text1"/>
          <w:sz w:val="24"/>
          <w:szCs w:val="24"/>
        </w:rPr>
        <w:t>M</w:t>
      </w:r>
      <w:r w:rsidR="004F3650" w:rsidRPr="007C21EA">
        <w:rPr>
          <w:rFonts w:ascii="Arial" w:hAnsi="Arial" w:cs="Arial"/>
          <w:color w:val="000000" w:themeColor="text1"/>
          <w:sz w:val="24"/>
          <w:szCs w:val="24"/>
        </w:rPr>
        <w:t xml:space="preserve">icrobiome </w:t>
      </w:r>
      <w:r w:rsidR="005C0016">
        <w:rPr>
          <w:rFonts w:ascii="Arial" w:hAnsi="Arial" w:cs="Arial"/>
          <w:color w:val="000000" w:themeColor="text1"/>
          <w:sz w:val="24"/>
          <w:szCs w:val="24"/>
        </w:rPr>
        <w:t>P</w:t>
      </w:r>
      <w:r w:rsidR="004F3650" w:rsidRPr="007C21EA">
        <w:rPr>
          <w:rFonts w:ascii="Arial" w:hAnsi="Arial" w:cs="Arial"/>
          <w:color w:val="000000" w:themeColor="text1"/>
          <w:sz w:val="24"/>
          <w:szCs w:val="24"/>
        </w:rPr>
        <w:t xml:space="preserve">roject repository at </w:t>
      </w:r>
      <w:r w:rsidR="005C0016">
        <w:rPr>
          <w:rFonts w:ascii="Arial" w:hAnsi="Arial" w:cs="Arial"/>
          <w:color w:val="000000" w:themeColor="text1"/>
          <w:sz w:val="24"/>
          <w:szCs w:val="24"/>
        </w:rPr>
        <w:t>the Biodefense and Emerging Infections Research Resources Repository (</w:t>
      </w:r>
      <w:r w:rsidR="004F3650" w:rsidRPr="007C21EA">
        <w:rPr>
          <w:rFonts w:ascii="Arial" w:hAnsi="Arial" w:cs="Arial"/>
          <w:color w:val="000000" w:themeColor="text1"/>
          <w:sz w:val="24"/>
          <w:szCs w:val="24"/>
        </w:rPr>
        <w:t>BEI</w:t>
      </w:r>
      <w:r w:rsidR="005C0016">
        <w:rPr>
          <w:rFonts w:ascii="Arial" w:hAnsi="Arial" w:cs="Arial"/>
          <w:color w:val="000000" w:themeColor="text1"/>
          <w:sz w:val="24"/>
          <w:szCs w:val="24"/>
        </w:rPr>
        <w:t xml:space="preserve">: </w:t>
      </w:r>
      <w:r w:rsidR="005C0016" w:rsidRPr="005C0016">
        <w:rPr>
          <w:rFonts w:ascii="Arial" w:hAnsi="Arial" w:cs="Arial"/>
          <w:color w:val="000000" w:themeColor="text1"/>
          <w:sz w:val="24"/>
          <w:szCs w:val="24"/>
        </w:rPr>
        <w:t>www.beiresources.org</w:t>
      </w:r>
      <w:r w:rsidR="005C0016">
        <w:rPr>
          <w:rFonts w:ascii="Arial" w:hAnsi="Arial" w:cs="Arial"/>
          <w:color w:val="000000" w:themeColor="text1"/>
          <w:sz w:val="24"/>
          <w:szCs w:val="24"/>
        </w:rPr>
        <w:t>)</w:t>
      </w:r>
      <w:r w:rsidR="004F3650" w:rsidRPr="007C21EA">
        <w:rPr>
          <w:rFonts w:ascii="Arial" w:hAnsi="Arial" w:cs="Arial"/>
          <w:color w:val="000000" w:themeColor="text1"/>
          <w:sz w:val="24"/>
          <w:szCs w:val="24"/>
        </w:rPr>
        <w:t xml:space="preserve">.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faecalis and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faecium </w:t>
      </w:r>
      <w:r w:rsidRPr="007C21EA">
        <w:rPr>
          <w:rFonts w:ascii="Arial" w:eastAsia="Cambria" w:hAnsi="Arial" w:cs="Arial"/>
          <w:sz w:val="24"/>
          <w:szCs w:val="24"/>
        </w:rPr>
        <w:t xml:space="preserve">strains were cultured in Brain Heart Infusion (BHI) broth. All strains were grown at 37°C in liquid </w:t>
      </w:r>
      <w:r w:rsidR="00295F95" w:rsidRPr="007C21EA">
        <w:rPr>
          <w:rFonts w:ascii="Arial" w:eastAsia="Cambria" w:hAnsi="Arial" w:cs="Arial"/>
          <w:sz w:val="24"/>
          <w:szCs w:val="24"/>
        </w:rPr>
        <w:t xml:space="preserve">medium </w:t>
      </w:r>
      <w:r w:rsidRPr="007C21EA">
        <w:rPr>
          <w:rFonts w:ascii="Arial" w:eastAsia="Cambria" w:hAnsi="Arial" w:cs="Arial"/>
          <w:sz w:val="24"/>
          <w:szCs w:val="24"/>
        </w:rPr>
        <w:t>overnight with shaking. Solid medium was prepared with 1.5% agar when culturing bacteria or 1.0% bottom agar and 0.3% top agar for plaque assays.</w:t>
      </w:r>
    </w:p>
    <w:p w14:paraId="5CED6806" w14:textId="77777777" w:rsidR="009B6EDB" w:rsidRPr="007C21EA" w:rsidRDefault="009B6EDB">
      <w:pPr>
        <w:spacing w:line="480" w:lineRule="auto"/>
        <w:ind w:firstLine="720"/>
        <w:rPr>
          <w:rFonts w:ascii="Arial" w:eastAsia="Cambria" w:hAnsi="Arial" w:cs="Arial"/>
          <w:sz w:val="24"/>
          <w:szCs w:val="24"/>
        </w:rPr>
      </w:pPr>
    </w:p>
    <w:p w14:paraId="22EE7E71" w14:textId="77777777" w:rsidR="009B6EDB" w:rsidRDefault="009B6EDB" w:rsidP="009B6EDB">
      <w:pPr>
        <w:spacing w:line="480" w:lineRule="auto"/>
        <w:rPr>
          <w:ins w:id="384" w:author="Stephen Wandro" w:date="2021-03-25T16:33:00Z"/>
          <w:rFonts w:ascii="Cambria" w:hAnsi="Cambria"/>
          <w:sz w:val="24"/>
          <w:szCs w:val="24"/>
          <w:u w:val="single"/>
        </w:rPr>
      </w:pPr>
      <w:ins w:id="385" w:author="Stephen Wandro" w:date="2021-03-25T16:33:00Z">
        <w:r>
          <w:rPr>
            <w:rFonts w:ascii="Cambria" w:hAnsi="Cambria"/>
            <w:sz w:val="24"/>
            <w:szCs w:val="24"/>
            <w:u w:val="single"/>
          </w:rPr>
          <w:t>Genomic characterization</w:t>
        </w:r>
      </w:ins>
    </w:p>
    <w:p w14:paraId="32758CCB" w14:textId="2835FBEC" w:rsidR="009B6EDB" w:rsidRDefault="009B6EDB" w:rsidP="009B6EDB">
      <w:pPr>
        <w:spacing w:line="480" w:lineRule="auto"/>
        <w:rPr>
          <w:ins w:id="386" w:author="Stephen Wandro" w:date="2021-03-25T16:33:00Z"/>
          <w:rFonts w:ascii="Cambria" w:hAnsi="Cambria"/>
          <w:sz w:val="24"/>
          <w:szCs w:val="24"/>
        </w:rPr>
      </w:pPr>
      <w:ins w:id="387" w:author="Stephen Wandro" w:date="2021-03-25T16:33:00Z">
        <w:r>
          <w:rPr>
            <w:rFonts w:ascii="Cambria" w:hAnsi="Cambria"/>
            <w:sz w:val="24"/>
            <w:szCs w:val="24"/>
          </w:rPr>
          <w:t xml:space="preserve">Phage and </w:t>
        </w:r>
        <w:r>
          <w:rPr>
            <w:rFonts w:ascii="Cambria" w:hAnsi="Cambria"/>
            <w:i/>
            <w:sz w:val="24"/>
            <w:szCs w:val="24"/>
          </w:rPr>
          <w:t xml:space="preserve">Enterococcus </w:t>
        </w:r>
        <w:r>
          <w:rPr>
            <w:rFonts w:ascii="Cambria" w:hAnsi="Cambria"/>
            <w:sz w:val="24"/>
            <w:szCs w:val="24"/>
          </w:rPr>
          <w:t xml:space="preserve">genomes were assembled </w:t>
        </w:r>
        <w:r>
          <w:rPr>
            <w:rFonts w:ascii="Cambria" w:hAnsi="Cambria"/>
            <w:i/>
            <w:sz w:val="24"/>
            <w:szCs w:val="24"/>
          </w:rPr>
          <w:t>de novo</w:t>
        </w:r>
        <w:r>
          <w:rPr>
            <w:rFonts w:ascii="Cambria" w:hAnsi="Cambria"/>
            <w:sz w:val="24"/>
            <w:szCs w:val="24"/>
          </w:rPr>
          <w:t xml:space="preserve"> using the SPAdes assembler.</w:t>
        </w:r>
        <w:r>
          <w:rPr>
            <w:rFonts w:ascii="Cambria" w:hAnsi="Cambria"/>
            <w:sz w:val="24"/>
            <w:szCs w:val="24"/>
          </w:rPr>
          <w:fldChar w:fldCharType="begin" w:fldLock="1"/>
        </w:r>
      </w:ins>
      <w:r w:rsidR="00333434">
        <w:rPr>
          <w:rFonts w:ascii="Cambria" w:hAnsi="Cambria"/>
          <w:sz w:val="24"/>
          <w:szCs w:val="24"/>
        </w:rPr>
        <w:instrText>ADDIN CSL_CITATION {"citationItems":[{"id":"ITEM-1","itemData":{"DOI":"10.1089/cmb.2012.0021","ISSN":"1066-5277","abstract":"The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Biology","id":"ITEM-1","issue":"5","issued":{"date-parts":[["2012","5"]]},"page":"455-477","title":"SPAdes: A New Genome Assembly Algorithm and Its Applications to Single-Cell Sequencing","type":"article-journal","volume":"19"},"uris":["http://www.mendeley.com/documents/?uuid=a5088724-c821-48cb-959b-96672026c0c3"]}],"mendeley":{"formattedCitation":"&lt;sup&gt;42&lt;/sup&gt;","plainTextFormattedCitation":"42","previouslyFormattedCitation":"&lt;sup&gt;24&lt;/sup&gt;"},"properties":{"noteIndex":0},"schema":"https://github.com/citation-style-language/schema/raw/master/csl-citation.json"}</w:instrText>
      </w:r>
      <w:ins w:id="388" w:author="Stephen Wandro" w:date="2021-03-25T16:33:00Z">
        <w:r>
          <w:rPr>
            <w:rFonts w:ascii="Cambria" w:hAnsi="Cambria"/>
            <w:sz w:val="24"/>
            <w:szCs w:val="24"/>
          </w:rPr>
          <w:fldChar w:fldCharType="separate"/>
        </w:r>
      </w:ins>
      <w:r w:rsidR="00333434" w:rsidRPr="00333434">
        <w:rPr>
          <w:rFonts w:ascii="Cambria" w:hAnsi="Cambria"/>
          <w:noProof/>
          <w:sz w:val="24"/>
          <w:szCs w:val="24"/>
          <w:vertAlign w:val="superscript"/>
        </w:rPr>
        <w:t>42</w:t>
      </w:r>
      <w:ins w:id="389" w:author="Stephen Wandro" w:date="2021-03-25T16:33:00Z">
        <w:r>
          <w:rPr>
            <w:rFonts w:ascii="Cambria" w:hAnsi="Cambria"/>
            <w:sz w:val="24"/>
            <w:szCs w:val="24"/>
          </w:rPr>
          <w:fldChar w:fldCharType="end"/>
        </w:r>
        <w:r>
          <w:rPr>
            <w:rFonts w:ascii="Cambria" w:hAnsi="Cambria"/>
            <w:sz w:val="24"/>
            <w:szCs w:val="24"/>
          </w:rPr>
          <w:t xml:space="preserve"> </w:t>
        </w:r>
      </w:ins>
      <w:ins w:id="390" w:author="Stephen Wandro" w:date="2021-04-29T16:04:00Z">
        <w:r w:rsidR="005D000E">
          <w:rPr>
            <w:rFonts w:ascii="Cambria" w:hAnsi="Cambria"/>
            <w:sz w:val="24"/>
            <w:szCs w:val="24"/>
          </w:rPr>
          <w:t>Ge</w:t>
        </w:r>
      </w:ins>
      <w:ins w:id="391" w:author="Stephen Wandro" w:date="2021-04-29T16:05:00Z">
        <w:r w:rsidR="005D000E">
          <w:rPr>
            <w:rFonts w:ascii="Cambria" w:hAnsi="Cambria"/>
            <w:sz w:val="24"/>
            <w:szCs w:val="24"/>
          </w:rPr>
          <w:t xml:space="preserve">nomes were annotated using Prokka with the genus set to </w:t>
        </w:r>
        <w:r w:rsidR="005D000E" w:rsidRPr="005D000E">
          <w:rPr>
            <w:rFonts w:ascii="Cambria" w:hAnsi="Cambria"/>
            <w:sz w:val="24"/>
            <w:szCs w:val="24"/>
          </w:rPr>
          <w:t>Caudovirales</w:t>
        </w:r>
        <w:r w:rsidR="005D000E">
          <w:rPr>
            <w:rFonts w:ascii="Cambria" w:hAnsi="Cambria"/>
            <w:sz w:val="24"/>
            <w:szCs w:val="24"/>
          </w:rPr>
          <w:t xml:space="preserve">. </w:t>
        </w:r>
      </w:ins>
      <w:ins w:id="392" w:author="Stephen Wandro" w:date="2021-03-25T16:33:00Z">
        <w:r>
          <w:rPr>
            <w:rFonts w:ascii="Cambria" w:hAnsi="Cambria"/>
            <w:sz w:val="24"/>
            <w:szCs w:val="24"/>
          </w:rPr>
          <w:t xml:space="preserve">Core genomes were determined and aligned using </w:t>
        </w:r>
      </w:ins>
      <w:ins w:id="393" w:author="Stephen Wandro" w:date="2021-04-29T16:04:00Z">
        <w:r w:rsidR="005D000E">
          <w:rPr>
            <w:rFonts w:ascii="Cambria" w:hAnsi="Cambria"/>
            <w:sz w:val="24"/>
            <w:szCs w:val="24"/>
          </w:rPr>
          <w:t>Roary &lt;citation&gt;.</w:t>
        </w:r>
      </w:ins>
      <w:ins w:id="394" w:author="Stephen Wandro" w:date="2021-03-25T16:33:00Z">
        <w:r>
          <w:rPr>
            <w:rFonts w:ascii="Cambria" w:hAnsi="Cambria"/>
            <w:sz w:val="24"/>
            <w:szCs w:val="24"/>
          </w:rPr>
          <w:fldChar w:fldCharType="begin" w:fldLock="1"/>
        </w:r>
      </w:ins>
      <w:r w:rsidR="00333434">
        <w:rPr>
          <w:rFonts w:ascii="Cambria" w:hAnsi="Cambria"/>
          <w:sz w:val="24"/>
          <w:szCs w:val="24"/>
        </w:rPr>
        <w:instrText>ADDIN CSL_CITATION {"citationItems":[{"id":"ITEM-1","itemData":{"DOI":"10.7717/peerj.1319","ISSN":"2167-8359","abstract":"&lt;p&gt; Advances in high-throughput sequencing and ‘omics technologies are revolutionizing studies of naturally occurring microbial communities. Comprehensive investigations of microbial lifestyles require the ability to interactively organize and visualize genetic information and to incorporate subtle differences that enable greater resolution of complex data. Here we introduce anvi’o, an advanced analysis and visualization platform that offers automated and human-guided characterization of microbial genomes in metagenomic assemblies, with interactive interfaces that can link ‘omics data from multiple sources into a single, intuitive display. Its extensible visualization approach distills multiple dimensions of information about each contig, offering a dynamic and unified work environment for data exploration, manipulation, and reporting. Using anvi’o, we re-analyzed publicly available datasets and explored temporal genomic changes within naturally occurring microbial populations through &lt;italic&gt;de novo&lt;/italic&gt; characterization of single nucleotide variations, and linked cultivar and single-cell genomes with metagenomic and metatranscriptomic data. Anvi’o is an open-source platform that empowers researchers without extensive bioinformatics skills to perform and communicate in-depth analyses on large ‘omics datasets. &lt;/p&gt;","author":[{"dropping-particle":"","family":"Eren","given":"A. Murat","non-dropping-particle":"","parse-names":false,"suffix":""},{"dropping-particle":"","family":"Esen","given":"Özcan C.","non-dropping-particle":"","parse-names":false,"suffix":""},{"dropping-particle":"","family":"Quince","given":"Christopher","non-dropping-particle":"","parse-names":false,"suffix":""},{"dropping-particle":"","family":"Vineis","given":"Joseph H.","non-dropping-particle":"","parse-names":false,"suffix":""},{"dropping-particle":"","family":"Morrison","given":"Hilary G.","non-dropping-particle":"","parse-names":false,"suffix":""},{"dropping-particle":"","family":"Sogin","given":"Mitchell L.","non-dropping-particle":"","parse-names":false,"suffix":""},{"dropping-particle":"","family":"Delmont","given":"Tom O.","non-dropping-particle":"","parse-names":false,"suffix":""}],"container-title":"PeerJ","id":"ITEM-1","issued":{"date-parts":[["2015","10","8"]]},"page":"e1319","publisher":"PeerJ Inc.","title":"Anvi’o: an advanced analysis and visualization platform for ‘omics data","type":"article-journal","volume":"3"},"uris":["http://www.mendeley.com/documents/?uuid=b702a8a0-dd64-3f14-be8d-353d239e3fd2"]}],"mendeley":{"formattedCitation":"&lt;sup&gt;43&lt;/sup&gt;","plainTextFormattedCitation":"43","previouslyFormattedCitation":"&lt;sup&gt;25&lt;/sup&gt;"},"properties":{"noteIndex":0},"schema":"https://github.com/citation-style-language/schema/raw/master/csl-citation.json"}</w:instrText>
      </w:r>
      <w:ins w:id="395" w:author="Stephen Wandro" w:date="2021-03-25T16:33:00Z">
        <w:r>
          <w:rPr>
            <w:rFonts w:ascii="Cambria" w:hAnsi="Cambria"/>
            <w:sz w:val="24"/>
            <w:szCs w:val="24"/>
          </w:rPr>
          <w:fldChar w:fldCharType="separate"/>
        </w:r>
      </w:ins>
      <w:del w:id="396" w:author="Stephen Wandro" w:date="2021-04-29T16:04:00Z">
        <w:r w:rsidR="00333434" w:rsidRPr="00333434" w:rsidDel="005D000E">
          <w:rPr>
            <w:rFonts w:ascii="Cambria" w:hAnsi="Cambria"/>
            <w:noProof/>
            <w:sz w:val="24"/>
            <w:szCs w:val="24"/>
            <w:vertAlign w:val="superscript"/>
          </w:rPr>
          <w:delText>43</w:delText>
        </w:r>
      </w:del>
      <w:ins w:id="397" w:author="Stephen Wandro" w:date="2021-03-25T16:33:00Z">
        <w:r>
          <w:rPr>
            <w:rFonts w:ascii="Cambria" w:hAnsi="Cambria"/>
            <w:sz w:val="24"/>
            <w:szCs w:val="24"/>
          </w:rPr>
          <w:fldChar w:fldCharType="end"/>
        </w:r>
        <w:r>
          <w:rPr>
            <w:rFonts w:ascii="Cambria" w:hAnsi="Cambria"/>
            <w:sz w:val="24"/>
            <w:szCs w:val="24"/>
          </w:rPr>
          <w:t xml:space="preserve"> </w:t>
        </w:r>
      </w:ins>
      <w:ins w:id="398" w:author="Stephen Wandro" w:date="2021-04-29T16:04:00Z">
        <w:r w:rsidR="005D000E">
          <w:rPr>
            <w:rFonts w:ascii="Cambria" w:hAnsi="Cambria"/>
            <w:sz w:val="24"/>
            <w:szCs w:val="24"/>
          </w:rPr>
          <w:t>Phylogenetic trees were constructed from core genomes using FastTree &lt;citation&gt;.</w:t>
        </w:r>
      </w:ins>
      <w:ins w:id="399" w:author="Stephen Wandro" w:date="2021-03-25T16:33:00Z">
        <w:r>
          <w:rPr>
            <w:rFonts w:ascii="Cambria" w:hAnsi="Cambria"/>
            <w:sz w:val="24"/>
            <w:szCs w:val="24"/>
          </w:rPr>
          <w:t xml:space="preserve"> Visualizations were made using</w:t>
        </w:r>
      </w:ins>
      <w:ins w:id="400" w:author="Stephen Wandro" w:date="2021-04-29T16:05:00Z">
        <w:r w:rsidR="005D000E">
          <w:rPr>
            <w:rFonts w:ascii="Cambria" w:hAnsi="Cambria"/>
            <w:sz w:val="24"/>
            <w:szCs w:val="24"/>
          </w:rPr>
          <w:t xml:space="preserve"> </w:t>
        </w:r>
      </w:ins>
      <w:ins w:id="401" w:author="Stephen Wandro" w:date="2021-04-29T16:06:00Z">
        <w:r w:rsidR="005D000E">
          <w:rPr>
            <w:rFonts w:ascii="Cambria" w:hAnsi="Cambria"/>
            <w:sz w:val="24"/>
            <w:szCs w:val="24"/>
          </w:rPr>
          <w:t xml:space="preserve">the </w:t>
        </w:r>
      </w:ins>
      <w:ins w:id="402" w:author="Stephen Wandro" w:date="2021-04-29T16:05:00Z">
        <w:r w:rsidR="005D000E">
          <w:rPr>
            <w:rFonts w:ascii="Cambria" w:hAnsi="Cambria"/>
            <w:sz w:val="24"/>
            <w:szCs w:val="24"/>
          </w:rPr>
          <w:t>Python</w:t>
        </w:r>
      </w:ins>
      <w:ins w:id="403" w:author="Stephen Wandro" w:date="2021-04-29T16:06:00Z">
        <w:r w:rsidR="005D000E">
          <w:rPr>
            <w:rFonts w:ascii="Cambria" w:hAnsi="Cambria"/>
            <w:sz w:val="24"/>
            <w:szCs w:val="24"/>
          </w:rPr>
          <w:t xml:space="preserve"> matplotlib, </w:t>
        </w:r>
        <w:r w:rsidR="005D000E" w:rsidRPr="005D000E">
          <w:rPr>
            <w:rFonts w:ascii="Cambria" w:hAnsi="Cambria"/>
            <w:sz w:val="24"/>
            <w:szCs w:val="24"/>
          </w:rPr>
          <w:t>dna_features_viewer</w:t>
        </w:r>
        <w:r w:rsidR="005D000E">
          <w:rPr>
            <w:rFonts w:ascii="Cambria" w:hAnsi="Cambria"/>
            <w:sz w:val="24"/>
            <w:szCs w:val="24"/>
          </w:rPr>
          <w:t>, Biopython &lt;citations</w:t>
        </w:r>
        <w:proofErr w:type="gramStart"/>
        <w:r w:rsidR="005D000E">
          <w:rPr>
            <w:rFonts w:ascii="Cambria" w:hAnsi="Cambria"/>
            <w:sz w:val="24"/>
            <w:szCs w:val="24"/>
          </w:rPr>
          <w:t xml:space="preserve">&gt; </w:t>
        </w:r>
      </w:ins>
      <w:ins w:id="404" w:author="Stephen Wandro" w:date="2021-03-25T16:33:00Z">
        <w:r>
          <w:rPr>
            <w:rFonts w:ascii="Cambria" w:hAnsi="Cambria"/>
            <w:sz w:val="24"/>
            <w:szCs w:val="24"/>
          </w:rPr>
          <w:t>.</w:t>
        </w:r>
        <w:proofErr w:type="gramEnd"/>
      </w:ins>
    </w:p>
    <w:p w14:paraId="77B2B95E" w14:textId="77777777" w:rsidR="009B6EDB" w:rsidRDefault="009B6EDB" w:rsidP="009B6EDB">
      <w:pPr>
        <w:spacing w:line="480" w:lineRule="auto"/>
        <w:rPr>
          <w:ins w:id="405" w:author="Stephen Wandro" w:date="2021-03-25T16:33:00Z"/>
          <w:rFonts w:ascii="Cambria" w:hAnsi="Cambria"/>
          <w:sz w:val="24"/>
          <w:szCs w:val="24"/>
        </w:rPr>
      </w:pPr>
    </w:p>
    <w:p w14:paraId="62A7161F" w14:textId="77777777" w:rsidR="009B6EDB" w:rsidRDefault="009B6EDB" w:rsidP="009B6EDB">
      <w:pPr>
        <w:spacing w:line="480" w:lineRule="auto"/>
        <w:rPr>
          <w:ins w:id="406" w:author="Stephen Wandro" w:date="2021-03-25T16:33:00Z"/>
          <w:rFonts w:ascii="Cambria" w:hAnsi="Cambria"/>
          <w:sz w:val="24"/>
          <w:szCs w:val="24"/>
          <w:u w:val="single"/>
        </w:rPr>
      </w:pPr>
      <w:ins w:id="407" w:author="Stephen Wandro" w:date="2021-03-25T16:33:00Z">
        <w:r>
          <w:rPr>
            <w:rFonts w:ascii="Cambria" w:hAnsi="Cambria"/>
            <w:sz w:val="24"/>
            <w:szCs w:val="24"/>
            <w:u w:val="single"/>
          </w:rPr>
          <w:t>SRA search</w:t>
        </w:r>
      </w:ins>
    </w:p>
    <w:p w14:paraId="3F087CF4" w14:textId="5B4FF7BF" w:rsidR="009B6EDB" w:rsidRDefault="009B6EDB" w:rsidP="009B6EDB">
      <w:pPr>
        <w:spacing w:line="480" w:lineRule="auto"/>
        <w:ind w:firstLine="720"/>
        <w:rPr>
          <w:ins w:id="408" w:author="Stephen Wandro" w:date="2021-03-25T16:33:00Z"/>
          <w:rFonts w:ascii="Cambria" w:hAnsi="Cambria"/>
          <w:sz w:val="24"/>
          <w:szCs w:val="24"/>
        </w:rPr>
      </w:pPr>
      <w:ins w:id="409" w:author="Stephen Wandro" w:date="2021-03-25T16:33:00Z">
        <w:r>
          <w:rPr>
            <w:rFonts w:ascii="Cambria" w:hAnsi="Cambria"/>
            <w:sz w:val="24"/>
            <w:szCs w:val="24"/>
          </w:rPr>
          <w:t xml:space="preserve">All metagenomes in the SRA were searched for </w:t>
        </w:r>
        <w:r>
          <w:rPr>
            <w:rFonts w:ascii="Cambria" w:hAnsi="Cambria"/>
            <w:i/>
            <w:sz w:val="24"/>
            <w:szCs w:val="24"/>
          </w:rPr>
          <w:t>Brockvirinae</w:t>
        </w:r>
        <w:r>
          <w:rPr>
            <w:rFonts w:ascii="Cambria" w:hAnsi="Cambria"/>
            <w:sz w:val="24"/>
            <w:szCs w:val="24"/>
          </w:rPr>
          <w:t xml:space="preserve"> </w:t>
        </w:r>
        <w:r>
          <w:rPr>
            <w:rFonts w:ascii="Cambria" w:hAnsi="Cambria"/>
            <w:i/>
            <w:sz w:val="24"/>
            <w:szCs w:val="24"/>
          </w:rPr>
          <w:t>Enterococcus</w:t>
        </w:r>
        <w:r>
          <w:rPr>
            <w:rFonts w:ascii="Cambria" w:hAnsi="Cambria"/>
            <w:sz w:val="24"/>
            <w:szCs w:val="24"/>
          </w:rPr>
          <w:t xml:space="preserve"> phages using the Searching SRA tool using </w:t>
        </w:r>
      </w:ins>
      <w:ins w:id="410" w:author="Stephen Wandro" w:date="2021-04-29T16:07:00Z">
        <w:r w:rsidR="00860B8E">
          <w:rPr>
            <w:rFonts w:ascii="Cambria" w:hAnsi="Cambria"/>
            <w:sz w:val="24"/>
            <w:szCs w:val="24"/>
          </w:rPr>
          <w:t>representative phages from each major family, V12 for the Myoviruses and CCS3 for the Siphoviruses</w:t>
        </w:r>
      </w:ins>
      <w:ins w:id="411" w:author="Stephen Wandro" w:date="2021-03-25T16:33:00Z">
        <w:r>
          <w:rPr>
            <w:rFonts w:ascii="Cambria" w:hAnsi="Cambria"/>
            <w:sz w:val="24"/>
            <w:szCs w:val="24"/>
          </w:rPr>
          <w:t>.</w:t>
        </w:r>
        <w:r>
          <w:rPr>
            <w:rFonts w:ascii="Cambria" w:hAnsi="Cambria"/>
            <w:sz w:val="24"/>
            <w:szCs w:val="24"/>
          </w:rPr>
          <w:fldChar w:fldCharType="begin" w:fldLock="1"/>
        </w:r>
      </w:ins>
      <w:r w:rsidR="00333434">
        <w:rPr>
          <w:rFonts w:ascii="Cambria" w:hAnsi="Cambria"/>
          <w:sz w:val="24"/>
          <w:szCs w:val="24"/>
        </w:rPr>
        <w:instrText>ADDIN CSL_CITATION {"citationItems":[{"id":"ITEM-1","itemData":{"DOI":"10.1145/3219104.3229278","ISBN":"9781450364461","author":[{"dropping-particle":"","family":"Levi","given":"Kyle","non-dropping-particle":"","parse-names":false,"suffix":""},{"dropping-particle":"","family":"Rynge","given":"Mats","non-dropping-particle":"","parse-names":false,"suffix":""},{"dropping-particle":"","family":"Abeysinghe","given":"Eroma","non-dropping-particle":"","parse-names":false,"suffix":""},{"dropping-particle":"","family":"Edwards","given":"Robert A.","non-dropping-particle":"","parse-names":false,"suffix":""}],"container-title":"Proceedings of the Practice and Experience on Advanced Research Computing  - PEARC '18","id":"ITEM-1","issued":{"date-parts":[["2018"]]},"page":"1-7","publisher":"ACM Press","publisher-place":"New York, New York, USA","title":"Searching the Sequence Read Archive using Jetstream and Wrangler","type":"paper-conference"},"uris":["http://www.mendeley.com/documents/?uuid=721e8bc2-3588-3126-9030-7c79da465c49"]}],"mendeley":{"formattedCitation":"&lt;sup&gt;27&lt;/sup&gt;","plainTextFormattedCitation":"27","previouslyFormattedCitation":"&lt;sup&gt;11&lt;/sup&gt;"},"properties":{"noteIndex":0},"schema":"https://github.com/citation-style-language/schema/raw/master/csl-citation.json"}</w:instrText>
      </w:r>
      <w:ins w:id="412" w:author="Stephen Wandro" w:date="2021-03-25T16:33:00Z">
        <w:r>
          <w:rPr>
            <w:rFonts w:ascii="Cambria" w:hAnsi="Cambria"/>
            <w:sz w:val="24"/>
            <w:szCs w:val="24"/>
          </w:rPr>
          <w:fldChar w:fldCharType="separate"/>
        </w:r>
      </w:ins>
      <w:r w:rsidR="00333434" w:rsidRPr="00333434">
        <w:rPr>
          <w:rFonts w:ascii="Cambria" w:hAnsi="Cambria"/>
          <w:noProof/>
          <w:sz w:val="24"/>
          <w:szCs w:val="24"/>
          <w:vertAlign w:val="superscript"/>
        </w:rPr>
        <w:t>27</w:t>
      </w:r>
      <w:ins w:id="413" w:author="Stephen Wandro" w:date="2021-03-25T16:33:00Z">
        <w:r>
          <w:rPr>
            <w:rFonts w:ascii="Cambria" w:hAnsi="Cambria"/>
            <w:sz w:val="24"/>
            <w:szCs w:val="24"/>
          </w:rPr>
          <w:fldChar w:fldCharType="end"/>
        </w:r>
        <w:r>
          <w:rPr>
            <w:rFonts w:ascii="Cambria" w:hAnsi="Cambria"/>
            <w:sz w:val="24"/>
            <w:szCs w:val="24"/>
          </w:rPr>
          <w:t xml:space="preserve"> Briefly, the Searching SRA tool searches for the query sequence in all 111,156 metagenomes currently on the SRA by subsampling 100,000 sequences from each metagenome. From the metagenome hit list, we selected only metagenomes where the average read length matching our query was over 50 bp</w:t>
        </w:r>
      </w:ins>
      <w:ins w:id="414" w:author="Stephen Wandro" w:date="2021-04-29T16:08:00Z">
        <w:r w:rsidR="00860B8E">
          <w:rPr>
            <w:rFonts w:ascii="Cambria" w:hAnsi="Cambria"/>
            <w:sz w:val="24"/>
            <w:szCs w:val="24"/>
          </w:rPr>
          <w:t xml:space="preserve"> and alignments were manually inspected using Geneious to ensure </w:t>
        </w:r>
        <w:proofErr w:type="gramStart"/>
        <w:r w:rsidR="00860B8E">
          <w:rPr>
            <w:rFonts w:ascii="Cambria" w:hAnsi="Cambria"/>
            <w:sz w:val="24"/>
            <w:szCs w:val="24"/>
          </w:rPr>
          <w:t>the majority of</w:t>
        </w:r>
        <w:proofErr w:type="gramEnd"/>
        <w:r w:rsidR="00860B8E">
          <w:rPr>
            <w:rFonts w:ascii="Cambria" w:hAnsi="Cambria"/>
            <w:sz w:val="24"/>
            <w:szCs w:val="24"/>
          </w:rPr>
          <w:t xml:space="preserve"> the genome </w:t>
        </w:r>
        <w:r w:rsidR="00860B8E">
          <w:rPr>
            <w:rFonts w:ascii="Cambria" w:hAnsi="Cambria"/>
            <w:sz w:val="24"/>
            <w:szCs w:val="24"/>
          </w:rPr>
          <w:lastRenderedPageBreak/>
          <w:t>was covered &lt;citation&gt;.</w:t>
        </w:r>
      </w:ins>
      <w:ins w:id="415" w:author="Stephen Wandro" w:date="2021-04-29T16:07:00Z">
        <w:r w:rsidR="00860B8E">
          <w:rPr>
            <w:rFonts w:ascii="Cambria" w:hAnsi="Cambria"/>
            <w:sz w:val="24"/>
            <w:szCs w:val="24"/>
          </w:rPr>
          <w:t xml:space="preserve"> Information about </w:t>
        </w:r>
      </w:ins>
      <w:ins w:id="416" w:author="Stephen Wandro" w:date="2021-04-29T16:08:00Z">
        <w:r w:rsidR="00860B8E">
          <w:rPr>
            <w:rFonts w:ascii="Cambria" w:hAnsi="Cambria"/>
            <w:sz w:val="24"/>
            <w:szCs w:val="24"/>
          </w:rPr>
          <w:t>the SRA pr</w:t>
        </w:r>
      </w:ins>
      <w:ins w:id="417" w:author="Stephen Wandro" w:date="2021-04-29T16:09:00Z">
        <w:r w:rsidR="00860B8E">
          <w:rPr>
            <w:rFonts w:ascii="Cambria" w:hAnsi="Cambria"/>
            <w:sz w:val="24"/>
            <w:szCs w:val="24"/>
          </w:rPr>
          <w:t>ojects with verified hits was summarized in Table 1.</w:t>
        </w:r>
      </w:ins>
    </w:p>
    <w:p w14:paraId="00000040" w14:textId="77777777" w:rsidR="000207FA" w:rsidRPr="007C21EA" w:rsidRDefault="000207FA">
      <w:pPr>
        <w:spacing w:line="480" w:lineRule="auto"/>
        <w:rPr>
          <w:rFonts w:ascii="Arial" w:eastAsia="Cambria" w:hAnsi="Arial" w:cs="Arial"/>
          <w:sz w:val="24"/>
          <w:szCs w:val="24"/>
        </w:rPr>
        <w:pPrChange w:id="418" w:author="Stephen Wandro" w:date="2021-03-25T16:33:00Z">
          <w:pPr>
            <w:spacing w:line="480" w:lineRule="auto"/>
            <w:ind w:firstLine="720"/>
          </w:pPr>
        </w:pPrChange>
      </w:pPr>
    </w:p>
    <w:p w14:paraId="0000004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Host Range Determination</w:t>
      </w:r>
    </w:p>
    <w:p w14:paraId="00000042" w14:textId="5E3413A0" w:rsidR="000207FA" w:rsidRPr="007C21EA" w:rsidRDefault="00295F95">
      <w:pPr>
        <w:spacing w:line="480" w:lineRule="auto"/>
        <w:ind w:firstLine="720"/>
        <w:rPr>
          <w:rFonts w:ascii="Arial" w:eastAsia="Cambria" w:hAnsi="Arial" w:cs="Arial"/>
          <w:sz w:val="24"/>
          <w:szCs w:val="24"/>
        </w:rPr>
      </w:pPr>
      <w:r w:rsidRPr="007C21EA">
        <w:rPr>
          <w:rFonts w:ascii="Arial" w:eastAsia="Cambria" w:hAnsi="Arial" w:cs="Arial"/>
          <w:sz w:val="24"/>
          <w:szCs w:val="24"/>
        </w:rPr>
        <w:t>Phage susceptibilities were measured in s</w:t>
      </w:r>
      <w:r w:rsidR="00563D7E" w:rsidRPr="007C21EA">
        <w:rPr>
          <w:rFonts w:ascii="Arial" w:eastAsia="Cambria" w:hAnsi="Arial" w:cs="Arial"/>
          <w:sz w:val="24"/>
          <w:szCs w:val="24"/>
        </w:rPr>
        <w:t>everal clinically relevant bacterial strains (</w:t>
      </w:r>
      <w:r w:rsidR="00563D7E" w:rsidRPr="007C21EA">
        <w:rPr>
          <w:rFonts w:ascii="Arial" w:eastAsia="Cambria" w:hAnsi="Arial" w:cs="Arial"/>
          <w:b/>
          <w:sz w:val="24"/>
          <w:szCs w:val="24"/>
        </w:rPr>
        <w:t>Supplemental Table S2</w:t>
      </w:r>
      <w:r w:rsidR="00563D7E" w:rsidRPr="007C21EA">
        <w:rPr>
          <w:rFonts w:ascii="Arial" w:eastAsia="Cambria" w:hAnsi="Arial" w:cs="Arial"/>
          <w:sz w:val="24"/>
          <w:szCs w:val="24"/>
        </w:rPr>
        <w:t xml:space="preserve">) </w:t>
      </w:r>
      <w:r w:rsidRPr="007C21EA">
        <w:rPr>
          <w:rFonts w:ascii="Arial" w:eastAsia="Cambria" w:hAnsi="Arial" w:cs="Arial"/>
          <w:sz w:val="24"/>
          <w:szCs w:val="24"/>
        </w:rPr>
        <w:t xml:space="preserve">that </w:t>
      </w:r>
      <w:r w:rsidR="00563D7E" w:rsidRPr="007C21EA">
        <w:rPr>
          <w:rFonts w:ascii="Arial" w:eastAsia="Cambria" w:hAnsi="Arial" w:cs="Arial"/>
          <w:sz w:val="24"/>
          <w:szCs w:val="24"/>
        </w:rPr>
        <w:t>demonstrate</w:t>
      </w:r>
      <w:r w:rsidRPr="007C21EA">
        <w:rPr>
          <w:rFonts w:ascii="Arial" w:eastAsia="Cambria" w:hAnsi="Arial" w:cs="Arial"/>
          <w:sz w:val="24"/>
          <w:szCs w:val="24"/>
        </w:rPr>
        <w:t>d</w:t>
      </w:r>
      <w:r w:rsidR="00563D7E" w:rsidRPr="007C21EA">
        <w:rPr>
          <w:rFonts w:ascii="Arial" w:eastAsia="Cambria" w:hAnsi="Arial" w:cs="Arial"/>
          <w:sz w:val="24"/>
          <w:szCs w:val="24"/>
        </w:rPr>
        <w:t xml:space="preserve"> multi-drug resistance, causing illness. </w:t>
      </w:r>
      <w:r w:rsidRPr="007C21EA">
        <w:rPr>
          <w:rFonts w:ascii="Arial" w:eastAsia="Cambria" w:hAnsi="Arial" w:cs="Arial"/>
          <w:sz w:val="24"/>
          <w:szCs w:val="24"/>
        </w:rPr>
        <w:t>Phage susceptibility</w:t>
      </w:r>
      <w:r w:rsidR="00563D7E" w:rsidRPr="007C21EA">
        <w:rPr>
          <w:rFonts w:ascii="Arial" w:eastAsia="Cambria" w:hAnsi="Arial" w:cs="Arial"/>
          <w:sz w:val="24"/>
          <w:szCs w:val="24"/>
        </w:rPr>
        <w:t xml:space="preserve"> was determined using </w:t>
      </w:r>
      <w:r w:rsidRPr="007C21EA">
        <w:rPr>
          <w:rFonts w:ascii="Arial" w:eastAsia="Cambria" w:hAnsi="Arial" w:cs="Arial"/>
          <w:sz w:val="24"/>
          <w:szCs w:val="24"/>
        </w:rPr>
        <w:t xml:space="preserve">a </w:t>
      </w:r>
      <w:r w:rsidR="00563D7E" w:rsidRPr="007C21EA">
        <w:rPr>
          <w:rFonts w:ascii="Arial" w:eastAsia="Cambria" w:hAnsi="Arial" w:cs="Arial"/>
          <w:sz w:val="24"/>
          <w:szCs w:val="24"/>
        </w:rPr>
        <w:t xml:space="preserve">spot assay in which 5 µl of each phage lysate was spotted on a lawn of </w:t>
      </w:r>
      <w:r w:rsidRPr="007C21EA">
        <w:rPr>
          <w:rFonts w:ascii="Arial" w:eastAsia="Cambria" w:hAnsi="Arial" w:cs="Arial"/>
          <w:sz w:val="24"/>
          <w:szCs w:val="24"/>
        </w:rPr>
        <w:t xml:space="preserve">an </w:t>
      </w:r>
      <w:r w:rsidRPr="00AA402B">
        <w:rPr>
          <w:rFonts w:ascii="Arial" w:eastAsia="Cambria" w:hAnsi="Arial" w:cs="Arial"/>
          <w:i/>
          <w:iCs/>
          <w:sz w:val="24"/>
          <w:szCs w:val="24"/>
        </w:rPr>
        <w:t>E</w:t>
      </w:r>
      <w:r w:rsidR="00563D7E" w:rsidRPr="00AA402B">
        <w:rPr>
          <w:rFonts w:ascii="Arial" w:eastAsia="Cambria" w:hAnsi="Arial" w:cs="Arial"/>
          <w:i/>
          <w:iCs/>
          <w:sz w:val="24"/>
          <w:szCs w:val="24"/>
        </w:rPr>
        <w:t>nterococcus</w:t>
      </w:r>
      <w:r w:rsidR="00563D7E" w:rsidRPr="007C21EA">
        <w:rPr>
          <w:rFonts w:ascii="Arial" w:eastAsia="Cambria" w:hAnsi="Arial" w:cs="Arial"/>
          <w:sz w:val="24"/>
          <w:szCs w:val="24"/>
        </w:rPr>
        <w:t xml:space="preserve"> strain on a 1.5% Agar plate infused with BHI. The spots </w:t>
      </w:r>
      <w:proofErr w:type="gramStart"/>
      <w:r w:rsidR="00563D7E" w:rsidRPr="007C21EA">
        <w:rPr>
          <w:rFonts w:ascii="Arial" w:eastAsia="Cambria" w:hAnsi="Arial" w:cs="Arial"/>
          <w:sz w:val="24"/>
          <w:szCs w:val="24"/>
        </w:rPr>
        <w:t>were allowed to</w:t>
      </w:r>
      <w:proofErr w:type="gramEnd"/>
      <w:r w:rsidR="00563D7E" w:rsidRPr="007C21EA">
        <w:rPr>
          <w:rFonts w:ascii="Arial" w:eastAsia="Cambria" w:hAnsi="Arial" w:cs="Arial"/>
          <w:sz w:val="24"/>
          <w:szCs w:val="24"/>
        </w:rPr>
        <w:t xml:space="preserve"> dry at room temperature for 30 min </w:t>
      </w:r>
      <w:r w:rsidRPr="007C21EA">
        <w:rPr>
          <w:rFonts w:ascii="Arial" w:eastAsia="Cambria" w:hAnsi="Arial" w:cs="Arial"/>
          <w:sz w:val="24"/>
          <w:szCs w:val="24"/>
        </w:rPr>
        <w:t>before being</w:t>
      </w:r>
      <w:r w:rsidR="00563D7E" w:rsidRPr="007C21EA">
        <w:rPr>
          <w:rFonts w:ascii="Arial" w:eastAsia="Cambria" w:hAnsi="Arial" w:cs="Arial"/>
          <w:sz w:val="24"/>
          <w:szCs w:val="24"/>
        </w:rPr>
        <w:t xml:space="preserve"> incubated at 37 °C for 24 h. The next day, plates were examined to identify the host's susceptibility based on the appearance of the zones of cell lysis.</w:t>
      </w:r>
    </w:p>
    <w:p w14:paraId="00000043" w14:textId="77777777" w:rsidR="000207FA" w:rsidRPr="007C21EA" w:rsidRDefault="000207FA">
      <w:pPr>
        <w:spacing w:line="480" w:lineRule="auto"/>
        <w:ind w:firstLine="720"/>
        <w:rPr>
          <w:rFonts w:ascii="Arial" w:eastAsia="Cambria" w:hAnsi="Arial" w:cs="Arial"/>
          <w:sz w:val="24"/>
          <w:szCs w:val="24"/>
        </w:rPr>
      </w:pPr>
    </w:p>
    <w:p w14:paraId="00000044"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Determination of Multiplicity of Infection (MOI)</w:t>
      </w:r>
    </w:p>
    <w:p w14:paraId="00000045" w14:textId="4338ED80" w:rsidR="000207FA" w:rsidRPr="007C21EA" w:rsidRDefault="00563D7E">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Multiplicity of infection is defined as the ratio of </w:t>
      </w:r>
      <w:r w:rsidR="00295F95" w:rsidRPr="007C21EA">
        <w:rPr>
          <w:rFonts w:ascii="Arial" w:eastAsia="Cambria" w:hAnsi="Arial" w:cs="Arial"/>
          <w:sz w:val="24"/>
          <w:szCs w:val="24"/>
        </w:rPr>
        <w:t xml:space="preserve">the </w:t>
      </w:r>
      <w:r w:rsidRPr="007C21EA">
        <w:rPr>
          <w:rFonts w:ascii="Arial" w:eastAsia="Cambria" w:hAnsi="Arial" w:cs="Arial"/>
          <w:sz w:val="24"/>
          <w:szCs w:val="24"/>
        </w:rPr>
        <w:t xml:space="preserve">number of phage particles to the number of target cells of each host. </w:t>
      </w:r>
      <w:r w:rsidR="00295F95" w:rsidRPr="007C21EA">
        <w:rPr>
          <w:rFonts w:ascii="Arial" w:eastAsia="Cambria" w:hAnsi="Arial" w:cs="Arial"/>
          <w:sz w:val="24"/>
          <w:szCs w:val="24"/>
        </w:rPr>
        <w:t>We tested three MOI (0.1, 0.01 and 0.001) as follows. A s</w:t>
      </w:r>
      <w:r w:rsidRPr="007C21EA">
        <w:rPr>
          <w:rFonts w:ascii="Arial" w:eastAsia="Cambria" w:hAnsi="Arial" w:cs="Arial"/>
          <w:sz w:val="24"/>
          <w:szCs w:val="24"/>
        </w:rPr>
        <w:t xml:space="preserve">ingle colony was picked from </w:t>
      </w:r>
      <w:r w:rsidR="00295F95" w:rsidRPr="007C21EA">
        <w:rPr>
          <w:rFonts w:ascii="Arial" w:eastAsia="Cambria" w:hAnsi="Arial" w:cs="Arial"/>
          <w:sz w:val="24"/>
          <w:szCs w:val="24"/>
        </w:rPr>
        <w:t xml:space="preserve">a </w:t>
      </w:r>
      <w:r w:rsidRPr="007C21EA">
        <w:rPr>
          <w:rFonts w:ascii="Arial" w:eastAsia="Cambria" w:hAnsi="Arial" w:cs="Arial"/>
          <w:sz w:val="24"/>
          <w:szCs w:val="24"/>
        </w:rPr>
        <w:t xml:space="preserve">streak plate and was grown overnight </w:t>
      </w:r>
      <w:r w:rsidR="00295F95" w:rsidRPr="007C21EA">
        <w:rPr>
          <w:rFonts w:ascii="Arial" w:eastAsia="Cambria" w:hAnsi="Arial" w:cs="Arial"/>
          <w:sz w:val="24"/>
          <w:szCs w:val="24"/>
        </w:rPr>
        <w:t xml:space="preserve">in </w:t>
      </w:r>
      <w:r w:rsidRPr="007C21EA">
        <w:rPr>
          <w:rFonts w:ascii="Arial" w:eastAsia="Cambria" w:hAnsi="Arial" w:cs="Arial"/>
          <w:sz w:val="24"/>
          <w:szCs w:val="24"/>
        </w:rPr>
        <w:t xml:space="preserve">BHI broth at 37 °C. The next day, </w:t>
      </w:r>
      <w:r w:rsidR="00295F95" w:rsidRPr="007C21EA">
        <w:rPr>
          <w:rFonts w:ascii="Arial" w:eastAsia="Cambria" w:hAnsi="Arial" w:cs="Arial"/>
          <w:sz w:val="24"/>
          <w:szCs w:val="24"/>
        </w:rPr>
        <w:t xml:space="preserve">the </w:t>
      </w:r>
      <w:r w:rsidRPr="007C21EA">
        <w:rPr>
          <w:rFonts w:ascii="Arial" w:eastAsia="Cambria" w:hAnsi="Arial" w:cs="Arial"/>
          <w:sz w:val="24"/>
          <w:szCs w:val="24"/>
        </w:rPr>
        <w:t>bacterial culture w</w:t>
      </w:r>
      <w:r w:rsidR="00295F95" w:rsidRPr="007C21EA">
        <w:rPr>
          <w:rFonts w:ascii="Arial" w:eastAsia="Cambria" w:hAnsi="Arial" w:cs="Arial"/>
          <w:sz w:val="24"/>
          <w:szCs w:val="24"/>
        </w:rPr>
        <w:t>as</w:t>
      </w:r>
      <w:r w:rsidRPr="007C21EA">
        <w:rPr>
          <w:rFonts w:ascii="Arial" w:eastAsia="Cambria" w:hAnsi="Arial" w:cs="Arial"/>
          <w:sz w:val="24"/>
          <w:szCs w:val="24"/>
        </w:rPr>
        <w:t xml:space="preserv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and once the initial dilution was completed, the serial dilution of 10</w:t>
      </w:r>
      <w:r w:rsidRPr="00AA402B">
        <w:rPr>
          <w:rFonts w:ascii="Arial" w:eastAsia="Cambria" w:hAnsi="Arial" w:cs="Arial"/>
          <w:sz w:val="24"/>
          <w:szCs w:val="24"/>
          <w:vertAlign w:val="superscript"/>
        </w:rPr>
        <w:t>-1</w:t>
      </w:r>
      <w:r w:rsidRPr="007C21EA">
        <w:rPr>
          <w:rFonts w:ascii="Arial" w:eastAsia="Cambria" w:hAnsi="Arial" w:cs="Arial"/>
          <w:sz w:val="24"/>
          <w:szCs w:val="24"/>
        </w:rPr>
        <w:t xml:space="preserve"> to 10</w:t>
      </w:r>
      <w:r w:rsidRPr="00AA402B">
        <w:rPr>
          <w:rFonts w:ascii="Arial" w:eastAsia="Cambria" w:hAnsi="Arial" w:cs="Arial"/>
          <w:sz w:val="24"/>
          <w:szCs w:val="24"/>
          <w:vertAlign w:val="superscript"/>
        </w:rPr>
        <w:t>-8</w:t>
      </w:r>
      <w:r w:rsidRPr="007C21EA">
        <w:rPr>
          <w:rFonts w:ascii="Arial" w:eastAsia="Cambria" w:hAnsi="Arial" w:cs="Arial"/>
          <w:sz w:val="24"/>
          <w:szCs w:val="24"/>
        </w:rPr>
        <w:t xml:space="preserve"> of </w:t>
      </w:r>
      <w:r w:rsidR="00295F95" w:rsidRPr="007C21EA">
        <w:rPr>
          <w:rFonts w:ascii="Arial" w:eastAsia="Cambria" w:hAnsi="Arial" w:cs="Arial"/>
          <w:sz w:val="24"/>
          <w:szCs w:val="24"/>
        </w:rPr>
        <w:t xml:space="preserve">each </w:t>
      </w:r>
      <w:r w:rsidRPr="007C21EA">
        <w:rPr>
          <w:rFonts w:ascii="Arial" w:eastAsia="Cambria" w:hAnsi="Arial" w:cs="Arial"/>
          <w:sz w:val="24"/>
          <w:szCs w:val="24"/>
        </w:rPr>
        <w:t>bacterial culture was performed using Phosphate Buffer</w:t>
      </w:r>
      <w:r w:rsidR="00295F95" w:rsidRPr="007C21EA">
        <w:rPr>
          <w:rFonts w:ascii="Arial" w:eastAsia="Cambria" w:hAnsi="Arial" w:cs="Arial"/>
          <w:sz w:val="24"/>
          <w:szCs w:val="24"/>
        </w:rPr>
        <w:t>ed</w:t>
      </w:r>
      <w:r w:rsidRPr="007C21EA">
        <w:rPr>
          <w:rFonts w:ascii="Arial" w:eastAsia="Cambria" w:hAnsi="Arial" w:cs="Arial"/>
          <w:sz w:val="24"/>
          <w:szCs w:val="24"/>
        </w:rPr>
        <w:t xml:space="preserve"> Saline. For each isolate, the aliquot from serial dilutions of 10</w:t>
      </w:r>
      <w:r w:rsidRPr="00AA402B">
        <w:rPr>
          <w:rFonts w:ascii="Arial" w:eastAsia="Cambria" w:hAnsi="Arial" w:cs="Arial"/>
          <w:sz w:val="24"/>
          <w:szCs w:val="24"/>
          <w:vertAlign w:val="superscript"/>
        </w:rPr>
        <w:t>-4</w:t>
      </w:r>
      <w:r w:rsidRPr="007C21EA">
        <w:rPr>
          <w:rFonts w:ascii="Arial" w:eastAsia="Cambria" w:hAnsi="Arial" w:cs="Arial"/>
          <w:sz w:val="24"/>
          <w:szCs w:val="24"/>
        </w:rPr>
        <w:t xml:space="preserve"> and 10</w:t>
      </w:r>
      <w:r w:rsidRPr="00AA402B">
        <w:rPr>
          <w:rFonts w:ascii="Arial" w:eastAsia="Cambria" w:hAnsi="Arial" w:cs="Arial"/>
          <w:sz w:val="24"/>
          <w:szCs w:val="24"/>
          <w:vertAlign w:val="superscript"/>
        </w:rPr>
        <w:t>-5</w:t>
      </w:r>
      <w:r w:rsidRPr="007C21EA">
        <w:rPr>
          <w:rFonts w:ascii="Arial" w:eastAsia="Cambria" w:hAnsi="Arial" w:cs="Arial"/>
          <w:sz w:val="24"/>
          <w:szCs w:val="24"/>
        </w:rPr>
        <w:t xml:space="preserve"> were plated on 1.5% BHI agar plates and were incubated overnight at 37 °C. </w:t>
      </w:r>
      <w:r w:rsidR="00295F95" w:rsidRPr="007C21EA">
        <w:rPr>
          <w:rFonts w:ascii="Arial" w:eastAsia="Cambria" w:hAnsi="Arial" w:cs="Arial"/>
          <w:sz w:val="24"/>
          <w:szCs w:val="24"/>
        </w:rPr>
        <w:t>The n</w:t>
      </w:r>
      <w:r w:rsidRPr="007C21EA">
        <w:rPr>
          <w:rFonts w:ascii="Arial" w:eastAsia="Cambria" w:hAnsi="Arial" w:cs="Arial"/>
          <w:sz w:val="24"/>
          <w:szCs w:val="24"/>
        </w:rPr>
        <w:t xml:space="preserve">ext day, the number of colonies were counted on each dilution plate and the </w:t>
      </w:r>
      <w:r w:rsidR="00295F95" w:rsidRPr="007C21EA">
        <w:rPr>
          <w:rFonts w:ascii="Arial" w:eastAsia="Cambria" w:hAnsi="Arial" w:cs="Arial"/>
          <w:sz w:val="24"/>
          <w:szCs w:val="24"/>
        </w:rPr>
        <w:t xml:space="preserve">number </w:t>
      </w:r>
      <w:r w:rsidRPr="007C21EA">
        <w:rPr>
          <w:rFonts w:ascii="Arial" w:eastAsia="Cambria" w:hAnsi="Arial" w:cs="Arial"/>
          <w:sz w:val="24"/>
          <w:szCs w:val="24"/>
        </w:rPr>
        <w:t>colony forming unit</w:t>
      </w:r>
      <w:r w:rsidR="00295F95" w:rsidRPr="007C21EA">
        <w:rPr>
          <w:rFonts w:ascii="Arial" w:eastAsia="Cambria" w:hAnsi="Arial" w:cs="Arial"/>
          <w:sz w:val="24"/>
          <w:szCs w:val="24"/>
        </w:rPr>
        <w:t>s</w:t>
      </w:r>
      <w:r w:rsidRPr="007C21EA">
        <w:rPr>
          <w:rFonts w:ascii="Arial" w:eastAsia="Cambria" w:hAnsi="Arial" w:cs="Arial"/>
          <w:sz w:val="24"/>
          <w:szCs w:val="24"/>
        </w:rPr>
        <w:t xml:space="preserve"> (CFU/ml) was determined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w:t>
      </w:r>
      <w:r w:rsidR="00295F95" w:rsidRPr="007C21EA">
        <w:rPr>
          <w:rFonts w:ascii="Arial" w:eastAsia="Cambria" w:hAnsi="Arial" w:cs="Arial"/>
          <w:sz w:val="24"/>
          <w:szCs w:val="24"/>
        </w:rPr>
        <w:t>A p</w:t>
      </w:r>
      <w:r w:rsidRPr="007C21EA">
        <w:rPr>
          <w:rFonts w:ascii="Arial" w:eastAsia="Cambria" w:hAnsi="Arial" w:cs="Arial"/>
          <w:sz w:val="24"/>
          <w:szCs w:val="24"/>
        </w:rPr>
        <w:t xml:space="preserve">laque assay was then performed for all the phages with their respective isolates to determine </w:t>
      </w:r>
      <w:r w:rsidR="001C0799" w:rsidRPr="007C21EA">
        <w:rPr>
          <w:rFonts w:ascii="Arial" w:eastAsia="Cambria" w:hAnsi="Arial" w:cs="Arial"/>
          <w:sz w:val="24"/>
          <w:szCs w:val="24"/>
        </w:rPr>
        <w:t xml:space="preserve">host </w:t>
      </w:r>
      <w:r w:rsidRPr="007C21EA">
        <w:rPr>
          <w:rFonts w:ascii="Arial" w:eastAsia="Cambria" w:hAnsi="Arial" w:cs="Arial"/>
          <w:sz w:val="24"/>
          <w:szCs w:val="24"/>
        </w:rPr>
        <w:t xml:space="preserve">susceptibility </w:t>
      </w:r>
      <w:r w:rsidR="001C0799" w:rsidRPr="007C21EA">
        <w:rPr>
          <w:rFonts w:ascii="Arial" w:eastAsia="Cambria" w:hAnsi="Arial" w:cs="Arial"/>
          <w:sz w:val="24"/>
          <w:szCs w:val="24"/>
        </w:rPr>
        <w:t xml:space="preserve">to </w:t>
      </w:r>
      <w:r w:rsidRPr="007C21EA">
        <w:rPr>
          <w:rFonts w:ascii="Arial" w:eastAsia="Cambria" w:hAnsi="Arial" w:cs="Arial"/>
          <w:sz w:val="24"/>
          <w:szCs w:val="24"/>
        </w:rPr>
        <w:t xml:space="preserve">phages. The cells from the </w:t>
      </w:r>
      <w:r w:rsidRPr="007C21EA">
        <w:rPr>
          <w:rFonts w:ascii="Arial" w:eastAsia="Cambria" w:hAnsi="Arial" w:cs="Arial"/>
          <w:sz w:val="24"/>
          <w:szCs w:val="24"/>
        </w:rPr>
        <w:lastRenderedPageBreak/>
        <w:t>log phase were infected with different phages at different dilutions. Based on plaque assay plates, we determined the titer of each phage (PFU/ml)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Based on observed colony forming units (CFU/ml) of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and the titer of each phage (PFU/ml), the appropriate volume of isolates and phages were determined at three different MOI: 0.1, 0.01 and 0.001 to carry </w:t>
      </w:r>
      <w:proofErr w:type="gramStart"/>
      <w:r w:rsidRPr="007C21EA">
        <w:rPr>
          <w:rFonts w:ascii="Arial" w:eastAsia="Cambria" w:hAnsi="Arial" w:cs="Arial"/>
          <w:sz w:val="24"/>
          <w:szCs w:val="24"/>
        </w:rPr>
        <w:t>out growth</w:t>
      </w:r>
      <w:proofErr w:type="gramEnd"/>
      <w:r w:rsidRPr="007C21EA">
        <w:rPr>
          <w:rFonts w:ascii="Arial" w:eastAsia="Cambria" w:hAnsi="Arial" w:cs="Arial"/>
          <w:sz w:val="24"/>
          <w:szCs w:val="24"/>
        </w:rPr>
        <w:t xml:space="preserve"> curve experiments.</w:t>
      </w:r>
    </w:p>
    <w:p w14:paraId="00000046" w14:textId="77777777" w:rsidR="000207FA" w:rsidRPr="007C21EA" w:rsidRDefault="000207FA">
      <w:pPr>
        <w:spacing w:line="479" w:lineRule="auto"/>
        <w:rPr>
          <w:rFonts w:ascii="Arial" w:eastAsia="Cambria" w:hAnsi="Arial" w:cs="Arial"/>
          <w:sz w:val="24"/>
          <w:szCs w:val="24"/>
          <w:u w:val="single"/>
        </w:rPr>
      </w:pPr>
    </w:p>
    <w:p w14:paraId="00000047"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Phage Cocktails</w:t>
      </w:r>
    </w:p>
    <w:p w14:paraId="00000048" w14:textId="78107BA8"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Cocktails consisting of one, two</w:t>
      </w:r>
      <w:r w:rsidR="001C0799" w:rsidRPr="007C21EA">
        <w:rPr>
          <w:rFonts w:ascii="Arial" w:eastAsia="Cambria" w:hAnsi="Arial" w:cs="Arial"/>
          <w:sz w:val="24"/>
          <w:szCs w:val="24"/>
        </w:rPr>
        <w:t xml:space="preserve">, or </w:t>
      </w:r>
      <w:r w:rsidRPr="007C21EA">
        <w:rPr>
          <w:rFonts w:ascii="Arial" w:eastAsia="Cambria" w:hAnsi="Arial" w:cs="Arial"/>
          <w:sz w:val="24"/>
          <w:szCs w:val="24"/>
        </w:rPr>
        <w:t xml:space="preserve">three phages were tested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Yi6-1, EF06, EF11 and V587. A single colony was </w:t>
      </w:r>
      <w:r w:rsidR="001C0799" w:rsidRPr="007C21EA">
        <w:rPr>
          <w:rFonts w:ascii="Arial" w:eastAsia="Cambria" w:hAnsi="Arial" w:cs="Arial"/>
          <w:sz w:val="24"/>
          <w:szCs w:val="24"/>
        </w:rPr>
        <w:t xml:space="preserve">inoculated into BHI broth and </w:t>
      </w:r>
      <w:r w:rsidRPr="007C21EA">
        <w:rPr>
          <w:rFonts w:ascii="Arial" w:eastAsia="Cambria" w:hAnsi="Arial" w:cs="Arial"/>
          <w:sz w:val="24"/>
          <w:szCs w:val="24"/>
        </w:rPr>
        <w:t>grown overnight in a shaker at 37 °C. The next day, bacterial cultures were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w:t>
      </w:r>
      <w:proofErr w:type="gramStart"/>
      <w:r w:rsidRPr="007C21EA">
        <w:rPr>
          <w:rFonts w:ascii="Arial" w:eastAsia="Cambria" w:hAnsi="Arial" w:cs="Arial"/>
          <w:sz w:val="24"/>
          <w:szCs w:val="24"/>
        </w:rPr>
        <w:t>On the basis of</w:t>
      </w:r>
      <w:proofErr w:type="gramEnd"/>
      <w:r w:rsidRPr="007C21EA">
        <w:rPr>
          <w:rFonts w:ascii="Arial" w:eastAsia="Cambria" w:hAnsi="Arial" w:cs="Arial"/>
          <w:sz w:val="24"/>
          <w:szCs w:val="24"/>
        </w:rPr>
        <w:t xml:space="preserve"> three different MOIs, appropriate volumes of </w:t>
      </w:r>
      <w:r w:rsidRPr="007C21EA">
        <w:rPr>
          <w:rFonts w:ascii="Arial" w:eastAsia="Cambria" w:hAnsi="Arial" w:cs="Arial"/>
          <w:i/>
          <w:sz w:val="24"/>
          <w:szCs w:val="24"/>
        </w:rPr>
        <w:t>Enterococcus</w:t>
      </w:r>
      <w:r w:rsidRPr="007C21EA">
        <w:rPr>
          <w:rFonts w:ascii="Arial" w:eastAsia="Cambria" w:hAnsi="Arial" w:cs="Arial"/>
          <w:sz w:val="24"/>
          <w:szCs w:val="24"/>
        </w:rPr>
        <w:t xml:space="preserve"> and phages were determined and combined in a single well inside a 96-well plate along with </w:t>
      </w:r>
      <w:r w:rsidR="001C0799" w:rsidRPr="007C21EA">
        <w:rPr>
          <w:rFonts w:ascii="Arial" w:eastAsia="Cambria" w:hAnsi="Arial" w:cs="Arial"/>
          <w:sz w:val="24"/>
          <w:szCs w:val="24"/>
        </w:rPr>
        <w:t>enough</w:t>
      </w:r>
      <w:r w:rsidRPr="007C21EA">
        <w:rPr>
          <w:rFonts w:ascii="Arial" w:eastAsia="Cambria" w:hAnsi="Arial" w:cs="Arial"/>
          <w:sz w:val="24"/>
          <w:szCs w:val="24"/>
        </w:rPr>
        <w:t xml:space="preserve"> BHI to make up a total volume of 200 µl. For two-phage cocktails, half of previously determined volumes of each of the two unique phage stocks were added. To conduct three-phage cocktails, one third of previously determined volumes of each of the three unique phage stocks were added. To avoid desiccation in edge wells of</w:t>
      </w:r>
      <w:r w:rsidR="007D5872" w:rsidRPr="007C21EA">
        <w:rPr>
          <w:rFonts w:ascii="Arial" w:eastAsia="Cambria" w:hAnsi="Arial" w:cs="Arial"/>
          <w:sz w:val="24"/>
          <w:szCs w:val="24"/>
        </w:rPr>
        <w:t xml:space="preserve"> the</w:t>
      </w:r>
      <w:r w:rsidRPr="007C21EA">
        <w:rPr>
          <w:rFonts w:ascii="Arial" w:eastAsia="Cambria" w:hAnsi="Arial" w:cs="Arial"/>
          <w:sz w:val="24"/>
          <w:szCs w:val="24"/>
        </w:rPr>
        <w:t xml:space="preserve"> 96 well plates </w:t>
      </w:r>
      <w:r w:rsidR="007D5872" w:rsidRPr="007C21EA">
        <w:rPr>
          <w:rFonts w:ascii="Arial" w:eastAsia="Cambria" w:hAnsi="Arial" w:cs="Arial"/>
          <w:sz w:val="24"/>
          <w:szCs w:val="24"/>
        </w:rPr>
        <w:t xml:space="preserve">used for </w:t>
      </w:r>
      <w:r w:rsidRPr="007C21EA">
        <w:rPr>
          <w:rFonts w:ascii="Arial" w:eastAsia="Cambria" w:hAnsi="Arial" w:cs="Arial"/>
          <w:sz w:val="24"/>
          <w:szCs w:val="24"/>
        </w:rPr>
        <w:t>growth curve experiment</w:t>
      </w:r>
      <w:r w:rsidR="007D5872" w:rsidRPr="007C21EA">
        <w:rPr>
          <w:rFonts w:ascii="Arial" w:eastAsia="Cambria" w:hAnsi="Arial" w:cs="Arial"/>
          <w:sz w:val="24"/>
          <w:szCs w:val="24"/>
        </w:rPr>
        <w:t>s</w:t>
      </w:r>
      <w:r w:rsidRPr="007C21EA">
        <w:rPr>
          <w:rFonts w:ascii="Arial" w:eastAsia="Cambria" w:hAnsi="Arial" w:cs="Arial"/>
          <w:sz w:val="24"/>
          <w:szCs w:val="24"/>
        </w:rPr>
        <w:t>, 200 µl of fresh BHI media was added into these edge wells to avoid desiccation issues in wells adjacent to edge wells.</w:t>
      </w:r>
    </w:p>
    <w:p w14:paraId="00000049" w14:textId="77777777" w:rsidR="000207FA" w:rsidRPr="007C21EA" w:rsidRDefault="000207FA">
      <w:pPr>
        <w:spacing w:line="479" w:lineRule="auto"/>
        <w:rPr>
          <w:rFonts w:ascii="Arial" w:eastAsia="Cambria" w:hAnsi="Arial" w:cs="Arial"/>
          <w:sz w:val="24"/>
          <w:szCs w:val="24"/>
        </w:rPr>
      </w:pPr>
    </w:p>
    <w:p w14:paraId="0000004A"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Quantitative PCR (qPCR)</w:t>
      </w:r>
    </w:p>
    <w:p w14:paraId="00000058" w14:textId="385727B7" w:rsidR="000207FA" w:rsidRPr="00602B93" w:rsidRDefault="00563D7E" w:rsidP="00A91565">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Phage cocktails were grown in BHI for 72 h with their respective hosts (Yi6-1, EF06 and EF11) and this experiment was carried out in 96-well plates with three </w:t>
      </w:r>
      <w:r w:rsidRPr="007C21EA">
        <w:rPr>
          <w:rFonts w:ascii="Arial" w:eastAsia="Cambria" w:hAnsi="Arial" w:cs="Arial"/>
          <w:sz w:val="24"/>
          <w:szCs w:val="24"/>
        </w:rPr>
        <w:lastRenderedPageBreak/>
        <w:t>biological replicates. In the positive control, phages were added without a host. For the negative control, appropriate hosts were grown in BHI for 72 h in the absence of phage. During this experiment, the respective samples were collected at four time points: 0 h, 24 h, 48 h, and 72 h. From the samples collected at each time point, total genomic DNA was isolated using the DNeasy Blood and Tissue Kit (Qiagen). For the unknown standards, we performed a plaque assay for all the phages to find their concentration</w:t>
      </w:r>
      <w:r w:rsidR="007D5872" w:rsidRPr="007C21EA">
        <w:rPr>
          <w:rFonts w:ascii="Arial" w:eastAsia="Cambria" w:hAnsi="Arial" w:cs="Arial"/>
          <w:sz w:val="24"/>
          <w:szCs w:val="24"/>
        </w:rPr>
        <w:t>s</w:t>
      </w:r>
      <w:r w:rsidRPr="007C21EA">
        <w:rPr>
          <w:rFonts w:ascii="Arial" w:eastAsia="Cambria" w:hAnsi="Arial" w:cs="Arial"/>
          <w:sz w:val="24"/>
          <w:szCs w:val="24"/>
        </w:rPr>
        <w:t xml:space="preserve"> in PFU/ml and the genomic DNA of the standards were isolated using the same kit. Standard curves were generated with serial dilutions of phage (10</w:t>
      </w:r>
      <w:r w:rsidRPr="007C21EA">
        <w:rPr>
          <w:rFonts w:ascii="Arial" w:eastAsia="Cambria" w:hAnsi="Arial" w:cs="Arial"/>
          <w:sz w:val="24"/>
          <w:szCs w:val="24"/>
          <w:vertAlign w:val="superscript"/>
        </w:rPr>
        <w:t>-1</w:t>
      </w:r>
      <w:r w:rsidRPr="007C21EA">
        <w:rPr>
          <w:rFonts w:ascii="Arial" w:eastAsia="Cambria" w:hAnsi="Arial" w:cs="Arial"/>
          <w:sz w:val="24"/>
          <w:szCs w:val="24"/>
        </w:rPr>
        <w:t xml:space="preserve"> - 10</w:t>
      </w:r>
      <w:r w:rsidRPr="007C21EA">
        <w:rPr>
          <w:rFonts w:ascii="Arial" w:eastAsia="Cambria" w:hAnsi="Arial" w:cs="Arial"/>
          <w:sz w:val="24"/>
          <w:szCs w:val="24"/>
          <w:vertAlign w:val="superscript"/>
        </w:rPr>
        <w:t>-8</w:t>
      </w:r>
      <w:r w:rsidRPr="007C21EA">
        <w:rPr>
          <w:rFonts w:ascii="Arial" w:eastAsia="Cambria" w:hAnsi="Arial" w:cs="Arial"/>
          <w:sz w:val="24"/>
          <w:szCs w:val="24"/>
        </w:rPr>
        <w:t xml:space="preserve">). Phage specific primers were designed using Geneious software and are listed in </w:t>
      </w:r>
      <w:r w:rsidRPr="007C21EA">
        <w:rPr>
          <w:rFonts w:ascii="Arial" w:eastAsia="Cambria" w:hAnsi="Arial" w:cs="Arial"/>
          <w:b/>
          <w:sz w:val="24"/>
          <w:szCs w:val="24"/>
        </w:rPr>
        <w:t>Supplemental Table S4</w:t>
      </w:r>
      <w:r w:rsidRPr="007C21EA">
        <w:rPr>
          <w:rFonts w:ascii="Arial" w:eastAsia="Cambria" w:hAnsi="Arial" w:cs="Arial"/>
          <w:sz w:val="24"/>
          <w:szCs w:val="24"/>
        </w:rPr>
        <w:t>. The qPCR experiment was performed in 96-well PCR plate using Eppendorf Mastercycler® RealPlex with SYBR Green PCR Master Mix (Eppendorf, USA) as per the universal SYBR Green qPCR protocol where fluorescent product is detected during the last step of each cycle. The obtained melting curve data w</w:t>
      </w:r>
      <w:r w:rsidR="007D5872" w:rsidRPr="007C21EA">
        <w:rPr>
          <w:rFonts w:ascii="Arial" w:eastAsia="Cambria" w:hAnsi="Arial" w:cs="Arial"/>
          <w:sz w:val="24"/>
          <w:szCs w:val="24"/>
        </w:rPr>
        <w:t>ere</w:t>
      </w:r>
      <w:r w:rsidRPr="007C21EA">
        <w:rPr>
          <w:rFonts w:ascii="Arial" w:eastAsia="Cambria" w:hAnsi="Arial" w:cs="Arial"/>
          <w:sz w:val="24"/>
          <w:szCs w:val="24"/>
        </w:rPr>
        <w:t xml:space="preserve"> analyzed using Eppendorf Mastercycler® RealPlex</w:t>
      </w:r>
      <w:r w:rsidR="007D5872" w:rsidRPr="007C21EA">
        <w:rPr>
          <w:rFonts w:ascii="Arial" w:eastAsia="Cambria" w:hAnsi="Arial" w:cs="Arial"/>
          <w:sz w:val="24"/>
          <w:szCs w:val="24"/>
        </w:rPr>
        <w:t xml:space="preserve"> to</w:t>
      </w:r>
      <w:r w:rsidRPr="007C21EA">
        <w:rPr>
          <w:rFonts w:ascii="Arial" w:eastAsia="Cambria" w:hAnsi="Arial" w:cs="Arial"/>
          <w:sz w:val="24"/>
          <w:szCs w:val="24"/>
        </w:rPr>
        <w:t xml:space="preserve"> calculate the Ct values. Ct values of the standards were then used to generate standard curves correlating log PFU/ml to Ct </w:t>
      </w:r>
      <w:r w:rsidRPr="00602B93">
        <w:rPr>
          <w:rFonts w:ascii="Arial" w:eastAsia="Cambria" w:hAnsi="Arial" w:cs="Arial"/>
          <w:sz w:val="24"/>
          <w:szCs w:val="24"/>
        </w:rPr>
        <w:t xml:space="preserve">values, which was used to estimate the concentration of each phage in the cocktails. </w:t>
      </w:r>
    </w:p>
    <w:p w14:paraId="418ED149" w14:textId="76B2A30C"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u w:val="single"/>
        </w:rPr>
        <w:t xml:space="preserve">Generation of phage resistant </w:t>
      </w:r>
      <w:r w:rsidRPr="00602B93">
        <w:rPr>
          <w:rFonts w:ascii="Arial" w:hAnsi="Arial" w:cs="Arial"/>
          <w:i/>
          <w:iCs/>
          <w:color w:val="000000"/>
          <w:sz w:val="24"/>
          <w:szCs w:val="24"/>
          <w:u w:val="single"/>
        </w:rPr>
        <w:t>Enterococcus</w:t>
      </w:r>
      <w:r w:rsidRPr="00602B93">
        <w:rPr>
          <w:rFonts w:ascii="Arial" w:hAnsi="Arial" w:cs="Arial"/>
          <w:color w:val="000000"/>
          <w:sz w:val="24"/>
          <w:szCs w:val="24"/>
          <w:u w:val="single"/>
        </w:rPr>
        <w:t xml:space="preserve"> mutants in Liquid Cultures</w:t>
      </w:r>
    </w:p>
    <w:p w14:paraId="1EFFB4F7" w14:textId="77777777"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rPr>
        <w:t>        </w:t>
      </w:r>
      <w:r w:rsidRPr="00602B93">
        <w:rPr>
          <w:rFonts w:ascii="Arial" w:hAnsi="Arial" w:cs="Arial"/>
          <w:color w:val="000000"/>
          <w:sz w:val="24"/>
          <w:szCs w:val="24"/>
        </w:rPr>
        <w:tab/>
      </w:r>
      <w:r w:rsidRPr="00602B93">
        <w:rPr>
          <w:rFonts w:ascii="Arial" w:hAnsi="Arial" w:cs="Arial"/>
          <w:i/>
          <w:iCs/>
          <w:color w:val="000000"/>
          <w:sz w:val="24"/>
          <w:szCs w:val="24"/>
        </w:rPr>
        <w:t>Enterococcus</w:t>
      </w:r>
      <w:r w:rsidRPr="00602B93">
        <w:rPr>
          <w:rFonts w:ascii="Arial" w:hAnsi="Arial" w:cs="Arial"/>
          <w:color w:val="000000"/>
          <w:sz w:val="24"/>
          <w:szCs w:val="24"/>
        </w:rPr>
        <w:t xml:space="preserve"> colonies were grown overnight and diluted to optical density at 600 nm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of 0.05. We added 190 µl of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and 10 µl of a highly concentrated individual phage stock into each well. 96-well plates co-inoculated with bacteria and phage/two-phage cocktail </w:t>
      </w:r>
      <w:proofErr w:type="gramStart"/>
      <w:r w:rsidRPr="00602B93">
        <w:rPr>
          <w:rFonts w:ascii="Arial" w:hAnsi="Arial" w:cs="Arial"/>
          <w:color w:val="000000"/>
          <w:sz w:val="24"/>
          <w:szCs w:val="24"/>
        </w:rPr>
        <w:t>were</w:t>
      </w:r>
      <w:proofErr w:type="gramEnd"/>
      <w:r w:rsidRPr="00602B93">
        <w:rPr>
          <w:rFonts w:ascii="Arial" w:hAnsi="Arial" w:cs="Arial"/>
          <w:color w:val="000000"/>
          <w:sz w:val="24"/>
          <w:szCs w:val="24"/>
        </w:rPr>
        <w:t xml:space="preserve"> then incubated at 37°C in a spectrophotometer, where cell density, as measured by an absorbance at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was taken every 10 min for 24-72 h. During the 1-3-day incubation, any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sp. </w:t>
      </w:r>
      <w:r w:rsidRPr="00602B93">
        <w:rPr>
          <w:rFonts w:ascii="Arial" w:hAnsi="Arial" w:cs="Arial"/>
          <w:color w:val="000000"/>
          <w:sz w:val="24"/>
          <w:szCs w:val="24"/>
        </w:rPr>
        <w:lastRenderedPageBreak/>
        <w:t>culture that showed growth after a period of no growth was streaked onto 1.5% BHI-agar plates. Colonies that grew on these streak plates were considered phage resistant mutants and were used in subsequent mutant assays.</w:t>
      </w:r>
    </w:p>
    <w:p w14:paraId="4F94AFB5" w14:textId="77777777" w:rsidR="00FD15E8" w:rsidRPr="00602B93" w:rsidRDefault="00FD15E8">
      <w:pPr>
        <w:spacing w:line="480" w:lineRule="auto"/>
        <w:rPr>
          <w:rFonts w:ascii="Arial" w:eastAsia="Cambria" w:hAnsi="Arial" w:cs="Arial"/>
          <w:sz w:val="24"/>
          <w:szCs w:val="24"/>
          <w:u w:val="single"/>
        </w:rPr>
      </w:pPr>
    </w:p>
    <w:p w14:paraId="00000059" w14:textId="7F3215FB" w:rsidR="000207FA" w:rsidRPr="00602B93" w:rsidDel="005D000E" w:rsidRDefault="00563D7E">
      <w:pPr>
        <w:spacing w:line="480" w:lineRule="auto"/>
        <w:rPr>
          <w:del w:id="419" w:author="Stephen Wandro" w:date="2021-04-29T16:04:00Z"/>
          <w:rFonts w:ascii="Arial" w:eastAsia="Cambria" w:hAnsi="Arial" w:cs="Arial"/>
          <w:sz w:val="24"/>
          <w:szCs w:val="24"/>
          <w:u w:val="single"/>
        </w:rPr>
      </w:pPr>
      <w:del w:id="420" w:author="Stephen Wandro" w:date="2021-04-29T16:04:00Z">
        <w:r w:rsidRPr="00602B93" w:rsidDel="005D000E">
          <w:rPr>
            <w:rFonts w:ascii="Arial" w:eastAsia="Cambria" w:hAnsi="Arial" w:cs="Arial"/>
            <w:sz w:val="24"/>
            <w:szCs w:val="24"/>
            <w:u w:val="single"/>
          </w:rPr>
          <w:delText>Vancomycin Susceptibility</w:delText>
        </w:r>
      </w:del>
    </w:p>
    <w:p w14:paraId="0000005A" w14:textId="7F226CF0" w:rsidR="000207FA" w:rsidRPr="00602B93" w:rsidDel="005D000E" w:rsidRDefault="00563D7E">
      <w:pPr>
        <w:spacing w:line="480" w:lineRule="auto"/>
        <w:rPr>
          <w:del w:id="421" w:author="Stephen Wandro" w:date="2021-04-29T16:04:00Z"/>
          <w:rFonts w:ascii="Arial" w:eastAsia="Cambria" w:hAnsi="Arial" w:cs="Arial"/>
          <w:sz w:val="24"/>
          <w:szCs w:val="24"/>
        </w:rPr>
      </w:pPr>
      <w:del w:id="422" w:author="Stephen Wandro" w:date="2021-04-29T16:04:00Z">
        <w:r w:rsidRPr="00602B93" w:rsidDel="005D000E">
          <w:rPr>
            <w:rFonts w:ascii="Arial" w:eastAsia="Cambria" w:hAnsi="Arial" w:cs="Arial"/>
            <w:sz w:val="24"/>
            <w:szCs w:val="24"/>
          </w:rPr>
          <w:tab/>
          <w:delText xml:space="preserve">To determine whether </w:delText>
        </w:r>
        <w:r w:rsidR="00F53449" w:rsidRPr="00602B93" w:rsidDel="005D000E">
          <w:rPr>
            <w:rFonts w:ascii="Arial" w:eastAsia="Cambria" w:hAnsi="Arial" w:cs="Arial"/>
            <w:sz w:val="24"/>
            <w:szCs w:val="24"/>
          </w:rPr>
          <w:delText xml:space="preserve">phage resistance mutations </w:delText>
        </w:r>
        <w:r w:rsidRPr="00602B93" w:rsidDel="005D000E">
          <w:rPr>
            <w:rFonts w:ascii="Arial" w:eastAsia="Cambria" w:hAnsi="Arial" w:cs="Arial"/>
            <w:sz w:val="24"/>
            <w:szCs w:val="24"/>
          </w:rPr>
          <w:delText xml:space="preserve">affected Vancomycin susceptibility or resistance, we cultured wild-type and mutant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across a spectrum of relevant vancomycin concentrations. Wild-type and mutant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colonies were grown overnight with BHI broth in a shaker at 37°C. The next day, all cultures were diluted to 0.05 OD</w:delText>
        </w:r>
        <w:r w:rsidRPr="00602B93" w:rsidDel="005D000E">
          <w:rPr>
            <w:rFonts w:ascii="Arial" w:eastAsia="Cambria" w:hAnsi="Arial" w:cs="Arial"/>
            <w:sz w:val="24"/>
            <w:szCs w:val="24"/>
            <w:vertAlign w:val="subscript"/>
          </w:rPr>
          <w:delText>600</w:delText>
        </w:r>
        <w:r w:rsidRPr="00602B93" w:rsidDel="005D000E">
          <w:rPr>
            <w:rFonts w:ascii="Arial" w:eastAsia="Cambria" w:hAnsi="Arial" w:cs="Arial"/>
            <w:sz w:val="24"/>
            <w:szCs w:val="24"/>
          </w:rPr>
          <w:delText xml:space="preserve"> in fresh BHI. In a 96 well plate, 190 µl of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and 10 µl of Vancomycin in a gradient from 0.2 to 200 µg/ml was added in triplicate to wells and incubated in a spectrophotometer at 37°C for 10 h.</w:delText>
        </w:r>
      </w:del>
    </w:p>
    <w:p w14:paraId="0A45ADAF" w14:textId="51C2CEAD" w:rsidR="003B443E" w:rsidRPr="00602B93" w:rsidRDefault="003B443E" w:rsidP="003B443E">
      <w:pPr>
        <w:spacing w:line="480" w:lineRule="auto"/>
        <w:rPr>
          <w:rFonts w:ascii="Arial" w:hAnsi="Arial" w:cs="Arial"/>
          <w:sz w:val="24"/>
          <w:szCs w:val="24"/>
        </w:rPr>
      </w:pPr>
      <w:r w:rsidRPr="00602B93">
        <w:rPr>
          <w:rFonts w:ascii="Arial" w:hAnsi="Arial" w:cs="Arial"/>
          <w:color w:val="000000"/>
          <w:sz w:val="24"/>
          <w:szCs w:val="24"/>
          <w:u w:val="single"/>
        </w:rPr>
        <w:t>Enterococcus Mutant Sequencing</w:t>
      </w:r>
    </w:p>
    <w:p w14:paraId="1BDE536D" w14:textId="7F2F423B" w:rsidR="003B443E" w:rsidRPr="00602B93" w:rsidRDefault="003B443E" w:rsidP="003B443E">
      <w:pPr>
        <w:spacing w:line="480" w:lineRule="auto"/>
        <w:rPr>
          <w:rFonts w:ascii="Arial" w:hAnsi="Arial" w:cs="Arial"/>
          <w:color w:val="000000"/>
          <w:sz w:val="24"/>
          <w:szCs w:val="24"/>
        </w:rPr>
      </w:pPr>
      <w:r w:rsidRPr="00602B93">
        <w:rPr>
          <w:rFonts w:ascii="Arial" w:hAnsi="Arial" w:cs="Arial"/>
          <w:color w:val="000000"/>
          <w:sz w:val="24"/>
          <w:szCs w:val="24"/>
        </w:rPr>
        <w:t>        </w:t>
      </w:r>
      <w:r w:rsidRPr="00602B93">
        <w:rPr>
          <w:rFonts w:ascii="Arial" w:hAnsi="Arial" w:cs="Arial"/>
          <w:color w:val="000000"/>
          <w:sz w:val="24"/>
          <w:szCs w:val="24"/>
        </w:rPr>
        <w:tab/>
        <w:t xml:space="preserve">DNA was extracted from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mutants using the Quick-DNA Microprep Kit (Zymo #D3020). Before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DNA extraction, lysozyme was added to lysis buffer at a concentration of 100 µg/ml and incubated at 37°C for 30 min. Libraries were prepared using a scaled-down protocol with the Illumina Nextera enzyme</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{"citationItems":[{"id":"ITEM-1","itemData":{"DOI":"10.1371/journal.pone.0128036","ISSN":"08874417","abstract":"Whole-genome sequencing has become an indispensible tool of modern biology. However, the cost of sample preparation relative to the cost of sequencing remains high, especially for small genomes where the former is dominant. Here we present a protocol for rapid and inexpensive preparation of hundreds of multiplexed genomic libraries for Illumina sequencing. By carrying out the Nextera tagmentation reaction in small volumes, replacing costly reagents with cheaper equivalents, and omitting unnecessary steps, we achieve a cost of library preparation of $8 per sample, approximately 6 times cheaper than the standard Nextera XT protocol. Furthermore, our procedure takes less than 5 hours for 96 samples. Several hundred samples can then be pooled on the same HiSeq lane via custom barcodes. Our method will be useful for re-sequencing of microbial or viral genomes, including those from evolution experiments, genetic screens, and environmental samples, as well as for other sequencing applications including large amplicon, open chromosome, artificial chromosomes, and RNA sequencing.","author":[{"dropping-particle":"","family":"Baym","given":"Michael","non-dropping-particle":"","parse-names":false,"suffix":""},{"dropping-particle":"","family":"Kryazhimskiy","given":"Sergey","non-dropping-particle":"","parse-names":false,"suffix":""},{"dropping-particle":"","family":"Lieberman","given":"Tami D","non-dropping-particle":"","parse-names":false,"suffix":""},{"dropping-particle":"","family":"Chung","given":"Hattie","non-dropping-particle":"","parse-names":false,"suffix":""},{"dropping-particle":"","family":"Desai","given":"Michael M","non-dropping-particle":"","parse-names":false,"suffix":""},{"dropping-particle":"","family":"Kishony","given":"Roy Kishony","non-dropping-particle":"","parse-names":false,"suffix":""}],"container-title":"PLoS ONE","id":"ITEM-1","issue":"5","issued":{"date-parts":[["2015"]]},"page":"1-15","title":"Inexpensive multiplexed library preparation for megabase-sized genomes","type":"article-journal","volume":"10"},"uris":["http://www.mendeley.com/documents/?uuid=d3bf50f8-e7be-4400-ac98-0f61f6ffa526"]}],"mendeley":{"formattedCitation":"&lt;sup&gt;44&lt;/sup&gt;","plainTextFormattedCitation":"44","previouslyFormattedCitation":"&lt;sup&gt;41&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44</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Short read length (75 bp) paired-end sequencing was performed on the Illumina NextSeq using the Mid Output v2 reagents. Approximately 1 million reads were obtained per sample, resulting in about 10-fold coverage across the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genome.</w:t>
      </w:r>
    </w:p>
    <w:p w14:paraId="760E99C4" w14:textId="77777777" w:rsidR="003B443E" w:rsidRPr="00602B93" w:rsidRDefault="003B443E" w:rsidP="003B443E">
      <w:pPr>
        <w:spacing w:line="480" w:lineRule="auto"/>
        <w:rPr>
          <w:rFonts w:ascii="Arial" w:hAnsi="Arial" w:cs="Arial"/>
          <w:sz w:val="24"/>
          <w:szCs w:val="24"/>
        </w:rPr>
      </w:pPr>
    </w:p>
    <w:p w14:paraId="008A2BAF" w14:textId="77777777" w:rsidR="003B443E" w:rsidRPr="00602B93" w:rsidRDefault="003B443E" w:rsidP="003B443E">
      <w:pPr>
        <w:rPr>
          <w:rFonts w:ascii="Arial" w:hAnsi="Arial" w:cs="Arial"/>
          <w:sz w:val="24"/>
          <w:szCs w:val="24"/>
        </w:rPr>
      </w:pPr>
      <w:r w:rsidRPr="00602B93">
        <w:rPr>
          <w:rFonts w:ascii="Arial" w:hAnsi="Arial" w:cs="Arial"/>
          <w:color w:val="000000"/>
          <w:sz w:val="24"/>
          <w:szCs w:val="24"/>
          <w:u w:val="single"/>
        </w:rPr>
        <w:t>Sequencing Analysis</w:t>
      </w:r>
    </w:p>
    <w:p w14:paraId="0000005B" w14:textId="1F378E8A" w:rsidR="000207FA" w:rsidRPr="007C21EA" w:rsidRDefault="003B443E" w:rsidP="003B443E">
      <w:pPr>
        <w:spacing w:line="480" w:lineRule="auto"/>
        <w:ind w:firstLine="720"/>
        <w:rPr>
          <w:rFonts w:ascii="Arial" w:eastAsia="Cambria" w:hAnsi="Arial" w:cs="Arial"/>
          <w:sz w:val="24"/>
          <w:szCs w:val="24"/>
        </w:rPr>
      </w:pPr>
      <w:r w:rsidRPr="00602B93">
        <w:rPr>
          <w:rFonts w:ascii="Arial" w:hAnsi="Arial" w:cs="Arial"/>
          <w:color w:val="000000"/>
          <w:sz w:val="24"/>
          <w:szCs w:val="24"/>
        </w:rPr>
        <w:t>DNA sequencing reads from each phage-resistant host were aligned to their wild-type genome using Bo</w:t>
      </w:r>
      <w:r w:rsidR="008D718F">
        <w:rPr>
          <w:rFonts w:ascii="Arial" w:hAnsi="Arial" w:cs="Arial"/>
          <w:color w:val="000000"/>
          <w:sz w:val="24"/>
          <w:szCs w:val="24"/>
        </w:rPr>
        <w:t>wt</w:t>
      </w:r>
      <w:r w:rsidRPr="00602B93">
        <w:rPr>
          <w:rFonts w:ascii="Arial" w:hAnsi="Arial" w:cs="Arial"/>
          <w:color w:val="000000"/>
          <w:sz w:val="24"/>
          <w:szCs w:val="24"/>
        </w:rPr>
        <w:t>ie2</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{"citationItems":[{"id":"ITEM-1","itemData":{"DOI":"10.1038/nmeth.1923","abstract":"As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Aligning sequencing reads to a reference genome is the first step in many comparative genomics pipelines, including pipelines for variant calling 1 , isoform quantitation 2 and differential gene expression 3 . In many cases, the alignment step is the slowest. This is because for each read the aligner must solve a difficult computational problem: determining the read's likely point of origin with respect to a reference genome 4 .","author":[{"dropping-particle":"","family":"Langmead","given":"Ben","non-dropping-particle":"","parse-names":false,"suffix":""},{"dropping-particle":"","family":"Salzberg","given":"Steven L","non-dropping-particle":"","parse-names":false,"suffix":""}],"container-title":"Nature Methods","id":"ITEM-1","issue":"4","issued":{"date-parts":[["2012","3"]]},"page":"357-359","title":"Fast gapped-read alignment with Bowtie 2","type":"article-journal","volume":"9"},"uris":["http://www.mendeley.com/documents/?uuid=124ffb14-6d91-423a-bc0d-9f9d4e2fb457"]}],"mendeley":{"formattedCitation":"&lt;sup&gt;45&lt;/sup&gt;","plainTextFormattedCitation":"45","previouslyFormattedCitation":"&lt;sup&gt;42&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45</w:t>
      </w:r>
      <w:r w:rsidRPr="00602B93">
        <w:rPr>
          <w:rFonts w:ascii="Arial" w:hAnsi="Arial" w:cs="Arial"/>
          <w:color w:val="000000"/>
          <w:sz w:val="24"/>
          <w:szCs w:val="24"/>
        </w:rPr>
        <w:fldChar w:fldCharType="end"/>
      </w:r>
      <w:r w:rsidRPr="00602B93">
        <w:rPr>
          <w:rFonts w:ascii="Arial" w:hAnsi="Arial" w:cs="Arial"/>
          <w:color w:val="000000"/>
          <w:sz w:val="24"/>
          <w:szCs w:val="24"/>
        </w:rPr>
        <w:t>. Variants were called and filtered with samtools and bcftools and manually inspected using Geneious</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{"citationItems":[{"id":"ITEM-1","itemData":{"DOI":"10.1093/bioinformatics/btp352","ISSN":"13674803","PMID":"19505943","abstract":"Summary: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 tools implements various utilities for post-processing alignments in the SAM format, such as indexing, variant caller and alignment viewer, and thus provides universal tools for processing read alignments. © 2009 The Author(s).","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d":{"date-parts":[["2009"]]},"title":"The Sequence Alignment/Map format and SAMtools","type":"article-journal"},"uris":["http://www.mendeley.com/documents/?uuid=7c395c3c-c5cd-4dd0-b300-10a3692653fe"]},{"id":"ITEM-2","itemData":{"DOI":"10.1093/bioinformatics/btr509","ISSN":"13674803","PMID":"21903627","abstract":"Motivation: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 The Author 2011. Published by Oxford University Press. All rights reserved.","author":[{"dropping-particle":"","family":"Li","given":"Heng","non-dropping-particle":"","parse-names":false,"suffix":""}],"container-title":"Bioinformatics","id":"ITEM-2","issued":{"date-parts":[["2011"]]},"title":"A statistical framework for SNP calling, mutation discovery, association mapping and population genetical parameter estimation from sequencing data","type":"article-journal"},"uris":["http://www.mendeley.com/documents/?uuid=072bceae-c1e0-4a47-b327-879efe8dda43"]},{"id":"ITEM-3","itemData":{"DOI":"10.1093/bioinformatics/bts199","ISSN":"13674803","PMID":"22543367","abstract":"The two main functions of bioinformatics are the organization and analysis of biological data using computational resources. Geneious Basic has been designed to be an easy-to-use and flexible desktop software application framework for the organization and analysis of biological data, with a focus on molecular sequences and related data types. It integrates numerous industry-standard discovery analysis tools, with interactive visualizations to generate publication-ready images. One key contribution to researchers in the life sciences is the Geneious public application programming interface (API) that affords the ability to leverage the existing framework of the Geneious Basic software platform for virtually unlimited extension and customization. The result is an increase in the speed and quality of development of computation tools for the life sciences, due to the functionality and graphical user interface available to the developer through the public API. Geneious Basic represents an ideal platform for the bioinformatics community to leverage existing components and to integrate their own specific requirements for the discovery, analysis and visualization of biological data. © The Author(s) 2012. Published by Oxford University Press.","author":[{"dropping-particle":"","family":"Kearse","given":"Matthew","non-dropping-particle":"","parse-names":false,"suffix":""},{"dropping-particle":"","family":"Moir","given":"Richard","non-dropping-particle":"","parse-names":false,"suffix":""},{"dropping-particle":"","family":"Wilson","given":"Amy","non-dropping-particle":"","parse-names":false,"suffix":""},{"dropping-particle":"","family":"Stones-Havas","given":"Steven","non-dropping-particle":"","parse-names":false,"suffix":""},{"dropping-particle":"","family":"Cheung","given":"Matthew","non-dropping-particle":"","parse-names":false,"suffix":""},{"dropping-particle":"","family":"Sturrock","given":"Shane","non-dropping-particle":"","parse-names":false,"suffix":""},{"dropping-particle":"","family":"Buxton","given":"Simon","non-dropping-particle":"","parse-names":false,"suffix":""},{"dropping-particle":"","family":"Cooper","given":"Alex","non-dropping-particle":"","parse-names":false,"suffix":""},{"dropping-particle":"","family":"Markowitz","given":"Sidney","non-dropping-particle":"","parse-names":false,"suffix":""},{"dropping-particle":"","family":"Duran","given":"Chris","non-dropping-particle":"","parse-names":false,"suffix":""},{"dropping-particle":"","family":"Thierer","given":"Tobias","non-dropping-particle":"","parse-names":false,"suffix":""},{"dropping-particle":"","family":"Ashton","given":"Bruce","non-dropping-particle":"","parse-names":false,"suffix":""},{"dropping-particle":"","family":"Meintjes","given":"Peter","non-dropping-particle":"","parse-names":false,"suffix":""},{"dropping-particle":"","family":"Drummond","given":"Alexei","non-dropping-particle":"","parse-names":false,"suffix":""}],"container-title":"Bioinformatics","id":"ITEM-3","issued":{"date-parts":[["2012"]]},"title":"Geneious Basic: An integrated and extendable desktop software platform for the organization and analysis of sequence data","type":"article-journal"},"uris":["http://www.mendeley.com/documents/?uuid=0cf8772b-41f0-4623-bbee-aafac94f174a"]}],"mendeley":{"formattedCitation":"&lt;sup&gt;46–48&lt;/sup&gt;","plainTextFormattedCitation":"46–48","previouslyFormattedCitation":"&lt;sup&gt;43–45&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46–48</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All mutations are reported in </w:t>
      </w:r>
      <w:r w:rsidRPr="00602B93">
        <w:rPr>
          <w:rFonts w:ascii="Arial" w:hAnsi="Arial" w:cs="Arial"/>
          <w:b/>
          <w:bCs/>
          <w:color w:val="000000"/>
          <w:sz w:val="24"/>
          <w:szCs w:val="24"/>
        </w:rPr>
        <w:t>Table 1</w:t>
      </w:r>
      <w:r w:rsidRPr="00602B93">
        <w:rPr>
          <w:rFonts w:ascii="Arial" w:hAnsi="Arial" w:cs="Arial"/>
          <w:color w:val="000000"/>
          <w:sz w:val="24"/>
          <w:szCs w:val="24"/>
        </w:rPr>
        <w:t>.</w:t>
      </w:r>
      <w:r w:rsidR="00563D7E" w:rsidRPr="007C21EA">
        <w:rPr>
          <w:rFonts w:ascii="Arial" w:hAnsi="Arial" w:cs="Arial"/>
        </w:rPr>
        <w:br w:type="page"/>
      </w:r>
    </w:p>
    <w:p w14:paraId="0000005C"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DATA AVAILABILITY</w:t>
      </w:r>
    </w:p>
    <w:p w14:paraId="0000005D" w14:textId="57976E8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Data from bacterial growth assays, phage qPCR, and code for analysis and making figures are available at </w:t>
      </w:r>
      <w:hyperlink r:id="rId13">
        <w:r w:rsidRPr="007C21EA">
          <w:rPr>
            <w:rFonts w:ascii="Arial" w:eastAsia="Cambria" w:hAnsi="Arial" w:cs="Arial"/>
            <w:color w:val="1155CC"/>
            <w:sz w:val="24"/>
            <w:szCs w:val="24"/>
            <w:u w:val="single"/>
          </w:rPr>
          <w:t>https://github.com/swandro/phage_cocktails</w:t>
        </w:r>
      </w:hyperlink>
      <w:r w:rsidRPr="007C21EA">
        <w:rPr>
          <w:rFonts w:ascii="Arial" w:eastAsia="Cambria" w:hAnsi="Arial" w:cs="Arial"/>
          <w:sz w:val="24"/>
          <w:szCs w:val="24"/>
        </w:rPr>
        <w:t>. Genomes for bacterial and phage strains used in this study will be uploaded to Genbank (Table S1, S2).</w:t>
      </w:r>
    </w:p>
    <w:p w14:paraId="489AFE94" w14:textId="7D254A74" w:rsidR="00E97150" w:rsidRPr="007C21EA" w:rsidRDefault="00E97150">
      <w:pPr>
        <w:spacing w:line="480" w:lineRule="auto"/>
        <w:rPr>
          <w:rFonts w:ascii="Arial" w:eastAsia="Cambria" w:hAnsi="Arial" w:cs="Arial"/>
          <w:sz w:val="24"/>
          <w:szCs w:val="24"/>
        </w:rPr>
      </w:pPr>
    </w:p>
    <w:p w14:paraId="78818B29" w14:textId="7D98A593" w:rsidR="00E97150" w:rsidRPr="007C21EA" w:rsidRDefault="00E97150" w:rsidP="00E97150">
      <w:pPr>
        <w:spacing w:line="480" w:lineRule="auto"/>
        <w:rPr>
          <w:rFonts w:ascii="Arial" w:eastAsia="Cambria" w:hAnsi="Arial" w:cs="Arial"/>
          <w:b/>
          <w:sz w:val="24"/>
          <w:szCs w:val="24"/>
        </w:rPr>
      </w:pPr>
      <w:r w:rsidRPr="007C21EA">
        <w:rPr>
          <w:rFonts w:ascii="Arial" w:eastAsia="Cambria" w:hAnsi="Arial" w:cs="Arial"/>
          <w:b/>
          <w:sz w:val="24"/>
          <w:szCs w:val="24"/>
        </w:rPr>
        <w:t>ACKNOWLEDGEMENTS</w:t>
      </w:r>
    </w:p>
    <w:p w14:paraId="1AA64A6A" w14:textId="047D2003" w:rsidR="00E97150" w:rsidRPr="00581360" w:rsidRDefault="007C75C9" w:rsidP="002E1009">
      <w:pPr>
        <w:spacing w:line="480" w:lineRule="auto"/>
        <w:rPr>
          <w:sz w:val="24"/>
          <w:szCs w:val="24"/>
        </w:rPr>
      </w:pPr>
      <w:r>
        <w:rPr>
          <w:rFonts w:ascii="Arial" w:eastAsia="Cambria" w:hAnsi="Arial" w:cs="Arial"/>
          <w:sz w:val="24"/>
          <w:szCs w:val="24"/>
        </w:rPr>
        <w:t xml:space="preserve">We would like to acknowledge </w:t>
      </w:r>
      <w:r w:rsidRPr="00602B93">
        <w:rPr>
          <w:rFonts w:ascii="Arial" w:eastAsia="Cambria" w:hAnsi="Arial" w:cs="Arial"/>
          <w:color w:val="000000" w:themeColor="text1"/>
          <w:sz w:val="24"/>
          <w:szCs w:val="24"/>
        </w:rPr>
        <w:t>the</w:t>
      </w:r>
      <w:r w:rsidR="00602B93">
        <w:rPr>
          <w:rFonts w:ascii="Arial" w:eastAsia="Cambria" w:hAnsi="Arial" w:cs="Arial"/>
          <w:color w:val="000000" w:themeColor="text1"/>
          <w:sz w:val="24"/>
          <w:szCs w:val="24"/>
        </w:rPr>
        <w:t xml:space="preserve"> Orange County Sanitation District</w:t>
      </w:r>
      <w:r w:rsidRPr="00602B93">
        <w:rPr>
          <w:rFonts w:ascii="Arial" w:eastAsia="Cambria" w:hAnsi="Arial" w:cs="Arial"/>
          <w:color w:val="000000" w:themeColor="text1"/>
          <w:sz w:val="24"/>
          <w:szCs w:val="24"/>
        </w:rPr>
        <w:t xml:space="preserve"> for providing </w:t>
      </w:r>
      <w:r>
        <w:rPr>
          <w:rFonts w:ascii="Arial" w:eastAsia="Cambria" w:hAnsi="Arial" w:cs="Arial"/>
          <w:sz w:val="24"/>
          <w:szCs w:val="24"/>
        </w:rPr>
        <w:t xml:space="preserve">influent samples from which some of the phages were isolated, a T32 training grant to </w:t>
      </w:r>
      <w:r w:rsidRPr="00581360">
        <w:rPr>
          <w:rFonts w:ascii="Arial" w:eastAsia="Cambria" w:hAnsi="Arial" w:cs="Arial"/>
          <w:color w:val="000000" w:themeColor="text1"/>
          <w:sz w:val="24"/>
          <w:szCs w:val="24"/>
        </w:rPr>
        <w:t>Stephen Wandro (</w:t>
      </w:r>
      <w:r w:rsidR="00581360" w:rsidRPr="00581360">
        <w:rPr>
          <w:rFonts w:ascii="Arial" w:hAnsi="Arial" w:cs="Arial"/>
          <w:color w:val="000000" w:themeColor="text1"/>
          <w:sz w:val="24"/>
          <w:szCs w:val="24"/>
        </w:rPr>
        <w:t>T32AI007319</w:t>
      </w:r>
      <w:r w:rsidRPr="00581360">
        <w:rPr>
          <w:rFonts w:ascii="Arial" w:eastAsia="Cambria" w:hAnsi="Arial" w:cs="Arial"/>
          <w:color w:val="000000" w:themeColor="text1"/>
          <w:sz w:val="24"/>
          <w:szCs w:val="24"/>
        </w:rPr>
        <w:t>), an R21 awarded to Katrine Whiteson and David Pride (</w:t>
      </w:r>
      <w:r w:rsidR="00581360" w:rsidRPr="00581360">
        <w:rPr>
          <w:rFonts w:ascii="Arial" w:hAnsi="Arial" w:cs="Arial"/>
          <w:color w:val="000000" w:themeColor="text1"/>
          <w:sz w:val="24"/>
          <w:szCs w:val="24"/>
        </w:rPr>
        <w:t>R21AI149354</w:t>
      </w:r>
      <w:r w:rsidRPr="00581360">
        <w:rPr>
          <w:rFonts w:ascii="Arial" w:eastAsia="Cambria" w:hAnsi="Arial" w:cs="Arial"/>
          <w:color w:val="000000" w:themeColor="text1"/>
          <w:sz w:val="24"/>
          <w:szCs w:val="24"/>
        </w:rPr>
        <w:t xml:space="preserve">) and </w:t>
      </w:r>
      <w:r>
        <w:rPr>
          <w:rFonts w:ascii="Arial" w:eastAsia="Cambria" w:hAnsi="Arial" w:cs="Arial"/>
          <w:sz w:val="24"/>
          <w:szCs w:val="24"/>
        </w:rPr>
        <w:t>the UC San Diego Health Clinical Microbiology Laboratory.</w:t>
      </w:r>
    </w:p>
    <w:p w14:paraId="0000005E" w14:textId="77777777" w:rsidR="000207FA" w:rsidRPr="007C21EA" w:rsidRDefault="000207FA">
      <w:pPr>
        <w:rPr>
          <w:rFonts w:ascii="Arial" w:hAnsi="Arial" w:cs="Arial"/>
        </w:rPr>
      </w:pPr>
    </w:p>
    <w:p w14:paraId="0000005F" w14:textId="77777777" w:rsidR="000207FA" w:rsidRPr="007C21EA" w:rsidRDefault="00563D7E">
      <w:pPr>
        <w:rPr>
          <w:rFonts w:ascii="Arial" w:hAnsi="Arial" w:cs="Arial"/>
        </w:rPr>
      </w:pPr>
      <w:r w:rsidRPr="007C21EA">
        <w:rPr>
          <w:rFonts w:ascii="Arial" w:hAnsi="Arial" w:cs="Arial"/>
        </w:rPr>
        <w:br w:type="page"/>
      </w:r>
    </w:p>
    <w:p w14:paraId="00000060"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FIGURES AND TABLES</w:t>
      </w:r>
    </w:p>
    <w:p w14:paraId="00000061" w14:textId="4FF28281"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sz w:val="24"/>
          <w:szCs w:val="24"/>
        </w:rPr>
        <w:t xml:space="preserve">Figure 1.  </w:t>
      </w:r>
      <w:r w:rsidRPr="007C21EA">
        <w:rPr>
          <w:rFonts w:ascii="Arial" w:eastAsia="Cambria" w:hAnsi="Arial" w:cs="Arial"/>
          <w:sz w:val="24"/>
          <w:szCs w:val="24"/>
        </w:rPr>
        <w:t>Host range</w:t>
      </w:r>
      <w:r w:rsidR="00786B17" w:rsidRPr="007C21EA">
        <w:rPr>
          <w:rFonts w:ascii="Arial" w:eastAsia="Cambria" w:hAnsi="Arial" w:cs="Arial"/>
          <w:sz w:val="24"/>
          <w:szCs w:val="24"/>
        </w:rPr>
        <w:t>s</w:t>
      </w:r>
      <w:r w:rsidRPr="007C21EA">
        <w:rPr>
          <w:rFonts w:ascii="Arial" w:eastAsia="Cambria" w:hAnsi="Arial" w:cs="Arial"/>
          <w:sz w:val="24"/>
          <w:szCs w:val="24"/>
        </w:rPr>
        <w:t xml:space="preserve"> of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786B17" w:rsidRPr="007C21EA">
        <w:rPr>
          <w:rFonts w:ascii="Arial" w:eastAsia="Cambria" w:hAnsi="Arial" w:cs="Arial"/>
          <w:sz w:val="24"/>
          <w:szCs w:val="24"/>
        </w:rPr>
        <w:t xml:space="preserve"> as determined using </w:t>
      </w:r>
      <w:r w:rsidRPr="007C21EA">
        <w:rPr>
          <w:rFonts w:ascii="Arial" w:eastAsia="Cambria" w:hAnsi="Arial" w:cs="Arial"/>
          <w:sz w:val="24"/>
          <w:szCs w:val="24"/>
        </w:rPr>
        <w:t>plaque assays</w:t>
      </w:r>
      <w:r w:rsidR="00786B17" w:rsidRPr="007C21EA">
        <w:rPr>
          <w:rFonts w:ascii="Arial" w:eastAsia="Cambria" w:hAnsi="Arial" w:cs="Arial"/>
          <w:sz w:val="24"/>
          <w:szCs w:val="24"/>
        </w:rPr>
        <w:t xml:space="preserve">. </w:t>
      </w:r>
      <w:r w:rsidR="00C36536" w:rsidRPr="007C21EA">
        <w:rPr>
          <w:rFonts w:ascii="Arial" w:eastAsia="Cambria" w:hAnsi="Arial" w:cs="Arial"/>
          <w:sz w:val="24"/>
          <w:szCs w:val="24"/>
        </w:rPr>
        <w:t xml:space="preserve">Complete lysis is indicated by </w:t>
      </w:r>
      <w:r w:rsidRPr="007C21EA">
        <w:rPr>
          <w:rFonts w:ascii="Arial" w:eastAsia="Cambria" w:hAnsi="Arial" w:cs="Arial"/>
          <w:sz w:val="24"/>
          <w:szCs w:val="24"/>
        </w:rPr>
        <w:t xml:space="preserve">orange boxes and white boxes represent no lysis. Several vancomycin sensitive </w:t>
      </w:r>
      <w:r w:rsidR="00C36536" w:rsidRPr="007C21EA">
        <w:rPr>
          <w:rFonts w:ascii="Arial" w:eastAsia="Cambria" w:hAnsi="Arial" w:cs="Arial"/>
          <w:sz w:val="24"/>
          <w:szCs w:val="24"/>
        </w:rPr>
        <w:t xml:space="preserve">(light grey boxes around strain names) </w:t>
      </w:r>
      <w:r w:rsidRPr="007C21EA">
        <w:rPr>
          <w:rFonts w:ascii="Arial" w:eastAsia="Cambria" w:hAnsi="Arial" w:cs="Arial"/>
          <w:sz w:val="24"/>
          <w:szCs w:val="24"/>
        </w:rPr>
        <w:t>and vancomycin resistant</w:t>
      </w:r>
      <w:r w:rsidR="00C36536" w:rsidRPr="007C21EA">
        <w:rPr>
          <w:rFonts w:ascii="Arial" w:eastAsia="Cambria" w:hAnsi="Arial" w:cs="Arial"/>
          <w:sz w:val="24"/>
          <w:szCs w:val="24"/>
        </w:rPr>
        <w:t xml:space="preserve"> (dark grey boxes around strain names)</w:t>
      </w:r>
      <w:r w:rsidRPr="007C21EA">
        <w:rPr>
          <w:rFonts w:ascii="Arial" w:eastAsia="Cambria" w:hAnsi="Arial" w:cs="Arial"/>
          <w:sz w:val="24"/>
          <w:szCs w:val="24"/>
        </w:rPr>
        <w:t xml:space="preserve">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were used for this study.</w:t>
      </w:r>
    </w:p>
    <w:p w14:paraId="00000062" w14:textId="77777777"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noProof/>
          <w:sz w:val="24"/>
          <w:szCs w:val="24"/>
          <w:highlight w:val="white"/>
        </w:rPr>
        <w:drawing>
          <wp:inline distT="114300" distB="114300" distL="114300" distR="114300" wp14:anchorId="2CB256C8" wp14:editId="50B7FCCA">
            <wp:extent cx="6691313" cy="2307349"/>
            <wp:effectExtent l="0" t="0" r="0" b="0"/>
            <wp:docPr id="30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91313" cy="2307349"/>
                    </a:xfrm>
                    <a:prstGeom prst="rect">
                      <a:avLst/>
                    </a:prstGeom>
                    <a:ln/>
                  </pic:spPr>
                </pic:pic>
              </a:graphicData>
            </a:graphic>
          </wp:inline>
        </w:drawing>
      </w:r>
    </w:p>
    <w:p w14:paraId="00000063" w14:textId="77777777" w:rsidR="000207FA" w:rsidRPr="007C21EA" w:rsidRDefault="000207FA">
      <w:pPr>
        <w:spacing w:line="480" w:lineRule="auto"/>
        <w:rPr>
          <w:rFonts w:ascii="Arial" w:eastAsia="Cambria" w:hAnsi="Arial" w:cs="Arial"/>
          <w:b/>
          <w:sz w:val="24"/>
          <w:szCs w:val="24"/>
          <w:highlight w:val="white"/>
        </w:rPr>
      </w:pPr>
      <w:bookmarkStart w:id="423" w:name="_heading=h.afnrqi13vvm8" w:colFirst="0" w:colLast="0"/>
      <w:bookmarkEnd w:id="423"/>
    </w:p>
    <w:p w14:paraId="00000064" w14:textId="77777777" w:rsidR="000207FA" w:rsidRPr="007C21EA" w:rsidRDefault="000207FA">
      <w:pPr>
        <w:spacing w:line="480" w:lineRule="auto"/>
        <w:rPr>
          <w:rFonts w:ascii="Arial" w:eastAsia="Cambria" w:hAnsi="Arial" w:cs="Arial"/>
          <w:b/>
          <w:sz w:val="24"/>
          <w:szCs w:val="24"/>
          <w:highlight w:val="white"/>
        </w:rPr>
      </w:pPr>
      <w:bookmarkStart w:id="424" w:name="_heading=h.xykt54mfbkus" w:colFirst="0" w:colLast="0"/>
      <w:bookmarkEnd w:id="424"/>
    </w:p>
    <w:p w14:paraId="00000065" w14:textId="77777777" w:rsidR="000207FA" w:rsidRPr="007C21EA" w:rsidRDefault="000207FA">
      <w:pPr>
        <w:spacing w:line="480" w:lineRule="auto"/>
        <w:rPr>
          <w:rFonts w:ascii="Arial" w:eastAsia="Cambria" w:hAnsi="Arial" w:cs="Arial"/>
          <w:b/>
          <w:sz w:val="24"/>
          <w:szCs w:val="24"/>
          <w:highlight w:val="white"/>
        </w:rPr>
      </w:pPr>
      <w:bookmarkStart w:id="425" w:name="_heading=h.ft9w6g2wmnb0" w:colFirst="0" w:colLast="0"/>
      <w:bookmarkEnd w:id="425"/>
    </w:p>
    <w:p w14:paraId="00000066" w14:textId="77777777" w:rsidR="000207FA" w:rsidRPr="007C21EA" w:rsidRDefault="000207FA">
      <w:pPr>
        <w:spacing w:line="480" w:lineRule="auto"/>
        <w:rPr>
          <w:rFonts w:ascii="Arial" w:eastAsia="Cambria" w:hAnsi="Arial" w:cs="Arial"/>
          <w:b/>
          <w:sz w:val="24"/>
          <w:szCs w:val="24"/>
          <w:highlight w:val="white"/>
        </w:rPr>
      </w:pPr>
      <w:bookmarkStart w:id="426" w:name="_heading=h.1w76jvaat9zs" w:colFirst="0" w:colLast="0"/>
      <w:bookmarkEnd w:id="426"/>
    </w:p>
    <w:p w14:paraId="00000067" w14:textId="77777777" w:rsidR="000207FA" w:rsidRPr="007C21EA" w:rsidRDefault="000207FA">
      <w:pPr>
        <w:spacing w:line="480" w:lineRule="auto"/>
        <w:rPr>
          <w:rFonts w:ascii="Arial" w:eastAsia="Cambria" w:hAnsi="Arial" w:cs="Arial"/>
          <w:b/>
          <w:sz w:val="24"/>
          <w:szCs w:val="24"/>
          <w:highlight w:val="white"/>
        </w:rPr>
      </w:pPr>
      <w:bookmarkStart w:id="427" w:name="_heading=h.hhtjkvacmy41" w:colFirst="0" w:colLast="0"/>
      <w:bookmarkEnd w:id="427"/>
    </w:p>
    <w:p w14:paraId="00000068" w14:textId="77777777" w:rsidR="000207FA" w:rsidRPr="007C21EA" w:rsidRDefault="000207FA">
      <w:pPr>
        <w:spacing w:line="480" w:lineRule="auto"/>
        <w:rPr>
          <w:rFonts w:ascii="Arial" w:eastAsia="Cambria" w:hAnsi="Arial" w:cs="Arial"/>
          <w:b/>
          <w:sz w:val="24"/>
          <w:szCs w:val="24"/>
          <w:highlight w:val="white"/>
        </w:rPr>
      </w:pPr>
      <w:bookmarkStart w:id="428" w:name="_heading=h.zh1kptxtf2h" w:colFirst="0" w:colLast="0"/>
      <w:bookmarkEnd w:id="428"/>
    </w:p>
    <w:p w14:paraId="00000069" w14:textId="77777777" w:rsidR="000207FA" w:rsidRPr="007C21EA" w:rsidRDefault="000207FA">
      <w:pPr>
        <w:spacing w:line="480" w:lineRule="auto"/>
        <w:rPr>
          <w:rFonts w:ascii="Arial" w:eastAsia="Cambria" w:hAnsi="Arial" w:cs="Arial"/>
          <w:b/>
          <w:sz w:val="24"/>
          <w:szCs w:val="24"/>
          <w:highlight w:val="white"/>
        </w:rPr>
      </w:pPr>
      <w:bookmarkStart w:id="429" w:name="_heading=h.u6rtsh8x8sc1" w:colFirst="0" w:colLast="0"/>
      <w:bookmarkEnd w:id="429"/>
    </w:p>
    <w:p w14:paraId="0000006A" w14:textId="77777777" w:rsidR="000207FA" w:rsidRPr="007C21EA" w:rsidRDefault="000207FA">
      <w:pPr>
        <w:spacing w:line="480" w:lineRule="auto"/>
        <w:rPr>
          <w:rFonts w:ascii="Arial" w:eastAsia="Cambria" w:hAnsi="Arial" w:cs="Arial"/>
          <w:b/>
          <w:sz w:val="24"/>
          <w:szCs w:val="24"/>
          <w:highlight w:val="white"/>
        </w:rPr>
      </w:pPr>
      <w:bookmarkStart w:id="430" w:name="_heading=h.l4xhvvbsc5jx" w:colFirst="0" w:colLast="0"/>
      <w:bookmarkEnd w:id="430"/>
    </w:p>
    <w:p w14:paraId="0000006B" w14:textId="77777777" w:rsidR="000207FA" w:rsidRPr="007C21EA" w:rsidRDefault="000207FA">
      <w:pPr>
        <w:spacing w:line="480" w:lineRule="auto"/>
        <w:rPr>
          <w:rFonts w:ascii="Arial" w:eastAsia="Cambria" w:hAnsi="Arial" w:cs="Arial"/>
          <w:b/>
          <w:sz w:val="24"/>
          <w:szCs w:val="24"/>
          <w:highlight w:val="white"/>
        </w:rPr>
      </w:pPr>
      <w:bookmarkStart w:id="431" w:name="_heading=h.i0zyc2h9nk6n" w:colFirst="0" w:colLast="0"/>
      <w:bookmarkEnd w:id="431"/>
    </w:p>
    <w:p w14:paraId="0000006C" w14:textId="77777777" w:rsidR="000207FA" w:rsidRPr="007C21EA" w:rsidRDefault="000207FA">
      <w:pPr>
        <w:spacing w:line="480" w:lineRule="auto"/>
        <w:rPr>
          <w:rFonts w:ascii="Arial" w:eastAsia="Cambria" w:hAnsi="Arial" w:cs="Arial"/>
          <w:b/>
          <w:sz w:val="24"/>
          <w:szCs w:val="24"/>
          <w:highlight w:val="white"/>
        </w:rPr>
      </w:pPr>
      <w:bookmarkStart w:id="432" w:name="_heading=h.df7nea8f2i0a" w:colFirst="0" w:colLast="0"/>
      <w:bookmarkEnd w:id="432"/>
    </w:p>
    <w:p w14:paraId="168D8129" w14:textId="77777777" w:rsidR="00400809" w:rsidRDefault="00400809">
      <w:pPr>
        <w:rPr>
          <w:ins w:id="433" w:author="Stephen Wandro" w:date="2021-04-29T15:17:00Z"/>
          <w:rFonts w:ascii="Arial" w:eastAsia="Cambria" w:hAnsi="Arial" w:cs="Arial"/>
          <w:b/>
          <w:sz w:val="24"/>
          <w:szCs w:val="24"/>
          <w:highlight w:val="white"/>
        </w:rPr>
      </w:pPr>
      <w:bookmarkStart w:id="434" w:name="_heading=h.32cnsof2doqs" w:colFirst="0" w:colLast="0"/>
      <w:bookmarkEnd w:id="434"/>
      <w:ins w:id="435" w:author="Stephen Wandro" w:date="2021-04-29T15:17:00Z">
        <w:r>
          <w:rPr>
            <w:rFonts w:ascii="Arial" w:eastAsia="Cambria" w:hAnsi="Arial" w:cs="Arial"/>
            <w:b/>
            <w:sz w:val="24"/>
            <w:szCs w:val="24"/>
            <w:highlight w:val="white"/>
          </w:rPr>
          <w:br w:type="page"/>
        </w:r>
      </w:ins>
    </w:p>
    <w:p w14:paraId="02075503" w14:textId="7AE9012B" w:rsidR="00400809" w:rsidRPr="002F7687" w:rsidRDefault="00400809" w:rsidP="009921B3">
      <w:pPr>
        <w:spacing w:line="480" w:lineRule="auto"/>
        <w:rPr>
          <w:ins w:id="436" w:author="Stephen Wandro" w:date="2021-04-29T15:25:00Z"/>
          <w:rFonts w:ascii="Arial" w:eastAsia="Cambria" w:hAnsi="Arial" w:cs="Arial"/>
          <w:bCs/>
          <w:sz w:val="24"/>
          <w:szCs w:val="24"/>
          <w:highlight w:val="white"/>
          <w:rPrChange w:id="437" w:author="Stephen Wandro" w:date="2021-04-29T15:28:00Z">
            <w:rPr>
              <w:ins w:id="438" w:author="Stephen Wandro" w:date="2021-04-29T15:25:00Z"/>
              <w:rFonts w:ascii="Arial" w:eastAsia="Cambria" w:hAnsi="Arial" w:cs="Arial"/>
              <w:bCs/>
              <w:sz w:val="24"/>
              <w:szCs w:val="24"/>
              <w:highlight w:val="white"/>
            </w:rPr>
          </w:rPrChange>
        </w:rPr>
        <w:pPrChange w:id="439" w:author="Stephen Wandro" w:date="2021-04-29T16:03:00Z">
          <w:pPr/>
        </w:pPrChange>
      </w:pPr>
      <w:ins w:id="440" w:author="Stephen Wandro" w:date="2021-04-29T15:18:00Z">
        <w:r w:rsidRPr="002F7687">
          <w:rPr>
            <w:rFonts w:ascii="Arial" w:eastAsia="Cambria" w:hAnsi="Arial" w:cs="Arial"/>
            <w:b/>
            <w:sz w:val="24"/>
            <w:szCs w:val="24"/>
            <w:highlight w:val="white"/>
            <w:rPrChange w:id="441" w:author="Stephen Wandro" w:date="2021-04-29T15:28:00Z">
              <w:rPr>
                <w:rFonts w:ascii="Arial" w:eastAsia="Cambria" w:hAnsi="Arial" w:cs="Arial"/>
                <w:b/>
                <w:sz w:val="24"/>
                <w:szCs w:val="24"/>
                <w:highlight w:val="white"/>
              </w:rPr>
            </w:rPrChange>
          </w:rPr>
          <w:lastRenderedPageBreak/>
          <w:t xml:space="preserve">Figure 2. </w:t>
        </w:r>
        <w:r w:rsidRPr="002F7687">
          <w:rPr>
            <w:rFonts w:ascii="Arial" w:eastAsia="Cambria" w:hAnsi="Arial" w:cs="Arial"/>
            <w:bCs/>
            <w:sz w:val="24"/>
            <w:szCs w:val="24"/>
            <w:highlight w:val="white"/>
            <w:rPrChange w:id="442" w:author="Stephen Wandro" w:date="2021-04-29T15:28:00Z">
              <w:rPr>
                <w:rFonts w:ascii="Arial" w:eastAsia="Cambria" w:hAnsi="Arial" w:cs="Arial"/>
                <w:bCs/>
                <w:sz w:val="24"/>
                <w:szCs w:val="24"/>
                <w:highlight w:val="white"/>
              </w:rPr>
            </w:rPrChange>
          </w:rPr>
          <w:t>Comparative genomics of major Myoviridae</w:t>
        </w:r>
      </w:ins>
      <w:ins w:id="443" w:author="Stephen Wandro" w:date="2021-04-29T15:24:00Z">
        <w:r w:rsidRPr="002F7687">
          <w:rPr>
            <w:rFonts w:ascii="Arial" w:eastAsia="Cambria" w:hAnsi="Arial" w:cs="Arial"/>
            <w:bCs/>
            <w:sz w:val="24"/>
            <w:szCs w:val="24"/>
            <w:highlight w:val="white"/>
            <w:rPrChange w:id="444" w:author="Stephen Wandro" w:date="2021-04-29T15:28:00Z">
              <w:rPr>
                <w:rFonts w:ascii="Arial" w:eastAsia="Cambria" w:hAnsi="Arial" w:cs="Arial"/>
                <w:bCs/>
                <w:sz w:val="24"/>
                <w:szCs w:val="24"/>
                <w:highlight w:val="white"/>
              </w:rPr>
            </w:rPrChange>
          </w:rPr>
          <w:t xml:space="preserve"> (</w:t>
        </w:r>
      </w:ins>
      <w:ins w:id="445" w:author="Stephen Wandro" w:date="2021-04-29T15:25:00Z">
        <w:r w:rsidRPr="002F7687">
          <w:rPr>
            <w:rFonts w:ascii="Arial" w:eastAsia="Cambria" w:hAnsi="Arial" w:cs="Arial"/>
            <w:sz w:val="24"/>
            <w:szCs w:val="24"/>
            <w:rPrChange w:id="446" w:author="Stephen Wandro" w:date="2021-04-29T15:28:00Z">
              <w:rPr>
                <w:rFonts w:ascii="Arial" w:eastAsia="Cambria" w:hAnsi="Arial" w:cs="Arial"/>
              </w:rPr>
            </w:rPrChange>
          </w:rPr>
          <w:t xml:space="preserve">Kochiodavirus and </w:t>
        </w:r>
        <w:r w:rsidRPr="002F7687">
          <w:rPr>
            <w:rFonts w:ascii="Arial" w:eastAsia="Cambria" w:hAnsi="Arial" w:cs="Arial"/>
            <w:sz w:val="24"/>
            <w:szCs w:val="24"/>
            <w:highlight w:val="white"/>
            <w:rPrChange w:id="447" w:author="Stephen Wandro" w:date="2021-04-29T15:28:00Z">
              <w:rPr>
                <w:rFonts w:ascii="Arial" w:eastAsia="Cambria" w:hAnsi="Arial" w:cs="Arial"/>
                <w:highlight w:val="white"/>
              </w:rPr>
            </w:rPrChange>
          </w:rPr>
          <w:t>Schiekvirus</w:t>
        </w:r>
      </w:ins>
    </w:p>
    <w:p w14:paraId="50879783" w14:textId="6D13638D" w:rsidR="00400809" w:rsidRPr="002F7687" w:rsidRDefault="00400809" w:rsidP="009921B3">
      <w:pPr>
        <w:spacing w:line="480" w:lineRule="auto"/>
        <w:rPr>
          <w:ins w:id="448" w:author="Stephen Wandro" w:date="2021-04-29T15:18:00Z"/>
          <w:rFonts w:ascii="Arial" w:eastAsia="Cambria" w:hAnsi="Arial" w:cs="Arial"/>
          <w:bCs/>
          <w:sz w:val="24"/>
          <w:szCs w:val="24"/>
          <w:highlight w:val="white"/>
          <w:rPrChange w:id="449" w:author="Stephen Wandro" w:date="2021-04-29T15:28:00Z">
            <w:rPr>
              <w:ins w:id="450" w:author="Stephen Wandro" w:date="2021-04-29T15:18:00Z"/>
              <w:rFonts w:ascii="Arial" w:eastAsia="Cambria" w:hAnsi="Arial" w:cs="Arial"/>
              <w:bCs/>
              <w:sz w:val="24"/>
              <w:szCs w:val="24"/>
              <w:highlight w:val="white"/>
            </w:rPr>
          </w:rPrChange>
        </w:rPr>
        <w:pPrChange w:id="451" w:author="Stephen Wandro" w:date="2021-04-29T16:03:00Z">
          <w:pPr/>
        </w:pPrChange>
      </w:pPr>
      <w:ins w:id="452" w:author="Stephen Wandro" w:date="2021-04-29T15:24:00Z">
        <w:r w:rsidRPr="002F7687">
          <w:rPr>
            <w:rFonts w:ascii="Arial" w:eastAsia="Cambria" w:hAnsi="Arial" w:cs="Arial"/>
            <w:bCs/>
            <w:sz w:val="24"/>
            <w:szCs w:val="24"/>
            <w:highlight w:val="white"/>
            <w:rPrChange w:id="453" w:author="Stephen Wandro" w:date="2021-04-29T15:28:00Z">
              <w:rPr>
                <w:rFonts w:ascii="Arial" w:eastAsia="Cambria" w:hAnsi="Arial" w:cs="Arial"/>
                <w:bCs/>
                <w:sz w:val="24"/>
                <w:szCs w:val="24"/>
                <w:highlight w:val="white"/>
              </w:rPr>
            </w:rPrChange>
          </w:rPr>
          <w:t xml:space="preserve"> genera)</w:t>
        </w:r>
      </w:ins>
      <w:ins w:id="454" w:author="Stephen Wandro" w:date="2021-04-29T15:18:00Z">
        <w:r w:rsidRPr="002F7687">
          <w:rPr>
            <w:rFonts w:ascii="Arial" w:eastAsia="Cambria" w:hAnsi="Arial" w:cs="Arial"/>
            <w:bCs/>
            <w:sz w:val="24"/>
            <w:szCs w:val="24"/>
            <w:highlight w:val="white"/>
            <w:rPrChange w:id="455" w:author="Stephen Wandro" w:date="2021-04-29T15:28:00Z">
              <w:rPr>
                <w:rFonts w:ascii="Arial" w:eastAsia="Cambria" w:hAnsi="Arial" w:cs="Arial"/>
                <w:bCs/>
                <w:sz w:val="24"/>
                <w:szCs w:val="24"/>
                <w:highlight w:val="white"/>
              </w:rPr>
            </w:rPrChange>
          </w:rPr>
          <w:t xml:space="preserve"> and Siphoviridae</w:t>
        </w:r>
      </w:ins>
      <w:ins w:id="456" w:author="Stephen Wandro" w:date="2021-04-29T15:24:00Z">
        <w:r w:rsidRPr="002F7687">
          <w:rPr>
            <w:rFonts w:ascii="Arial" w:eastAsia="Cambria" w:hAnsi="Arial" w:cs="Arial"/>
            <w:bCs/>
            <w:sz w:val="24"/>
            <w:szCs w:val="24"/>
            <w:highlight w:val="white"/>
            <w:rPrChange w:id="457" w:author="Stephen Wandro" w:date="2021-04-29T15:28:00Z">
              <w:rPr>
                <w:rFonts w:ascii="Arial" w:eastAsia="Cambria" w:hAnsi="Arial" w:cs="Arial"/>
                <w:bCs/>
                <w:sz w:val="24"/>
                <w:szCs w:val="24"/>
                <w:highlight w:val="white"/>
              </w:rPr>
            </w:rPrChange>
          </w:rPr>
          <w:t xml:space="preserve"> (</w:t>
        </w:r>
        <w:r w:rsidRPr="002F7687">
          <w:rPr>
            <w:rFonts w:ascii="Arial" w:eastAsia="Cambria" w:hAnsi="Arial" w:cs="Arial"/>
            <w:sz w:val="24"/>
            <w:szCs w:val="24"/>
            <w:rPrChange w:id="458" w:author="Stephen Wandro" w:date="2021-04-29T15:28:00Z">
              <w:rPr>
                <w:rFonts w:ascii="Arial" w:eastAsia="Cambria" w:hAnsi="Arial" w:cs="Arial"/>
              </w:rPr>
            </w:rPrChange>
          </w:rPr>
          <w:t>Saphexavirus genus)</w:t>
        </w:r>
      </w:ins>
      <w:ins w:id="459" w:author="Stephen Wandro" w:date="2021-04-29T15:18:00Z">
        <w:r w:rsidRPr="002F7687">
          <w:rPr>
            <w:rFonts w:ascii="Arial" w:eastAsia="Cambria" w:hAnsi="Arial" w:cs="Arial"/>
            <w:bCs/>
            <w:sz w:val="24"/>
            <w:szCs w:val="24"/>
            <w:highlight w:val="white"/>
            <w:rPrChange w:id="460" w:author="Stephen Wandro" w:date="2021-04-29T15:28:00Z">
              <w:rPr>
                <w:rFonts w:ascii="Arial" w:eastAsia="Cambria" w:hAnsi="Arial" w:cs="Arial"/>
                <w:bCs/>
                <w:sz w:val="24"/>
                <w:szCs w:val="24"/>
                <w:highlight w:val="white"/>
              </w:rPr>
            </w:rPrChange>
          </w:rPr>
          <w:t>.</w:t>
        </w:r>
      </w:ins>
      <w:ins w:id="461" w:author="Stephen Wandro" w:date="2021-04-29T15:23:00Z">
        <w:r w:rsidRPr="002F7687">
          <w:rPr>
            <w:rFonts w:ascii="Arial" w:eastAsia="Cambria" w:hAnsi="Arial" w:cs="Arial"/>
            <w:bCs/>
            <w:sz w:val="24"/>
            <w:szCs w:val="24"/>
            <w:highlight w:val="white"/>
            <w:rPrChange w:id="462" w:author="Stephen Wandro" w:date="2021-04-29T15:28:00Z">
              <w:rPr>
                <w:rFonts w:ascii="Arial" w:eastAsia="Cambria" w:hAnsi="Arial" w:cs="Arial"/>
                <w:bCs/>
                <w:sz w:val="24"/>
                <w:szCs w:val="24"/>
                <w:highlight w:val="white"/>
              </w:rPr>
            </w:rPrChange>
          </w:rPr>
          <w:t xml:space="preserve"> </w:t>
        </w:r>
        <w:r w:rsidRPr="002F7687">
          <w:rPr>
            <w:rFonts w:ascii="Arial" w:eastAsia="Cambria" w:hAnsi="Arial" w:cs="Arial"/>
            <w:b/>
            <w:sz w:val="24"/>
            <w:szCs w:val="24"/>
            <w:highlight w:val="white"/>
            <w:rPrChange w:id="463" w:author="Stephen Wandro" w:date="2021-04-29T15:28:00Z">
              <w:rPr>
                <w:rFonts w:ascii="Arial" w:eastAsia="Cambria" w:hAnsi="Arial" w:cs="Arial"/>
                <w:bCs/>
                <w:sz w:val="24"/>
                <w:szCs w:val="24"/>
                <w:highlight w:val="white"/>
              </w:rPr>
            </w:rPrChange>
          </w:rPr>
          <w:t>A</w:t>
        </w:r>
        <w:r w:rsidRPr="002F7687">
          <w:rPr>
            <w:rFonts w:ascii="Arial" w:eastAsia="Cambria" w:hAnsi="Arial" w:cs="Arial"/>
            <w:bCs/>
            <w:sz w:val="24"/>
            <w:szCs w:val="24"/>
            <w:highlight w:val="white"/>
            <w:rPrChange w:id="464" w:author="Stephen Wandro" w:date="2021-04-29T15:28:00Z">
              <w:rPr>
                <w:rFonts w:ascii="Arial" w:eastAsia="Cambria" w:hAnsi="Arial" w:cs="Arial"/>
                <w:bCs/>
                <w:sz w:val="24"/>
                <w:szCs w:val="24"/>
                <w:highlight w:val="white"/>
              </w:rPr>
            </w:rPrChange>
          </w:rPr>
          <w:t xml:space="preserve">) Phylogenetic tree made from core genome of </w:t>
        </w:r>
      </w:ins>
      <w:ins w:id="465" w:author="Stephen Wandro" w:date="2021-04-29T15:24:00Z">
        <w:r w:rsidRPr="002F7687">
          <w:rPr>
            <w:rFonts w:ascii="Arial" w:eastAsia="Cambria" w:hAnsi="Arial" w:cs="Arial"/>
            <w:bCs/>
            <w:sz w:val="24"/>
            <w:szCs w:val="24"/>
            <w:highlight w:val="white"/>
            <w:rPrChange w:id="466" w:author="Stephen Wandro" w:date="2021-04-29T15:28:00Z">
              <w:rPr>
                <w:rFonts w:ascii="Arial" w:eastAsia="Cambria" w:hAnsi="Arial" w:cs="Arial"/>
                <w:bCs/>
                <w:sz w:val="24"/>
                <w:szCs w:val="24"/>
                <w:highlight w:val="white"/>
              </w:rPr>
            </w:rPrChange>
          </w:rPr>
          <w:t>Siphoviriae phages</w:t>
        </w:r>
        <w:r w:rsidRPr="002F7687">
          <w:rPr>
            <w:rFonts w:ascii="Arial" w:eastAsia="Cambria" w:hAnsi="Arial" w:cs="Arial"/>
            <w:sz w:val="24"/>
            <w:szCs w:val="24"/>
            <w:rPrChange w:id="467" w:author="Stephen Wandro" w:date="2021-04-29T15:28:00Z">
              <w:rPr>
                <w:rFonts w:ascii="Arial" w:eastAsia="Cambria" w:hAnsi="Arial" w:cs="Arial"/>
              </w:rPr>
            </w:rPrChange>
          </w:rPr>
          <w:t xml:space="preserve">. </w:t>
        </w:r>
        <w:r w:rsidRPr="002F7687">
          <w:rPr>
            <w:rFonts w:ascii="Arial" w:eastAsia="Cambria" w:hAnsi="Arial" w:cs="Arial"/>
            <w:b/>
            <w:bCs/>
            <w:sz w:val="24"/>
            <w:szCs w:val="24"/>
            <w:rPrChange w:id="468" w:author="Stephen Wandro" w:date="2021-04-29T15:28:00Z">
              <w:rPr>
                <w:rFonts w:ascii="Arial" w:eastAsia="Cambria" w:hAnsi="Arial" w:cs="Arial"/>
              </w:rPr>
            </w:rPrChange>
          </w:rPr>
          <w:t>B</w:t>
        </w:r>
        <w:r w:rsidRPr="002F7687">
          <w:rPr>
            <w:rFonts w:ascii="Arial" w:eastAsia="Cambria" w:hAnsi="Arial" w:cs="Arial"/>
            <w:sz w:val="24"/>
            <w:szCs w:val="24"/>
            <w:rPrChange w:id="469" w:author="Stephen Wandro" w:date="2021-04-29T15:28:00Z">
              <w:rPr>
                <w:rFonts w:ascii="Arial" w:eastAsia="Cambria" w:hAnsi="Arial" w:cs="Arial"/>
              </w:rPr>
            </w:rPrChange>
          </w:rPr>
          <w:t>) Number of genes in Siphoviridae</w:t>
        </w:r>
      </w:ins>
      <w:ins w:id="470" w:author="Stephen Wandro" w:date="2021-04-29T15:25:00Z">
        <w:r w:rsidRPr="002F7687">
          <w:rPr>
            <w:rFonts w:ascii="Arial" w:eastAsia="Cambria" w:hAnsi="Arial" w:cs="Arial"/>
            <w:sz w:val="24"/>
            <w:szCs w:val="24"/>
            <w:rPrChange w:id="471" w:author="Stephen Wandro" w:date="2021-04-29T15:28:00Z">
              <w:rPr>
                <w:rFonts w:ascii="Arial" w:eastAsia="Cambria" w:hAnsi="Arial" w:cs="Arial"/>
              </w:rPr>
            </w:rPrChange>
          </w:rPr>
          <w:t xml:space="preserve"> core genome and accessory genome per phage. </w:t>
        </w:r>
        <w:r w:rsidRPr="002F7687">
          <w:rPr>
            <w:rFonts w:ascii="Arial" w:eastAsia="Cambria" w:hAnsi="Arial" w:cs="Arial"/>
            <w:b/>
            <w:bCs/>
            <w:sz w:val="24"/>
            <w:szCs w:val="24"/>
            <w:rPrChange w:id="472" w:author="Stephen Wandro" w:date="2021-04-29T15:28:00Z">
              <w:rPr>
                <w:rFonts w:ascii="Arial" w:eastAsia="Cambria" w:hAnsi="Arial" w:cs="Arial"/>
              </w:rPr>
            </w:rPrChange>
          </w:rPr>
          <w:t>C</w:t>
        </w:r>
        <w:r w:rsidRPr="002F7687">
          <w:rPr>
            <w:rFonts w:ascii="Arial" w:eastAsia="Cambria" w:hAnsi="Arial" w:cs="Arial"/>
            <w:sz w:val="24"/>
            <w:szCs w:val="24"/>
            <w:rPrChange w:id="473" w:author="Stephen Wandro" w:date="2021-04-29T15:28:00Z">
              <w:rPr>
                <w:rFonts w:ascii="Arial" w:eastAsia="Cambria" w:hAnsi="Arial" w:cs="Arial"/>
              </w:rPr>
            </w:rPrChange>
          </w:rPr>
          <w:t>) Layout of genes in a representative Siphov</w:t>
        </w:r>
      </w:ins>
      <w:ins w:id="474" w:author="Stephen Wandro" w:date="2021-04-29T15:26:00Z">
        <w:r w:rsidRPr="002F7687">
          <w:rPr>
            <w:rFonts w:ascii="Arial" w:eastAsia="Cambria" w:hAnsi="Arial" w:cs="Arial"/>
            <w:sz w:val="24"/>
            <w:szCs w:val="24"/>
            <w:rPrChange w:id="475" w:author="Stephen Wandro" w:date="2021-04-29T15:28:00Z">
              <w:rPr>
                <w:rFonts w:ascii="Arial" w:eastAsia="Cambria" w:hAnsi="Arial" w:cs="Arial"/>
              </w:rPr>
            </w:rPrChange>
          </w:rPr>
          <w:t>iridae genome (phage SDS1) with</w:t>
        </w:r>
      </w:ins>
      <w:ins w:id="476" w:author="Stephen Wandro" w:date="2021-04-29T15:27:00Z">
        <w:r w:rsidRPr="002F7687">
          <w:rPr>
            <w:rFonts w:ascii="Arial" w:eastAsia="Cambria" w:hAnsi="Arial" w:cs="Arial"/>
            <w:sz w:val="24"/>
            <w:szCs w:val="24"/>
            <w:rPrChange w:id="477" w:author="Stephen Wandro" w:date="2021-04-29T15:28:00Z">
              <w:rPr>
                <w:rFonts w:ascii="Arial" w:eastAsia="Cambria" w:hAnsi="Arial" w:cs="Arial"/>
              </w:rPr>
            </w:rPrChange>
          </w:rPr>
          <w:t xml:space="preserve"> known genes annotated</w:t>
        </w:r>
      </w:ins>
      <w:ins w:id="478" w:author="Stephen Wandro" w:date="2021-04-29T15:26:00Z">
        <w:r w:rsidRPr="002F7687">
          <w:rPr>
            <w:rFonts w:ascii="Arial" w:eastAsia="Cambria" w:hAnsi="Arial" w:cs="Arial"/>
            <w:sz w:val="24"/>
            <w:szCs w:val="24"/>
            <w:rPrChange w:id="479" w:author="Stephen Wandro" w:date="2021-04-29T15:28:00Z">
              <w:rPr>
                <w:rFonts w:ascii="Arial" w:eastAsia="Cambria" w:hAnsi="Arial" w:cs="Arial"/>
              </w:rPr>
            </w:rPrChange>
          </w:rPr>
          <w:t>. Colors indicate number of other phages that also contain each gene (50% blastp similarity).</w:t>
        </w:r>
      </w:ins>
      <w:ins w:id="480" w:author="Stephen Wandro" w:date="2021-04-29T15:27:00Z">
        <w:r w:rsidRPr="002F7687">
          <w:rPr>
            <w:rFonts w:ascii="Arial" w:eastAsia="Cambria" w:hAnsi="Arial" w:cs="Arial"/>
            <w:sz w:val="24"/>
            <w:szCs w:val="24"/>
            <w:rPrChange w:id="481" w:author="Stephen Wandro" w:date="2021-04-29T15:28:00Z">
              <w:rPr>
                <w:rFonts w:ascii="Arial" w:eastAsia="Cambria" w:hAnsi="Arial" w:cs="Arial"/>
              </w:rPr>
            </w:rPrChange>
          </w:rPr>
          <w:t xml:space="preserve"> D</w:t>
        </w:r>
        <w:r w:rsidRPr="002F7687">
          <w:rPr>
            <w:rFonts w:ascii="Arial" w:eastAsia="Cambria" w:hAnsi="Arial" w:cs="Arial"/>
            <w:bCs/>
            <w:sz w:val="24"/>
            <w:szCs w:val="24"/>
            <w:highlight w:val="white"/>
            <w:rPrChange w:id="482" w:author="Stephen Wandro" w:date="2021-04-29T15:28:00Z">
              <w:rPr>
                <w:rFonts w:ascii="Arial" w:eastAsia="Cambria" w:hAnsi="Arial" w:cs="Arial"/>
                <w:bCs/>
                <w:sz w:val="24"/>
                <w:szCs w:val="24"/>
                <w:highlight w:val="white"/>
              </w:rPr>
            </w:rPrChange>
          </w:rPr>
          <w:t>) Phylogenetic tree made from core genome of Myoviridae phages</w:t>
        </w:r>
        <w:r w:rsidRPr="002F7687">
          <w:rPr>
            <w:rFonts w:ascii="Arial" w:eastAsia="Cambria" w:hAnsi="Arial" w:cs="Arial"/>
            <w:sz w:val="24"/>
            <w:szCs w:val="24"/>
            <w:rPrChange w:id="483" w:author="Stephen Wandro" w:date="2021-04-29T15:28:00Z">
              <w:rPr>
                <w:rFonts w:ascii="Arial" w:eastAsia="Cambria" w:hAnsi="Arial" w:cs="Arial"/>
              </w:rPr>
            </w:rPrChange>
          </w:rPr>
          <w:t xml:space="preserve">. E) Number of genes in Myoviridae core genome and accessory genome per phage. </w:t>
        </w:r>
        <w:r w:rsidRPr="002F7687">
          <w:rPr>
            <w:rFonts w:ascii="Arial" w:eastAsia="Cambria" w:hAnsi="Arial" w:cs="Arial"/>
            <w:b/>
            <w:bCs/>
            <w:sz w:val="24"/>
            <w:szCs w:val="24"/>
            <w:rPrChange w:id="484" w:author="Stephen Wandro" w:date="2021-04-29T15:28:00Z">
              <w:rPr>
                <w:rFonts w:ascii="Arial" w:eastAsia="Cambria" w:hAnsi="Arial" w:cs="Arial"/>
                <w:b/>
                <w:bCs/>
              </w:rPr>
            </w:rPrChange>
          </w:rPr>
          <w:t>C</w:t>
        </w:r>
        <w:r w:rsidRPr="002F7687">
          <w:rPr>
            <w:rFonts w:ascii="Arial" w:eastAsia="Cambria" w:hAnsi="Arial" w:cs="Arial"/>
            <w:sz w:val="24"/>
            <w:szCs w:val="24"/>
            <w:rPrChange w:id="485" w:author="Stephen Wandro" w:date="2021-04-29T15:28:00Z">
              <w:rPr>
                <w:rFonts w:ascii="Arial" w:eastAsia="Cambria" w:hAnsi="Arial" w:cs="Arial"/>
              </w:rPr>
            </w:rPrChange>
          </w:rPr>
          <w:t xml:space="preserve">) Layout of genes in a representative Myoviridae genome (phage </w:t>
        </w:r>
      </w:ins>
      <w:ins w:id="486" w:author="Stephen Wandro" w:date="2021-04-29T15:28:00Z">
        <w:r w:rsidRPr="002F7687">
          <w:rPr>
            <w:rFonts w:ascii="Arial" w:eastAsia="Cambria" w:hAnsi="Arial" w:cs="Arial"/>
            <w:sz w:val="24"/>
            <w:szCs w:val="24"/>
            <w:rPrChange w:id="487" w:author="Stephen Wandro" w:date="2021-04-29T15:28:00Z">
              <w:rPr>
                <w:rFonts w:ascii="Arial" w:eastAsia="Cambria" w:hAnsi="Arial" w:cs="Arial"/>
              </w:rPr>
            </w:rPrChange>
          </w:rPr>
          <w:t>phiV12</w:t>
        </w:r>
      </w:ins>
      <w:ins w:id="488" w:author="Stephen Wandro" w:date="2021-04-29T15:27:00Z">
        <w:r w:rsidRPr="002F7687">
          <w:rPr>
            <w:rFonts w:ascii="Arial" w:eastAsia="Cambria" w:hAnsi="Arial" w:cs="Arial"/>
            <w:sz w:val="24"/>
            <w:szCs w:val="24"/>
            <w:rPrChange w:id="489" w:author="Stephen Wandro" w:date="2021-04-29T15:28:00Z">
              <w:rPr>
                <w:rFonts w:ascii="Arial" w:eastAsia="Cambria" w:hAnsi="Arial" w:cs="Arial"/>
              </w:rPr>
            </w:rPrChange>
          </w:rPr>
          <w:t>) with known genes annotated. Colors indicate number of other phages that also contain each gene (50% blastp similarity).</w:t>
        </w:r>
      </w:ins>
    </w:p>
    <w:p w14:paraId="283F26BC" w14:textId="0FD5B3F3" w:rsidR="00400809" w:rsidRDefault="004072A5">
      <w:pPr>
        <w:rPr>
          <w:ins w:id="490" w:author="Stephen Wandro" w:date="2021-04-29T15:18:00Z"/>
          <w:rFonts w:ascii="Arial" w:eastAsia="Cambria" w:hAnsi="Arial" w:cs="Arial"/>
          <w:b/>
          <w:sz w:val="24"/>
          <w:szCs w:val="24"/>
          <w:highlight w:val="white"/>
        </w:rPr>
      </w:pPr>
      <w:ins w:id="491" w:author="Stephen Wandro" w:date="2021-04-29T17:21:00Z">
        <w:r>
          <w:rPr>
            <w:rFonts w:ascii="Arial" w:eastAsia="Cambria" w:hAnsi="Arial" w:cs="Arial"/>
            <w:b/>
            <w:noProof/>
            <w:sz w:val="24"/>
            <w:szCs w:val="24"/>
            <w:highlight w:val="white"/>
          </w:rPr>
          <w:lastRenderedPageBreak/>
          <w:drawing>
            <wp:inline distT="0" distB="0" distL="0" distR="0" wp14:anchorId="212212B4" wp14:editId="76720924">
              <wp:extent cx="5932805" cy="5241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5241925"/>
                      </a:xfrm>
                      <a:prstGeom prst="rect">
                        <a:avLst/>
                      </a:prstGeom>
                      <a:noFill/>
                      <a:ln>
                        <a:noFill/>
                      </a:ln>
                    </pic:spPr>
                  </pic:pic>
                </a:graphicData>
              </a:graphic>
            </wp:inline>
          </w:drawing>
        </w:r>
      </w:ins>
      <w:ins w:id="492" w:author="Stephen Wandro" w:date="2021-04-29T15:18:00Z">
        <w:r w:rsidR="00400809">
          <w:rPr>
            <w:rFonts w:ascii="Arial" w:eastAsia="Cambria" w:hAnsi="Arial" w:cs="Arial"/>
            <w:b/>
            <w:sz w:val="24"/>
            <w:szCs w:val="24"/>
            <w:highlight w:val="white"/>
          </w:rPr>
          <w:br w:type="page"/>
        </w:r>
      </w:ins>
    </w:p>
    <w:p w14:paraId="0000006D" w14:textId="53B9B1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highlight w:val="white"/>
        </w:rPr>
        <w:lastRenderedPageBreak/>
        <w:t xml:space="preserve">Figure </w:t>
      </w:r>
      <w:ins w:id="493" w:author="Stephen Wandro" w:date="2021-04-29T16:03:00Z">
        <w:r w:rsidR="009921B3">
          <w:rPr>
            <w:rFonts w:ascii="Arial" w:eastAsia="Cambria" w:hAnsi="Arial" w:cs="Arial"/>
            <w:b/>
            <w:sz w:val="24"/>
            <w:szCs w:val="24"/>
            <w:highlight w:val="white"/>
          </w:rPr>
          <w:t>3</w:t>
        </w:r>
      </w:ins>
      <w:del w:id="494" w:author="Stephen Wandro" w:date="2021-04-29T16:03:00Z">
        <w:r w:rsidRPr="007C21EA" w:rsidDel="009921B3">
          <w:rPr>
            <w:rFonts w:ascii="Arial" w:eastAsia="Cambria" w:hAnsi="Arial" w:cs="Arial"/>
            <w:b/>
            <w:sz w:val="24"/>
            <w:szCs w:val="24"/>
            <w:highlight w:val="white"/>
          </w:rPr>
          <w:delText>2</w:delText>
        </w:r>
      </w:del>
      <w:r w:rsidRPr="007C21EA">
        <w:rPr>
          <w:rFonts w:ascii="Arial" w:eastAsia="Cambria" w:hAnsi="Arial" w:cs="Arial"/>
          <w:sz w:val="24"/>
          <w:szCs w:val="24"/>
          <w:highlight w:val="white"/>
        </w:rPr>
        <w:t xml:space="preserve">. </w:t>
      </w:r>
      <w:r w:rsidRPr="007C21EA">
        <w:rPr>
          <w:rFonts w:ascii="Arial" w:eastAsia="Cambria" w:hAnsi="Arial" w:cs="Arial"/>
          <w:sz w:val="24"/>
          <w:szCs w:val="24"/>
        </w:rPr>
        <w:t xml:space="preserve">Phage cocktails clear cultures and prevent growth of </w:t>
      </w:r>
      <w:r w:rsidRPr="007C21EA">
        <w:rPr>
          <w:rFonts w:ascii="Arial" w:eastAsia="Cambria" w:hAnsi="Arial" w:cs="Arial"/>
          <w:i/>
          <w:sz w:val="24"/>
          <w:szCs w:val="24"/>
        </w:rPr>
        <w:t xml:space="preserve">E. faecalis </w:t>
      </w:r>
      <w:r w:rsidRPr="007C21EA">
        <w:rPr>
          <w:rFonts w:ascii="Arial" w:eastAsia="Cambria" w:hAnsi="Arial" w:cs="Arial"/>
          <w:sz w:val="24"/>
          <w:szCs w:val="24"/>
        </w:rPr>
        <w:t>for 72 h. Combinations of one, two</w:t>
      </w:r>
      <w:r w:rsidR="00C36536" w:rsidRPr="007C21EA">
        <w:rPr>
          <w:rFonts w:ascii="Arial" w:eastAsia="Cambria" w:hAnsi="Arial" w:cs="Arial"/>
          <w:sz w:val="24"/>
          <w:szCs w:val="24"/>
        </w:rPr>
        <w:t>,</w:t>
      </w:r>
      <w:r w:rsidRPr="007C21EA">
        <w:rPr>
          <w:rFonts w:ascii="Arial" w:eastAsia="Cambria" w:hAnsi="Arial" w:cs="Arial"/>
          <w:sz w:val="24"/>
          <w:szCs w:val="24"/>
        </w:rPr>
        <w:t xml:space="preserve"> or three phages were added to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in exponential growth phase and bacterial growth after 72 h was measured by OD</w:t>
      </w:r>
      <w:proofErr w:type="gramStart"/>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w:t>
      </w:r>
      <w:proofErr w:type="gramEnd"/>
      <w:r w:rsidRPr="007C21EA">
        <w:rPr>
          <w:rFonts w:ascii="Arial" w:eastAsia="Cambria" w:hAnsi="Arial" w:cs="Arial"/>
          <w:sz w:val="24"/>
          <w:szCs w:val="24"/>
        </w:rPr>
        <w:t xml:space="preserve"> </w:t>
      </w:r>
      <w:r w:rsidRPr="007C21EA">
        <w:rPr>
          <w:rFonts w:ascii="Arial" w:eastAsia="Cambria" w:hAnsi="Arial" w:cs="Arial"/>
          <w:b/>
          <w:sz w:val="24"/>
          <w:szCs w:val="24"/>
        </w:rPr>
        <w:t>A</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are unable to prevent growth. </w:t>
      </w:r>
      <w:r w:rsidRPr="007C21EA">
        <w:rPr>
          <w:rFonts w:ascii="Arial" w:eastAsia="Cambria" w:hAnsi="Arial" w:cs="Arial"/>
          <w:b/>
          <w:sz w:val="24"/>
          <w:szCs w:val="24"/>
        </w:rPr>
        <w:t>B)</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w:t>
      </w:r>
      <w:proofErr w:type="gramStart"/>
      <w:r w:rsidRPr="007C21EA">
        <w:rPr>
          <w:rFonts w:ascii="Arial" w:eastAsia="Cambria" w:hAnsi="Arial" w:cs="Arial"/>
          <w:sz w:val="24"/>
          <w:szCs w:val="24"/>
        </w:rPr>
        <w:t>are able to</w:t>
      </w:r>
      <w:proofErr w:type="gramEnd"/>
      <w:r w:rsidRPr="007C21EA">
        <w:rPr>
          <w:rFonts w:ascii="Arial" w:eastAsia="Cambria" w:hAnsi="Arial" w:cs="Arial"/>
          <w:sz w:val="24"/>
          <w:szCs w:val="24"/>
        </w:rPr>
        <w:t xml:space="preserve"> prevent growth. </w:t>
      </w:r>
      <w:r w:rsidRPr="007C21EA">
        <w:rPr>
          <w:rFonts w:ascii="Arial" w:eastAsia="Cambria" w:hAnsi="Arial" w:cs="Arial"/>
          <w:b/>
          <w:sz w:val="24"/>
          <w:szCs w:val="24"/>
        </w:rPr>
        <w:t>C</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EF06. </w:t>
      </w:r>
      <w:r w:rsidRPr="007C21EA">
        <w:rPr>
          <w:rFonts w:ascii="Arial" w:eastAsia="Cambria" w:hAnsi="Arial" w:cs="Arial"/>
          <w:b/>
          <w:sz w:val="24"/>
          <w:szCs w:val="24"/>
        </w:rPr>
        <w:t>D</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EF11. </w:t>
      </w:r>
      <w:r w:rsidRPr="007C21EA">
        <w:rPr>
          <w:rFonts w:ascii="Arial" w:eastAsia="Cambria" w:hAnsi="Arial" w:cs="Arial"/>
          <w:b/>
          <w:sz w:val="24"/>
          <w:szCs w:val="24"/>
        </w:rPr>
        <w:t>E</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V587 (Vancomycin resistant strain/VRE). (M): </w:t>
      </w:r>
      <w:r w:rsidRPr="007C21EA">
        <w:rPr>
          <w:rFonts w:ascii="Arial" w:eastAsia="Cambria" w:hAnsi="Arial" w:cs="Arial"/>
          <w:i/>
          <w:sz w:val="24"/>
          <w:szCs w:val="24"/>
        </w:rPr>
        <w:t>Myoviridae</w:t>
      </w:r>
      <w:r w:rsidRPr="007C21EA">
        <w:rPr>
          <w:rFonts w:ascii="Arial" w:eastAsia="Cambria" w:hAnsi="Arial" w:cs="Arial"/>
          <w:sz w:val="24"/>
          <w:szCs w:val="24"/>
        </w:rPr>
        <w:t xml:space="preserve"> phage, (S): </w:t>
      </w:r>
      <w:r w:rsidRPr="007C21EA">
        <w:rPr>
          <w:rFonts w:ascii="Arial" w:eastAsia="Cambria" w:hAnsi="Arial" w:cs="Arial"/>
          <w:i/>
          <w:sz w:val="24"/>
          <w:szCs w:val="24"/>
        </w:rPr>
        <w:t>Siphoviridae</w:t>
      </w:r>
      <w:r w:rsidRPr="007C21EA">
        <w:rPr>
          <w:rFonts w:ascii="Arial" w:eastAsia="Cambria" w:hAnsi="Arial" w:cs="Arial"/>
          <w:sz w:val="24"/>
          <w:szCs w:val="24"/>
        </w:rPr>
        <w:t xml:space="preserve"> phage, (P): </w:t>
      </w:r>
      <w:r w:rsidRPr="007C21EA">
        <w:rPr>
          <w:rFonts w:ascii="Arial" w:eastAsia="Cambria" w:hAnsi="Arial" w:cs="Arial"/>
          <w:i/>
          <w:sz w:val="24"/>
          <w:szCs w:val="24"/>
        </w:rPr>
        <w:t>Podoviridae</w:t>
      </w:r>
      <w:r w:rsidRPr="007C21EA">
        <w:rPr>
          <w:rFonts w:ascii="Arial" w:eastAsia="Cambria" w:hAnsi="Arial" w:cs="Arial"/>
          <w:sz w:val="24"/>
          <w:szCs w:val="24"/>
        </w:rPr>
        <w:t xml:space="preserve"> phage.</w:t>
      </w:r>
    </w:p>
    <w:p w14:paraId="0000006E" w14:textId="4B0143CA" w:rsidR="000207FA" w:rsidRDefault="008663BC">
      <w:pPr>
        <w:spacing w:line="480" w:lineRule="auto"/>
        <w:rPr>
          <w:rFonts w:ascii="Arial" w:eastAsia="Cambria" w:hAnsi="Arial" w:cs="Arial"/>
          <w:sz w:val="24"/>
          <w:szCs w:val="24"/>
        </w:rPr>
      </w:pPr>
      <w:bookmarkStart w:id="495" w:name="_heading=h.gjdgxs" w:colFirst="0" w:colLast="0"/>
      <w:bookmarkEnd w:id="495"/>
      <w:r>
        <w:rPr>
          <w:rFonts w:ascii="Arial" w:eastAsia="Cambria" w:hAnsi="Arial" w:cs="Arial"/>
          <w:noProof/>
          <w:sz w:val="24"/>
          <w:szCs w:val="24"/>
        </w:rPr>
        <w:lastRenderedPageBreak/>
        <w:drawing>
          <wp:inline distT="0" distB="0" distL="0" distR="0" wp14:anchorId="02E7C94D" wp14:editId="6953B2DA">
            <wp:extent cx="5934075" cy="606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6067425"/>
                    </a:xfrm>
                    <a:prstGeom prst="rect">
                      <a:avLst/>
                    </a:prstGeom>
                    <a:noFill/>
                    <a:ln>
                      <a:noFill/>
                    </a:ln>
                  </pic:spPr>
                </pic:pic>
              </a:graphicData>
            </a:graphic>
          </wp:inline>
        </w:drawing>
      </w:r>
    </w:p>
    <w:p w14:paraId="4274A5DE" w14:textId="343E5C80" w:rsidR="00F27ADC" w:rsidRDefault="00F27ADC">
      <w:pPr>
        <w:rPr>
          <w:rFonts w:ascii="Arial" w:eastAsia="Cambria" w:hAnsi="Arial" w:cs="Arial"/>
          <w:sz w:val="24"/>
          <w:szCs w:val="24"/>
        </w:rPr>
      </w:pPr>
      <w:r>
        <w:rPr>
          <w:rFonts w:ascii="Arial" w:eastAsia="Cambria" w:hAnsi="Arial" w:cs="Arial"/>
          <w:sz w:val="24"/>
          <w:szCs w:val="24"/>
        </w:rPr>
        <w:br w:type="page"/>
      </w:r>
    </w:p>
    <w:p w14:paraId="00000071" w14:textId="45F9BB78" w:rsidR="000207FA" w:rsidRPr="007C21EA" w:rsidRDefault="00563D7E">
      <w:pPr>
        <w:spacing w:line="480" w:lineRule="auto"/>
        <w:rPr>
          <w:rFonts w:ascii="Arial" w:eastAsia="Cambria" w:hAnsi="Arial" w:cs="Arial"/>
          <w:sz w:val="24"/>
          <w:szCs w:val="24"/>
        </w:rPr>
      </w:pPr>
      <w:bookmarkStart w:id="496" w:name="_heading=h.5dqq14iyetb7" w:colFirst="0" w:colLast="0"/>
      <w:bookmarkStart w:id="497" w:name="_heading=h.87eitjw6tr97" w:colFirst="0" w:colLast="0"/>
      <w:bookmarkStart w:id="498" w:name="_heading=h.ixg27n64ghos" w:colFirst="0" w:colLast="0"/>
      <w:bookmarkEnd w:id="496"/>
      <w:bookmarkEnd w:id="497"/>
      <w:bookmarkEnd w:id="498"/>
      <w:r w:rsidRPr="007C21EA">
        <w:rPr>
          <w:rFonts w:ascii="Arial" w:eastAsia="Cambria" w:hAnsi="Arial" w:cs="Arial"/>
          <w:b/>
          <w:sz w:val="24"/>
          <w:szCs w:val="24"/>
        </w:rPr>
        <w:lastRenderedPageBreak/>
        <w:t xml:space="preserve">Figure </w:t>
      </w:r>
      <w:ins w:id="499" w:author="Stephen Wandro" w:date="2021-04-29T16:03:00Z">
        <w:r w:rsidR="009921B3">
          <w:rPr>
            <w:rFonts w:ascii="Arial" w:eastAsia="Cambria" w:hAnsi="Arial" w:cs="Arial"/>
            <w:b/>
            <w:sz w:val="24"/>
            <w:szCs w:val="24"/>
          </w:rPr>
          <w:t>4</w:t>
        </w:r>
      </w:ins>
      <w:del w:id="500" w:author="Stephen Wandro" w:date="2021-04-29T16:03:00Z">
        <w:r w:rsidRPr="007C21EA" w:rsidDel="009921B3">
          <w:rPr>
            <w:rFonts w:ascii="Arial" w:eastAsia="Cambria" w:hAnsi="Arial" w:cs="Arial"/>
            <w:b/>
            <w:sz w:val="24"/>
            <w:szCs w:val="24"/>
          </w:rPr>
          <w:delText>3</w:delText>
        </w:r>
      </w:del>
      <w:r w:rsidRPr="007C21EA">
        <w:rPr>
          <w:rFonts w:ascii="Arial" w:eastAsia="Cambria" w:hAnsi="Arial" w:cs="Arial"/>
          <w:b/>
          <w:sz w:val="24"/>
          <w:szCs w:val="24"/>
        </w:rPr>
        <w:t>.</w:t>
      </w:r>
      <w:r w:rsidRPr="007C21EA">
        <w:rPr>
          <w:rFonts w:ascii="Arial" w:eastAsia="Cambria" w:hAnsi="Arial" w:cs="Arial"/>
          <w:sz w:val="24"/>
          <w:szCs w:val="24"/>
        </w:rPr>
        <w:t xml:space="preserve"> Tracking phage concentration changes within phage cocktails. Eight different cocktails of two or three phages were added to</w:t>
      </w:r>
      <w:r w:rsidRPr="007C21EA">
        <w:rPr>
          <w:rFonts w:ascii="Arial" w:eastAsia="Cambria" w:hAnsi="Arial" w:cs="Arial"/>
          <w:i/>
          <w:sz w:val="24"/>
          <w:szCs w:val="24"/>
        </w:rPr>
        <w:t xml:space="preserve"> E. faecalis</w:t>
      </w:r>
      <w:r w:rsidRPr="007C21EA">
        <w:rPr>
          <w:rFonts w:ascii="Arial" w:eastAsia="Cambria" w:hAnsi="Arial" w:cs="Arial"/>
          <w:sz w:val="24"/>
          <w:szCs w:val="24"/>
        </w:rPr>
        <w:t xml:space="preserve"> Yi6-1 culture</w:t>
      </w:r>
      <w:r w:rsidR="00C36536" w:rsidRPr="007C21EA">
        <w:rPr>
          <w:rFonts w:ascii="Arial" w:eastAsia="Cambria" w:hAnsi="Arial" w:cs="Arial"/>
          <w:sz w:val="24"/>
          <w:szCs w:val="24"/>
        </w:rPr>
        <w:t>s</w:t>
      </w:r>
      <w:r w:rsidRPr="007C21EA">
        <w:rPr>
          <w:rFonts w:ascii="Arial" w:eastAsia="Cambria" w:hAnsi="Arial" w:cs="Arial"/>
          <w:sz w:val="24"/>
          <w:szCs w:val="24"/>
        </w:rPr>
        <w:t xml:space="preserve"> and the concentration of each individual phage was measured by qPCR every 24 h for 72 h of growth. Upper panels represent change in phage concentration and lower panels represent </w:t>
      </w:r>
      <w:r w:rsidR="00C36536" w:rsidRPr="007C21EA">
        <w:rPr>
          <w:rFonts w:ascii="Arial" w:eastAsia="Cambria" w:hAnsi="Arial" w:cs="Arial"/>
          <w:sz w:val="24"/>
          <w:szCs w:val="24"/>
        </w:rPr>
        <w:t xml:space="preserve">host growth as measured using </w:t>
      </w:r>
      <w:r w:rsidRPr="007C21EA">
        <w:rPr>
          <w:rFonts w:ascii="Arial" w:eastAsia="Cambria" w:hAnsi="Arial" w:cs="Arial"/>
          <w:sz w:val="24"/>
          <w:szCs w:val="24"/>
        </w:rPr>
        <w:t>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at 0, 24, 48, and 72 h post-inoculation. Solid lines represent the mean (n=3) increase in each phage’s abundance since hour 0. Lighter color ribbons show standard deviation. Stars indicate significant differences between individual phage increases </w:t>
      </w:r>
      <w:r w:rsidR="00DA4540" w:rsidRPr="007C21EA">
        <w:rPr>
          <w:rFonts w:ascii="Arial" w:eastAsia="Cambria" w:hAnsi="Arial" w:cs="Arial"/>
          <w:sz w:val="24"/>
          <w:szCs w:val="24"/>
        </w:rPr>
        <w:t xml:space="preserve">as determined using </w:t>
      </w:r>
      <w:r w:rsidRPr="007C21EA">
        <w:rPr>
          <w:rFonts w:ascii="Arial" w:eastAsia="Cambria" w:hAnsi="Arial" w:cs="Arial"/>
          <w:sz w:val="24"/>
          <w:szCs w:val="24"/>
        </w:rPr>
        <w:t>ANOVA (p &lt; 0.05).</w:t>
      </w:r>
    </w:p>
    <w:p w14:paraId="00000072" w14:textId="5CD0ACF0" w:rsidR="000207FA" w:rsidRPr="007C21EA" w:rsidRDefault="00563D7E">
      <w:pPr>
        <w:spacing w:line="480" w:lineRule="auto"/>
        <w:rPr>
          <w:rFonts w:ascii="Arial" w:eastAsia="Cambria" w:hAnsi="Arial" w:cs="Arial"/>
          <w:b/>
          <w:sz w:val="24"/>
          <w:szCs w:val="24"/>
        </w:rPr>
      </w:pPr>
      <w:del w:id="501" w:author="Stephen Wandro" w:date="2021-04-28T10:01:00Z">
        <w:r w:rsidRPr="007C21EA" w:rsidDel="00133260">
          <w:rPr>
            <w:rFonts w:ascii="Arial" w:eastAsia="Cambria" w:hAnsi="Arial" w:cs="Arial"/>
            <w:noProof/>
            <w:sz w:val="24"/>
            <w:szCs w:val="24"/>
          </w:rPr>
          <w:drawing>
            <wp:inline distT="114300" distB="114300" distL="114300" distR="114300" wp14:anchorId="5FEF60C0" wp14:editId="250494FC">
              <wp:extent cx="5943600" cy="2501900"/>
              <wp:effectExtent l="0" t="0" r="0" b="0"/>
              <wp:docPr id="30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del>
      <w:ins w:id="502" w:author="Stephen Wandro" w:date="2021-04-28T10:01:00Z">
        <w:r w:rsidR="00133260">
          <w:rPr>
            <w:rFonts w:ascii="Arial" w:eastAsia="Cambria" w:hAnsi="Arial" w:cs="Arial"/>
            <w:b/>
            <w:noProof/>
            <w:sz w:val="24"/>
            <w:szCs w:val="24"/>
          </w:rPr>
          <w:drawing>
            <wp:inline distT="0" distB="0" distL="0" distR="0" wp14:anchorId="754C34B1" wp14:editId="6D47212D">
              <wp:extent cx="5934075" cy="3752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ins>
    </w:p>
    <w:p w14:paraId="00000073" w14:textId="77777777" w:rsidR="000207FA" w:rsidRPr="007C21EA" w:rsidRDefault="00563D7E">
      <w:pPr>
        <w:spacing w:line="480" w:lineRule="auto"/>
        <w:rPr>
          <w:rFonts w:ascii="Arial" w:eastAsia="Cambria" w:hAnsi="Arial" w:cs="Arial"/>
          <w:b/>
          <w:sz w:val="24"/>
          <w:szCs w:val="24"/>
        </w:rPr>
      </w:pPr>
      <w:r w:rsidRPr="007C21EA">
        <w:rPr>
          <w:rFonts w:ascii="Arial" w:hAnsi="Arial" w:cs="Arial"/>
        </w:rPr>
        <w:br w:type="page"/>
      </w:r>
    </w:p>
    <w:p w14:paraId="00000074" w14:textId="284F33ED" w:rsidR="000207FA" w:rsidRPr="007C21EA" w:rsidDel="00133260" w:rsidRDefault="00563D7E">
      <w:pPr>
        <w:spacing w:line="480" w:lineRule="auto"/>
        <w:rPr>
          <w:del w:id="503" w:author="Stephen Wandro" w:date="2021-04-28T10:01:00Z"/>
          <w:rFonts w:ascii="Arial" w:eastAsia="Cambria" w:hAnsi="Arial" w:cs="Arial"/>
          <w:sz w:val="24"/>
          <w:szCs w:val="24"/>
        </w:rPr>
      </w:pPr>
      <w:del w:id="504" w:author="Stephen Wandro" w:date="2021-04-28T10:01:00Z">
        <w:r w:rsidRPr="007C21EA" w:rsidDel="00133260">
          <w:rPr>
            <w:rFonts w:ascii="Arial" w:eastAsia="Cambria" w:hAnsi="Arial" w:cs="Arial"/>
            <w:b/>
            <w:sz w:val="24"/>
            <w:szCs w:val="24"/>
          </w:rPr>
          <w:lastRenderedPageBreak/>
          <w:delText>Figure 4</w:delText>
        </w:r>
        <w:r w:rsidRPr="007C21EA" w:rsidDel="00133260">
          <w:rPr>
            <w:rFonts w:ascii="Arial" w:eastAsia="Cambria" w:hAnsi="Arial" w:cs="Arial"/>
            <w:sz w:val="24"/>
            <w:szCs w:val="24"/>
          </w:rPr>
          <w:delText xml:space="preserve">. Vancomycin susceptibility of </w:delText>
        </w:r>
        <w:r w:rsidRPr="007C21EA" w:rsidDel="00133260">
          <w:rPr>
            <w:rFonts w:ascii="Arial" w:eastAsia="Cambria" w:hAnsi="Arial" w:cs="Arial"/>
            <w:i/>
            <w:sz w:val="24"/>
            <w:szCs w:val="24"/>
          </w:rPr>
          <w:delText xml:space="preserve">Enterococcus </w:delText>
        </w:r>
        <w:r w:rsidRPr="007C21EA" w:rsidDel="00133260">
          <w:rPr>
            <w:rFonts w:ascii="Arial" w:eastAsia="Cambria" w:hAnsi="Arial" w:cs="Arial"/>
            <w:sz w:val="24"/>
            <w:szCs w:val="24"/>
          </w:rPr>
          <w:delText>mutants.</w:delText>
        </w:r>
        <w:r w:rsidR="00F22078" w:rsidDel="00133260">
          <w:rPr>
            <w:rFonts w:ascii="Arial" w:eastAsia="Cambria" w:hAnsi="Arial" w:cs="Arial"/>
            <w:sz w:val="24"/>
            <w:szCs w:val="24"/>
          </w:rPr>
          <w:delText xml:space="preserve"> Bacterial growth with increasing concentrations of Vancomycin of p</w:delText>
        </w:r>
        <w:r w:rsidRPr="007C21EA" w:rsidDel="00133260">
          <w:rPr>
            <w:rFonts w:ascii="Arial" w:eastAsia="Cambria" w:hAnsi="Arial" w:cs="Arial"/>
            <w:sz w:val="24"/>
            <w:szCs w:val="24"/>
          </w:rPr>
          <w:delText xml:space="preserve">hage-resistant </w:delText>
        </w:r>
        <w:r w:rsidR="00F22078" w:rsidDel="00133260">
          <w:rPr>
            <w:rFonts w:ascii="Arial" w:eastAsia="Cambria" w:hAnsi="Arial" w:cs="Arial"/>
            <w:i/>
            <w:iCs/>
            <w:sz w:val="24"/>
            <w:szCs w:val="24"/>
          </w:rPr>
          <w:delText xml:space="preserve">Enterococcus </w:delText>
        </w:r>
        <w:r w:rsidRPr="007C21EA" w:rsidDel="00133260">
          <w:rPr>
            <w:rFonts w:ascii="Arial" w:eastAsia="Cambria" w:hAnsi="Arial" w:cs="Arial"/>
            <w:sz w:val="24"/>
            <w:szCs w:val="24"/>
          </w:rPr>
          <w:delText xml:space="preserve">mutants generated </w:delText>
        </w:r>
        <w:r w:rsidR="00F22078" w:rsidDel="00133260">
          <w:rPr>
            <w:rFonts w:ascii="Arial" w:eastAsia="Cambria" w:hAnsi="Arial" w:cs="Arial"/>
            <w:sz w:val="24"/>
            <w:szCs w:val="24"/>
          </w:rPr>
          <w:delText>from</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b/>
            <w:sz w:val="24"/>
            <w:szCs w:val="24"/>
          </w:rPr>
          <w:delText>A)</w:delText>
        </w:r>
        <w:r w:rsidRPr="007C21EA" w:rsidDel="00133260">
          <w:rPr>
            <w:rFonts w:ascii="Arial" w:eastAsia="Cambria" w:hAnsi="Arial" w:cs="Arial"/>
            <w:sz w:val="24"/>
            <w:szCs w:val="24"/>
          </w:rPr>
          <w:delText xml:space="preserve"> </w:delText>
        </w:r>
        <w:r w:rsidR="00F22078" w:rsidRPr="007C21EA" w:rsidDel="00133260">
          <w:rPr>
            <w:rFonts w:ascii="Arial" w:eastAsia="Cambria" w:hAnsi="Arial" w:cs="Arial"/>
            <w:i/>
            <w:sz w:val="24"/>
            <w:szCs w:val="24"/>
          </w:rPr>
          <w:delText>E. faecalis</w:delText>
        </w:r>
        <w:r w:rsidR="00F22078" w:rsidDel="00133260">
          <w:rPr>
            <w:rFonts w:ascii="Arial" w:eastAsia="Cambria" w:hAnsi="Arial" w:cs="Arial"/>
            <w:i/>
            <w:sz w:val="24"/>
            <w:szCs w:val="24"/>
          </w:rPr>
          <w:delText xml:space="preserve"> </w:delText>
        </w:r>
        <w:r w:rsidR="00F22078" w:rsidRPr="007C21EA" w:rsidDel="00133260">
          <w:rPr>
            <w:rFonts w:ascii="Arial" w:eastAsia="Cambria" w:hAnsi="Arial" w:cs="Arial"/>
            <w:sz w:val="24"/>
            <w:szCs w:val="24"/>
          </w:rPr>
          <w:delText>DP11</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b/>
            <w:sz w:val="24"/>
            <w:szCs w:val="24"/>
          </w:rPr>
          <w:delText>B)</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i/>
            <w:sz w:val="24"/>
            <w:szCs w:val="24"/>
          </w:rPr>
          <w:delText>E. faecalis</w:delText>
        </w:r>
        <w:r w:rsidRPr="007C21EA" w:rsidDel="00133260">
          <w:rPr>
            <w:rFonts w:ascii="Arial" w:eastAsia="Cambria" w:hAnsi="Arial" w:cs="Arial"/>
            <w:sz w:val="24"/>
            <w:szCs w:val="24"/>
          </w:rPr>
          <w:delText xml:space="preserve"> Yi6-1, and </w:delText>
        </w:r>
        <w:r w:rsidRPr="007C21EA" w:rsidDel="00133260">
          <w:rPr>
            <w:rFonts w:ascii="Arial" w:eastAsia="Cambria" w:hAnsi="Arial" w:cs="Arial"/>
            <w:b/>
            <w:sz w:val="24"/>
            <w:szCs w:val="24"/>
          </w:rPr>
          <w:delText>C)</w:delText>
        </w:r>
        <w:r w:rsidR="00F22078" w:rsidDel="00133260">
          <w:rPr>
            <w:rFonts w:ascii="Arial" w:eastAsia="Cambria" w:hAnsi="Arial" w:cs="Arial"/>
            <w:b/>
            <w:sz w:val="24"/>
            <w:szCs w:val="24"/>
          </w:rPr>
          <w:delText xml:space="preserve"> </w:delText>
        </w:r>
        <w:r w:rsidR="00F22078" w:rsidRPr="007C21EA" w:rsidDel="00133260">
          <w:rPr>
            <w:rFonts w:ascii="Arial" w:eastAsia="Cambria" w:hAnsi="Arial" w:cs="Arial"/>
            <w:sz w:val="24"/>
            <w:szCs w:val="24"/>
          </w:rPr>
          <w:delText xml:space="preserve">vancomycin resistant strain </w:delText>
        </w:r>
        <w:r w:rsidR="00F22078" w:rsidRPr="007C21EA" w:rsidDel="00133260">
          <w:rPr>
            <w:rFonts w:ascii="Arial" w:eastAsia="Cambria" w:hAnsi="Arial" w:cs="Arial"/>
            <w:i/>
            <w:sz w:val="24"/>
            <w:szCs w:val="24"/>
          </w:rPr>
          <w:delText>E. faecalis</w:delText>
        </w:r>
        <w:r w:rsidR="00F22078" w:rsidRPr="007C21EA" w:rsidDel="00133260">
          <w:rPr>
            <w:rFonts w:ascii="Arial" w:eastAsia="Cambria" w:hAnsi="Arial" w:cs="Arial"/>
            <w:sz w:val="24"/>
            <w:szCs w:val="24"/>
          </w:rPr>
          <w:delText xml:space="preserve"> V587</w:delText>
        </w:r>
        <w:r w:rsidRPr="007C21EA" w:rsidDel="00133260">
          <w:rPr>
            <w:rFonts w:ascii="Arial" w:eastAsia="Cambria" w:hAnsi="Arial" w:cs="Arial"/>
            <w:sz w:val="24"/>
            <w:szCs w:val="24"/>
          </w:rPr>
          <w:delText>.</w:delText>
        </w:r>
        <w:r w:rsidR="00DA4540" w:rsidRPr="007C21EA" w:rsidDel="00133260">
          <w:rPr>
            <w:rFonts w:ascii="Arial" w:eastAsia="Cambria" w:hAnsi="Arial" w:cs="Arial"/>
            <w:sz w:val="24"/>
            <w:szCs w:val="24"/>
          </w:rPr>
          <w:delText xml:space="preserve"> </w:delText>
        </w:r>
        <w:r w:rsidR="00A955B5" w:rsidDel="00133260">
          <w:rPr>
            <w:rFonts w:ascii="Arial" w:eastAsia="Cambria" w:hAnsi="Arial" w:cs="Arial"/>
            <w:sz w:val="24"/>
            <w:szCs w:val="24"/>
          </w:rPr>
          <w:delText>Bars represent means and e</w:delText>
        </w:r>
        <w:r w:rsidR="00DA4540" w:rsidRPr="007C21EA" w:rsidDel="00133260">
          <w:rPr>
            <w:rFonts w:ascii="Arial" w:eastAsia="Cambria" w:hAnsi="Arial" w:cs="Arial"/>
            <w:sz w:val="24"/>
            <w:szCs w:val="24"/>
          </w:rPr>
          <w:delText xml:space="preserve">rror bars represent </w:delText>
        </w:r>
        <w:r w:rsidR="00A955B5" w:rsidDel="00133260">
          <w:rPr>
            <w:rFonts w:ascii="Arial" w:eastAsia="Cambria" w:hAnsi="Arial" w:cs="Arial"/>
            <w:sz w:val="24"/>
            <w:szCs w:val="24"/>
          </w:rPr>
          <w:delText>standard deviations of three biological replicates.</w:delText>
        </w:r>
      </w:del>
    </w:p>
    <w:p w14:paraId="00000075" w14:textId="38267A68" w:rsidR="000207FA" w:rsidRPr="007C21EA" w:rsidDel="00133260" w:rsidRDefault="00A955B5">
      <w:pPr>
        <w:spacing w:line="480" w:lineRule="auto"/>
        <w:rPr>
          <w:del w:id="505" w:author="Stephen Wandro" w:date="2021-04-28T10:01:00Z"/>
          <w:rFonts w:ascii="Arial" w:eastAsia="Cambria" w:hAnsi="Arial" w:cs="Arial"/>
          <w:sz w:val="24"/>
          <w:szCs w:val="24"/>
        </w:rPr>
      </w:pPr>
      <w:del w:id="506" w:author="Stephen Wandro" w:date="2021-04-28T10:01:00Z">
        <w:r w:rsidDel="00133260">
          <w:rPr>
            <w:rFonts w:ascii="Arial" w:eastAsia="Cambria" w:hAnsi="Arial" w:cs="Arial"/>
            <w:noProof/>
            <w:sz w:val="24"/>
            <w:szCs w:val="24"/>
          </w:rPr>
          <w:drawing>
            <wp:inline distT="0" distB="0" distL="0" distR="0" wp14:anchorId="6184FDDD" wp14:editId="3FB804E4">
              <wp:extent cx="5943600" cy="469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del>
    </w:p>
    <w:p w14:paraId="00000076" w14:textId="184DCFCB" w:rsidR="000207FA" w:rsidRPr="007C21EA" w:rsidDel="00133260" w:rsidRDefault="000207FA">
      <w:pPr>
        <w:spacing w:line="480" w:lineRule="auto"/>
        <w:rPr>
          <w:del w:id="507" w:author="Stephen Wandro" w:date="2021-04-28T10:01:00Z"/>
          <w:rFonts w:ascii="Arial" w:eastAsia="Cambria" w:hAnsi="Arial" w:cs="Arial"/>
          <w:sz w:val="24"/>
          <w:szCs w:val="24"/>
        </w:rPr>
      </w:pPr>
    </w:p>
    <w:p w14:paraId="00000077" w14:textId="4B665EB0" w:rsidR="000207FA" w:rsidRPr="007C21EA" w:rsidDel="00133260" w:rsidRDefault="000207FA">
      <w:pPr>
        <w:spacing w:line="480" w:lineRule="auto"/>
        <w:jc w:val="center"/>
        <w:rPr>
          <w:del w:id="508" w:author="Stephen Wandro" w:date="2021-04-28T10:01:00Z"/>
          <w:rFonts w:ascii="Arial" w:eastAsia="Cambria" w:hAnsi="Arial" w:cs="Arial"/>
          <w:sz w:val="24"/>
          <w:szCs w:val="24"/>
        </w:rPr>
      </w:pPr>
    </w:p>
    <w:p w14:paraId="00000078" w14:textId="64863480" w:rsidR="000207FA" w:rsidRPr="007C21EA" w:rsidRDefault="00563D7E">
      <w:pPr>
        <w:rPr>
          <w:rFonts w:ascii="Arial" w:eastAsia="Cambria" w:hAnsi="Arial" w:cs="Arial"/>
          <w:sz w:val="24"/>
          <w:szCs w:val="24"/>
        </w:rPr>
      </w:pPr>
      <w:del w:id="509" w:author="Stephen Wandro" w:date="2021-04-28T10:01:00Z">
        <w:r w:rsidRPr="007C21EA" w:rsidDel="00133260">
          <w:rPr>
            <w:rFonts w:ascii="Arial" w:hAnsi="Arial" w:cs="Arial"/>
          </w:rPr>
          <w:br w:type="page"/>
        </w:r>
      </w:del>
    </w:p>
    <w:p w14:paraId="4FA0112A" w14:textId="1EC640DA" w:rsidR="00B93783" w:rsidRDefault="00B93783" w:rsidP="00B93783">
      <w:pPr>
        <w:spacing w:line="480" w:lineRule="auto"/>
        <w:rPr>
          <w:ins w:id="510" w:author="Stephen Wandro" w:date="2021-03-25T17:23:00Z"/>
          <w:rFonts w:ascii="Cambria" w:hAnsi="Cambria"/>
          <w:b/>
          <w:sz w:val="24"/>
          <w:szCs w:val="24"/>
        </w:rPr>
      </w:pPr>
      <w:ins w:id="511" w:author="Stephen Wandro" w:date="2021-03-25T17:23:00Z">
        <w:r>
          <w:rPr>
            <w:rFonts w:ascii="Cambria" w:hAnsi="Cambria"/>
            <w:b/>
            <w:sz w:val="24"/>
            <w:szCs w:val="24"/>
          </w:rPr>
          <w:t xml:space="preserve">Table </w:t>
        </w:r>
      </w:ins>
      <w:ins w:id="512" w:author="Stephen Wandro" w:date="2021-04-29T16:02:00Z">
        <w:r w:rsidR="009921B3">
          <w:rPr>
            <w:rFonts w:ascii="Cambria" w:hAnsi="Cambria"/>
            <w:b/>
            <w:sz w:val="24"/>
            <w:szCs w:val="24"/>
          </w:rPr>
          <w:t>1</w:t>
        </w:r>
      </w:ins>
      <w:ins w:id="513" w:author="Stephen Wandro" w:date="2021-03-25T17:23:00Z">
        <w:r>
          <w:rPr>
            <w:rFonts w:ascii="Cambria" w:hAnsi="Cambria"/>
            <w:b/>
            <w:sz w:val="24"/>
            <w:szCs w:val="24"/>
          </w:rPr>
          <w:t xml:space="preserve">. </w:t>
        </w:r>
        <w:bookmarkStart w:id="514" w:name="_Hlk8315181"/>
        <w:r>
          <w:rPr>
            <w:rFonts w:ascii="Cambria" w:hAnsi="Cambria"/>
            <w:i/>
            <w:sz w:val="24"/>
            <w:szCs w:val="24"/>
          </w:rPr>
          <w:t>Brockvirinae</w:t>
        </w:r>
        <w:r>
          <w:rPr>
            <w:rFonts w:ascii="Cambria" w:hAnsi="Cambria"/>
            <w:sz w:val="24"/>
            <w:szCs w:val="24"/>
          </w:rPr>
          <w:t xml:space="preserve"> </w:t>
        </w:r>
        <w:r>
          <w:rPr>
            <w:rFonts w:ascii="Cambria" w:hAnsi="Cambria"/>
            <w:i/>
            <w:sz w:val="24"/>
            <w:szCs w:val="24"/>
          </w:rPr>
          <w:t xml:space="preserve">Enterococcus </w:t>
        </w:r>
        <w:r>
          <w:rPr>
            <w:rFonts w:ascii="Cambria" w:hAnsi="Cambria"/>
            <w:sz w:val="24"/>
            <w:szCs w:val="24"/>
          </w:rPr>
          <w:t>phages from the Sequence Read Archive</w:t>
        </w:r>
        <w:bookmarkEnd w:id="514"/>
        <w:r>
          <w:rPr>
            <w:rFonts w:ascii="Cambria" w:hAnsi="Cambria"/>
            <w:sz w:val="24"/>
            <w:szCs w:val="24"/>
          </w:rPr>
          <w:t>.</w:t>
        </w:r>
      </w:ins>
    </w:p>
    <w:tbl>
      <w:tblPr>
        <w:tblW w:w="9715" w:type="dxa"/>
        <w:tblLook w:val="04A0" w:firstRow="1" w:lastRow="0" w:firstColumn="1" w:lastColumn="0" w:noHBand="0" w:noVBand="1"/>
        <w:tblPrChange w:id="515" w:author="Stephen Wandro" w:date="2021-04-29T16:01:00Z">
          <w:tblPr>
            <w:tblW w:w="9350" w:type="dxa"/>
            <w:tblLook w:val="04A0" w:firstRow="1" w:lastRow="0" w:firstColumn="1" w:lastColumn="0" w:noHBand="0" w:noVBand="1"/>
          </w:tblPr>
        </w:tblPrChange>
      </w:tblPr>
      <w:tblGrid>
        <w:gridCol w:w="758"/>
        <w:gridCol w:w="1177"/>
        <w:gridCol w:w="5650"/>
        <w:gridCol w:w="1284"/>
        <w:gridCol w:w="1441"/>
        <w:tblGridChange w:id="516">
          <w:tblGrid>
            <w:gridCol w:w="758"/>
            <w:gridCol w:w="1100"/>
            <w:gridCol w:w="5217"/>
            <w:gridCol w:w="1199"/>
            <w:gridCol w:w="1076"/>
          </w:tblGrid>
        </w:tblGridChange>
      </w:tblGrid>
      <w:tr w:rsidR="00EC422B" w:rsidRPr="00EC422B" w14:paraId="2C364995" w14:textId="77777777" w:rsidTr="00EC422B">
        <w:trPr>
          <w:trHeight w:val="435"/>
          <w:ins w:id="517" w:author="Stephen Wandro" w:date="2021-04-29T16:00:00Z"/>
          <w:trPrChange w:id="518"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19"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8CB5FB2" w14:textId="77777777" w:rsidR="00EC422B" w:rsidRPr="00EC422B" w:rsidRDefault="00EC422B" w:rsidP="00EC422B">
            <w:pPr>
              <w:rPr>
                <w:ins w:id="520" w:author="Stephen Wandro" w:date="2021-04-29T16:00:00Z"/>
                <w:rFonts w:ascii="Arial" w:hAnsi="Arial" w:cs="Arial"/>
                <w:b/>
                <w:bCs/>
                <w:color w:val="000000"/>
                <w:sz w:val="16"/>
                <w:szCs w:val="16"/>
                <w:rPrChange w:id="521" w:author="Stephen Wandro" w:date="2021-04-29T16:00:00Z">
                  <w:rPr>
                    <w:ins w:id="522" w:author="Stephen Wandro" w:date="2021-04-29T16:00:00Z"/>
                    <w:rFonts w:ascii="Arial" w:hAnsi="Arial" w:cs="Arial"/>
                    <w:b/>
                    <w:bCs/>
                    <w:color w:val="000000"/>
                  </w:rPr>
                </w:rPrChange>
              </w:rPr>
            </w:pPr>
            <w:ins w:id="523" w:author="Stephen Wandro" w:date="2021-04-29T16:00:00Z">
              <w:r w:rsidRPr="00EC422B">
                <w:rPr>
                  <w:rFonts w:ascii="Arial" w:hAnsi="Arial" w:cs="Arial"/>
                  <w:b/>
                  <w:bCs/>
                  <w:color w:val="000000"/>
                  <w:sz w:val="16"/>
                  <w:szCs w:val="16"/>
                  <w:rPrChange w:id="524" w:author="Stephen Wandro" w:date="2021-04-29T16:00:00Z">
                    <w:rPr>
                      <w:rFonts w:ascii="Arial" w:hAnsi="Arial" w:cs="Arial"/>
                      <w:b/>
                      <w:bCs/>
                      <w:color w:val="000000"/>
                    </w:rPr>
                  </w:rPrChange>
                </w:rPr>
                <w:t>Phage</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25"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D2301EF" w14:textId="77777777" w:rsidR="00EC422B" w:rsidRPr="00EC422B" w:rsidRDefault="00EC422B" w:rsidP="00EC422B">
            <w:pPr>
              <w:rPr>
                <w:ins w:id="526" w:author="Stephen Wandro" w:date="2021-04-29T16:00:00Z"/>
                <w:rFonts w:ascii="Arial" w:hAnsi="Arial" w:cs="Arial"/>
                <w:b/>
                <w:bCs/>
                <w:color w:val="000000"/>
                <w:sz w:val="16"/>
                <w:szCs w:val="16"/>
                <w:rPrChange w:id="527" w:author="Stephen Wandro" w:date="2021-04-29T16:00:00Z">
                  <w:rPr>
                    <w:ins w:id="528" w:author="Stephen Wandro" w:date="2021-04-29T16:00:00Z"/>
                    <w:rFonts w:ascii="Arial" w:hAnsi="Arial" w:cs="Arial"/>
                    <w:b/>
                    <w:bCs/>
                    <w:color w:val="000000"/>
                  </w:rPr>
                </w:rPrChange>
              </w:rPr>
            </w:pPr>
            <w:ins w:id="529" w:author="Stephen Wandro" w:date="2021-04-29T16:00:00Z">
              <w:r w:rsidRPr="00EC422B">
                <w:rPr>
                  <w:rFonts w:ascii="Arial" w:hAnsi="Arial" w:cs="Arial"/>
                  <w:b/>
                  <w:bCs/>
                  <w:color w:val="000000"/>
                  <w:sz w:val="16"/>
                  <w:szCs w:val="16"/>
                  <w:rPrChange w:id="530" w:author="Stephen Wandro" w:date="2021-04-29T16:00:00Z">
                    <w:rPr>
                      <w:rFonts w:ascii="Arial" w:hAnsi="Arial" w:cs="Arial"/>
                      <w:b/>
                      <w:bCs/>
                      <w:color w:val="000000"/>
                    </w:rPr>
                  </w:rPrChange>
                </w:rPr>
                <w:t>SRA</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31"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730E1898" w14:textId="77777777" w:rsidR="00EC422B" w:rsidRPr="00EC422B" w:rsidRDefault="00EC422B" w:rsidP="00EC422B">
            <w:pPr>
              <w:rPr>
                <w:ins w:id="532" w:author="Stephen Wandro" w:date="2021-04-29T16:00:00Z"/>
                <w:rFonts w:ascii="Arial" w:hAnsi="Arial" w:cs="Arial"/>
                <w:b/>
                <w:bCs/>
                <w:color w:val="000000"/>
                <w:sz w:val="16"/>
                <w:szCs w:val="16"/>
                <w:rPrChange w:id="533" w:author="Stephen Wandro" w:date="2021-04-29T16:00:00Z">
                  <w:rPr>
                    <w:ins w:id="534" w:author="Stephen Wandro" w:date="2021-04-29T16:00:00Z"/>
                    <w:rFonts w:ascii="Arial" w:hAnsi="Arial" w:cs="Arial"/>
                    <w:b/>
                    <w:bCs/>
                    <w:color w:val="000000"/>
                  </w:rPr>
                </w:rPrChange>
              </w:rPr>
            </w:pPr>
            <w:ins w:id="535" w:author="Stephen Wandro" w:date="2021-04-29T16:00:00Z">
              <w:r w:rsidRPr="00EC422B">
                <w:rPr>
                  <w:rFonts w:ascii="Arial" w:hAnsi="Arial" w:cs="Arial"/>
                  <w:b/>
                  <w:bCs/>
                  <w:color w:val="000000"/>
                  <w:sz w:val="16"/>
                  <w:szCs w:val="16"/>
                  <w:rPrChange w:id="536" w:author="Stephen Wandro" w:date="2021-04-29T16:00:00Z">
                    <w:rPr>
                      <w:rFonts w:ascii="Arial" w:hAnsi="Arial" w:cs="Arial"/>
                      <w:b/>
                      <w:bCs/>
                      <w:color w:val="000000"/>
                    </w:rPr>
                  </w:rPrChange>
                </w:rPr>
                <w:t>Title</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537"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ED27946" w14:textId="77777777" w:rsidR="00EC422B" w:rsidRPr="00EC422B" w:rsidRDefault="00EC422B" w:rsidP="00EC422B">
            <w:pPr>
              <w:rPr>
                <w:ins w:id="538" w:author="Stephen Wandro" w:date="2021-04-29T16:00:00Z"/>
                <w:rFonts w:ascii="Arial" w:hAnsi="Arial" w:cs="Arial"/>
                <w:b/>
                <w:bCs/>
                <w:color w:val="000000"/>
                <w:sz w:val="16"/>
                <w:szCs w:val="16"/>
                <w:rPrChange w:id="539" w:author="Stephen Wandro" w:date="2021-04-29T16:00:00Z">
                  <w:rPr>
                    <w:ins w:id="540" w:author="Stephen Wandro" w:date="2021-04-29T16:00:00Z"/>
                    <w:rFonts w:ascii="Arial" w:hAnsi="Arial" w:cs="Arial"/>
                    <w:b/>
                    <w:bCs/>
                    <w:color w:val="000000"/>
                  </w:rPr>
                </w:rPrChange>
              </w:rPr>
            </w:pPr>
            <w:ins w:id="541" w:author="Stephen Wandro" w:date="2021-04-29T16:00:00Z">
              <w:r w:rsidRPr="00EC422B">
                <w:rPr>
                  <w:rFonts w:ascii="Arial" w:hAnsi="Arial" w:cs="Arial"/>
                  <w:b/>
                  <w:bCs/>
                  <w:color w:val="000000"/>
                  <w:sz w:val="16"/>
                  <w:szCs w:val="16"/>
                  <w:rPrChange w:id="542" w:author="Stephen Wandro" w:date="2021-04-29T16:00:00Z">
                    <w:rPr>
                      <w:rFonts w:ascii="Arial" w:hAnsi="Arial" w:cs="Arial"/>
                      <w:b/>
                      <w:bCs/>
                      <w:color w:val="000000"/>
                    </w:rPr>
                  </w:rPrChange>
                </w:rPr>
                <w:t>Location</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543"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B836E95" w14:textId="77777777" w:rsidR="00EC422B" w:rsidRPr="00EC422B" w:rsidRDefault="00EC422B" w:rsidP="00EC422B">
            <w:pPr>
              <w:rPr>
                <w:ins w:id="544" w:author="Stephen Wandro" w:date="2021-04-29T16:00:00Z"/>
                <w:rFonts w:ascii="Arial" w:hAnsi="Arial" w:cs="Arial"/>
                <w:b/>
                <w:bCs/>
                <w:color w:val="000000"/>
                <w:sz w:val="16"/>
                <w:szCs w:val="16"/>
                <w:rPrChange w:id="545" w:author="Stephen Wandro" w:date="2021-04-29T16:00:00Z">
                  <w:rPr>
                    <w:ins w:id="546" w:author="Stephen Wandro" w:date="2021-04-29T16:00:00Z"/>
                    <w:rFonts w:ascii="Arial" w:hAnsi="Arial" w:cs="Arial"/>
                    <w:b/>
                    <w:bCs/>
                    <w:color w:val="000000"/>
                  </w:rPr>
                </w:rPrChange>
              </w:rPr>
            </w:pPr>
            <w:ins w:id="547" w:author="Stephen Wandro" w:date="2021-04-29T16:00:00Z">
              <w:r w:rsidRPr="00EC422B">
                <w:rPr>
                  <w:rFonts w:ascii="Arial" w:hAnsi="Arial" w:cs="Arial"/>
                  <w:b/>
                  <w:bCs/>
                  <w:color w:val="000000"/>
                  <w:sz w:val="16"/>
                  <w:szCs w:val="16"/>
                  <w:rPrChange w:id="548" w:author="Stephen Wandro" w:date="2021-04-29T16:00:00Z">
                    <w:rPr>
                      <w:rFonts w:ascii="Arial" w:hAnsi="Arial" w:cs="Arial"/>
                      <w:b/>
                      <w:bCs/>
                      <w:color w:val="000000"/>
                    </w:rPr>
                  </w:rPrChange>
                </w:rPr>
                <w:t>Sample type</w:t>
              </w:r>
            </w:ins>
          </w:p>
        </w:tc>
      </w:tr>
      <w:tr w:rsidR="00EC422B" w:rsidRPr="00EC422B" w14:paraId="5B8B85CC" w14:textId="77777777" w:rsidTr="00EC422B">
        <w:trPr>
          <w:trHeight w:val="435"/>
          <w:ins w:id="549" w:author="Stephen Wandro" w:date="2021-04-29T16:00:00Z"/>
          <w:trPrChange w:id="550"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551"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9B1B1EB" w14:textId="77777777" w:rsidR="00EC422B" w:rsidRPr="00EC422B" w:rsidRDefault="00EC422B" w:rsidP="00EC422B">
            <w:pPr>
              <w:rPr>
                <w:ins w:id="552" w:author="Stephen Wandro" w:date="2021-04-29T16:00:00Z"/>
                <w:rFonts w:ascii="Arial" w:hAnsi="Arial" w:cs="Arial"/>
                <w:color w:val="000000"/>
                <w:sz w:val="16"/>
                <w:szCs w:val="16"/>
                <w:rPrChange w:id="553" w:author="Stephen Wandro" w:date="2021-04-29T16:00:00Z">
                  <w:rPr>
                    <w:ins w:id="554" w:author="Stephen Wandro" w:date="2021-04-29T16:00:00Z"/>
                    <w:rFonts w:ascii="Arial" w:hAnsi="Arial" w:cs="Arial"/>
                    <w:color w:val="000000"/>
                  </w:rPr>
                </w:rPrChange>
              </w:rPr>
            </w:pPr>
            <w:ins w:id="555" w:author="Stephen Wandro" w:date="2021-04-29T16:00:00Z">
              <w:r w:rsidRPr="00EC422B">
                <w:rPr>
                  <w:rFonts w:ascii="Arial" w:hAnsi="Arial" w:cs="Arial"/>
                  <w:color w:val="000000"/>
                  <w:sz w:val="16"/>
                  <w:szCs w:val="16"/>
                  <w:rPrChange w:id="556"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557"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71036793" w14:textId="77777777" w:rsidR="00EC422B" w:rsidRPr="00EC422B" w:rsidRDefault="00EC422B" w:rsidP="00EC422B">
            <w:pPr>
              <w:rPr>
                <w:ins w:id="558" w:author="Stephen Wandro" w:date="2021-04-29T16:00:00Z"/>
                <w:rFonts w:ascii="Arial" w:hAnsi="Arial" w:cs="Arial"/>
                <w:color w:val="000000"/>
                <w:sz w:val="16"/>
                <w:szCs w:val="16"/>
                <w:rPrChange w:id="559" w:author="Stephen Wandro" w:date="2021-04-29T16:00:00Z">
                  <w:rPr>
                    <w:ins w:id="560" w:author="Stephen Wandro" w:date="2021-04-29T16:00:00Z"/>
                    <w:rFonts w:ascii="Arial" w:hAnsi="Arial" w:cs="Arial"/>
                    <w:color w:val="000000"/>
                  </w:rPr>
                </w:rPrChange>
              </w:rPr>
            </w:pPr>
            <w:ins w:id="561" w:author="Stephen Wandro" w:date="2021-04-29T16:00:00Z">
              <w:r w:rsidRPr="00EC422B">
                <w:rPr>
                  <w:rFonts w:ascii="Arial" w:hAnsi="Arial" w:cs="Arial"/>
                  <w:color w:val="000000"/>
                  <w:sz w:val="16"/>
                  <w:szCs w:val="16"/>
                  <w:rPrChange w:id="562" w:author="Stephen Wandro" w:date="2021-04-29T16:00:00Z">
                    <w:rPr>
                      <w:rFonts w:ascii="Arial" w:hAnsi="Arial" w:cs="Arial"/>
                      <w:color w:val="000000"/>
                    </w:rPr>
                  </w:rPrChange>
                </w:rPr>
                <w:t>SRP077952</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563"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2AA95F20" w14:textId="77777777" w:rsidR="00EC422B" w:rsidRPr="00EC422B" w:rsidRDefault="00EC422B" w:rsidP="00EC422B">
            <w:pPr>
              <w:rPr>
                <w:ins w:id="564" w:author="Stephen Wandro" w:date="2021-04-29T16:00:00Z"/>
                <w:rFonts w:ascii="Arial" w:hAnsi="Arial" w:cs="Arial"/>
                <w:color w:val="000000"/>
                <w:sz w:val="16"/>
                <w:szCs w:val="16"/>
                <w:rPrChange w:id="565" w:author="Stephen Wandro" w:date="2021-04-29T16:00:00Z">
                  <w:rPr>
                    <w:ins w:id="566" w:author="Stephen Wandro" w:date="2021-04-29T16:00:00Z"/>
                    <w:rFonts w:ascii="Arial" w:hAnsi="Arial" w:cs="Arial"/>
                    <w:color w:val="000000"/>
                  </w:rPr>
                </w:rPrChange>
              </w:rPr>
            </w:pPr>
            <w:ins w:id="567" w:author="Stephen Wandro" w:date="2021-04-29T16:00:00Z">
              <w:r w:rsidRPr="00EC422B">
                <w:rPr>
                  <w:rFonts w:ascii="Arial" w:hAnsi="Arial" w:cs="Arial"/>
                  <w:sz w:val="16"/>
                  <w:szCs w:val="16"/>
                  <w:rPrChange w:id="568" w:author="Stephen Wandro" w:date="2021-04-29T16:00:00Z">
                    <w:rPr>
                      <w:rFonts w:ascii="Arial" w:hAnsi="Arial" w:cs="Arial"/>
                    </w:rPr>
                  </w:rPrChange>
                </w:rPr>
                <w:t>The INTESTI bacteriophage cocktail genome sequencing and assembly</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569"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EB317AE" w14:textId="77777777" w:rsidR="00EC422B" w:rsidRPr="00EC422B" w:rsidRDefault="00EC422B" w:rsidP="00EC422B">
            <w:pPr>
              <w:rPr>
                <w:ins w:id="570" w:author="Stephen Wandro" w:date="2021-04-29T16:00:00Z"/>
                <w:rFonts w:ascii="Arial" w:hAnsi="Arial" w:cs="Arial"/>
                <w:color w:val="000000"/>
                <w:sz w:val="16"/>
                <w:szCs w:val="16"/>
                <w:rPrChange w:id="571" w:author="Stephen Wandro" w:date="2021-04-29T16:00:00Z">
                  <w:rPr>
                    <w:ins w:id="572" w:author="Stephen Wandro" w:date="2021-04-29T16:00:00Z"/>
                    <w:rFonts w:ascii="Arial" w:hAnsi="Arial" w:cs="Arial"/>
                    <w:color w:val="000000"/>
                  </w:rPr>
                </w:rPrChange>
              </w:rPr>
            </w:pPr>
            <w:ins w:id="573" w:author="Stephen Wandro" w:date="2021-04-29T16:00:00Z">
              <w:r w:rsidRPr="00EC422B">
                <w:rPr>
                  <w:rFonts w:ascii="Arial" w:hAnsi="Arial" w:cs="Arial"/>
                  <w:sz w:val="16"/>
                  <w:szCs w:val="16"/>
                  <w:rPrChange w:id="574" w:author="Stephen Wandro" w:date="2021-04-29T16:00:00Z">
                    <w:rPr>
                      <w:rFonts w:ascii="Arial" w:hAnsi="Arial" w:cs="Arial"/>
                    </w:rPr>
                  </w:rPrChange>
                </w:rPr>
                <w:t>Georgia</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575"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7A04BDE" w14:textId="77777777" w:rsidR="00EC422B" w:rsidRPr="00EC422B" w:rsidRDefault="00EC422B" w:rsidP="00EC422B">
            <w:pPr>
              <w:rPr>
                <w:ins w:id="576" w:author="Stephen Wandro" w:date="2021-04-29T16:00:00Z"/>
                <w:rFonts w:ascii="Arial" w:hAnsi="Arial" w:cs="Arial"/>
                <w:color w:val="000000"/>
                <w:sz w:val="16"/>
                <w:szCs w:val="16"/>
                <w:rPrChange w:id="577" w:author="Stephen Wandro" w:date="2021-04-29T16:00:00Z">
                  <w:rPr>
                    <w:ins w:id="578" w:author="Stephen Wandro" w:date="2021-04-29T16:00:00Z"/>
                    <w:rFonts w:ascii="Arial" w:hAnsi="Arial" w:cs="Arial"/>
                    <w:color w:val="000000"/>
                  </w:rPr>
                </w:rPrChange>
              </w:rPr>
            </w:pPr>
            <w:ins w:id="579" w:author="Stephen Wandro" w:date="2021-04-29T16:00:00Z">
              <w:r w:rsidRPr="00EC422B">
                <w:rPr>
                  <w:rFonts w:ascii="Arial" w:hAnsi="Arial" w:cs="Arial"/>
                  <w:sz w:val="16"/>
                  <w:szCs w:val="16"/>
                  <w:rPrChange w:id="580" w:author="Stephen Wandro" w:date="2021-04-29T16:00:00Z">
                    <w:rPr>
                      <w:rFonts w:ascii="Arial" w:hAnsi="Arial" w:cs="Arial"/>
                    </w:rPr>
                  </w:rPrChange>
                </w:rPr>
                <w:t>Phage cocktail</w:t>
              </w:r>
            </w:ins>
          </w:p>
        </w:tc>
      </w:tr>
      <w:tr w:rsidR="00EC422B" w:rsidRPr="00EC422B" w14:paraId="7857CF74" w14:textId="77777777" w:rsidTr="00EC422B">
        <w:trPr>
          <w:trHeight w:val="435"/>
          <w:ins w:id="581" w:author="Stephen Wandro" w:date="2021-04-29T16:00:00Z"/>
          <w:trPrChange w:id="582"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83"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1298D095" w14:textId="77777777" w:rsidR="00EC422B" w:rsidRPr="00EC422B" w:rsidRDefault="00EC422B" w:rsidP="00EC422B">
            <w:pPr>
              <w:rPr>
                <w:ins w:id="584" w:author="Stephen Wandro" w:date="2021-04-29T16:00:00Z"/>
                <w:rFonts w:ascii="Arial" w:hAnsi="Arial" w:cs="Arial"/>
                <w:color w:val="000000"/>
                <w:sz w:val="16"/>
                <w:szCs w:val="16"/>
                <w:rPrChange w:id="585" w:author="Stephen Wandro" w:date="2021-04-29T16:00:00Z">
                  <w:rPr>
                    <w:ins w:id="586" w:author="Stephen Wandro" w:date="2021-04-29T16:00:00Z"/>
                    <w:rFonts w:ascii="Arial" w:hAnsi="Arial" w:cs="Arial"/>
                    <w:color w:val="000000"/>
                  </w:rPr>
                </w:rPrChange>
              </w:rPr>
            </w:pPr>
            <w:ins w:id="587" w:author="Stephen Wandro" w:date="2021-04-29T16:00:00Z">
              <w:r w:rsidRPr="00EC422B">
                <w:rPr>
                  <w:rFonts w:ascii="Arial" w:hAnsi="Arial" w:cs="Arial"/>
                  <w:color w:val="000000"/>
                  <w:sz w:val="16"/>
                  <w:szCs w:val="16"/>
                  <w:rPrChange w:id="588"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89"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0B86A612" w14:textId="77777777" w:rsidR="00EC422B" w:rsidRPr="00EC422B" w:rsidRDefault="00EC422B" w:rsidP="00EC422B">
            <w:pPr>
              <w:rPr>
                <w:ins w:id="590" w:author="Stephen Wandro" w:date="2021-04-29T16:00:00Z"/>
                <w:rFonts w:ascii="Arial" w:hAnsi="Arial" w:cs="Arial"/>
                <w:color w:val="000000"/>
                <w:sz w:val="16"/>
                <w:szCs w:val="16"/>
                <w:rPrChange w:id="591" w:author="Stephen Wandro" w:date="2021-04-29T16:00:00Z">
                  <w:rPr>
                    <w:ins w:id="592" w:author="Stephen Wandro" w:date="2021-04-29T16:00:00Z"/>
                    <w:rFonts w:ascii="Arial" w:hAnsi="Arial" w:cs="Arial"/>
                    <w:color w:val="000000"/>
                  </w:rPr>
                </w:rPrChange>
              </w:rPr>
            </w:pPr>
            <w:ins w:id="593" w:author="Stephen Wandro" w:date="2021-04-29T16:00:00Z">
              <w:r w:rsidRPr="00EC422B">
                <w:rPr>
                  <w:rFonts w:ascii="Arial" w:hAnsi="Arial" w:cs="Arial"/>
                  <w:bCs/>
                  <w:color w:val="000000"/>
                  <w:sz w:val="16"/>
                  <w:szCs w:val="16"/>
                  <w:rPrChange w:id="594" w:author="Stephen Wandro" w:date="2021-04-29T16:00:00Z">
                    <w:rPr>
                      <w:rFonts w:ascii="Arial" w:hAnsi="Arial" w:cs="Arial"/>
                      <w:bCs/>
                      <w:color w:val="000000"/>
                    </w:rPr>
                  </w:rPrChange>
                </w:rPr>
                <w:t>PRJEB23244</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95"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79DAE05" w14:textId="77777777" w:rsidR="00EC422B" w:rsidRPr="00EC422B" w:rsidRDefault="00EC422B" w:rsidP="00EC422B">
            <w:pPr>
              <w:rPr>
                <w:ins w:id="596" w:author="Stephen Wandro" w:date="2021-04-29T16:00:00Z"/>
                <w:rFonts w:ascii="Arial" w:hAnsi="Arial" w:cs="Arial"/>
                <w:color w:val="000000"/>
                <w:sz w:val="16"/>
                <w:szCs w:val="16"/>
                <w:rPrChange w:id="597" w:author="Stephen Wandro" w:date="2021-04-29T16:00:00Z">
                  <w:rPr>
                    <w:ins w:id="598" w:author="Stephen Wandro" w:date="2021-04-29T16:00:00Z"/>
                    <w:rFonts w:ascii="Arial" w:hAnsi="Arial" w:cs="Arial"/>
                    <w:color w:val="000000"/>
                  </w:rPr>
                </w:rPrChange>
              </w:rPr>
            </w:pPr>
            <w:ins w:id="599" w:author="Stephen Wandro" w:date="2021-04-29T16:00:00Z">
              <w:r w:rsidRPr="00EC422B">
                <w:rPr>
                  <w:rFonts w:ascii="Arial" w:hAnsi="Arial" w:cs="Arial"/>
                  <w:color w:val="000000"/>
                  <w:sz w:val="16"/>
                  <w:szCs w:val="16"/>
                  <w:rPrChange w:id="600" w:author="Stephen Wandro" w:date="2021-04-29T16:00:00Z">
                    <w:rPr>
                      <w:rFonts w:ascii="Arial" w:hAnsi="Arial" w:cs="Arial"/>
                      <w:color w:val="000000"/>
                    </w:rPr>
                  </w:rPrChange>
                </w:rPr>
                <w:t>PYO phage cocktail</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01"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0729D97A" w14:textId="77777777" w:rsidR="00EC422B" w:rsidRPr="00EC422B" w:rsidRDefault="00EC422B" w:rsidP="00EC422B">
            <w:pPr>
              <w:rPr>
                <w:ins w:id="602" w:author="Stephen Wandro" w:date="2021-04-29T16:00:00Z"/>
                <w:rFonts w:ascii="Arial" w:hAnsi="Arial" w:cs="Arial"/>
                <w:color w:val="000000"/>
                <w:sz w:val="16"/>
                <w:szCs w:val="16"/>
                <w:rPrChange w:id="603" w:author="Stephen Wandro" w:date="2021-04-29T16:00:00Z">
                  <w:rPr>
                    <w:ins w:id="604" w:author="Stephen Wandro" w:date="2021-04-29T16:00:00Z"/>
                    <w:rFonts w:ascii="Arial" w:hAnsi="Arial" w:cs="Arial"/>
                    <w:color w:val="000000"/>
                  </w:rPr>
                </w:rPrChange>
              </w:rPr>
            </w:pPr>
            <w:ins w:id="605" w:author="Stephen Wandro" w:date="2021-04-29T16:00:00Z">
              <w:r w:rsidRPr="00EC422B">
                <w:rPr>
                  <w:rFonts w:ascii="Arial" w:hAnsi="Arial" w:cs="Arial"/>
                  <w:color w:val="000000"/>
                  <w:sz w:val="16"/>
                  <w:szCs w:val="16"/>
                  <w:rPrChange w:id="606" w:author="Stephen Wandro" w:date="2021-04-29T16:00:00Z">
                    <w:rPr>
                      <w:rFonts w:ascii="Arial" w:hAnsi="Arial" w:cs="Arial"/>
                      <w:color w:val="000000"/>
                    </w:rPr>
                  </w:rPrChange>
                </w:rPr>
                <w:t>Georgia</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07"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B88C0C2" w14:textId="77777777" w:rsidR="00EC422B" w:rsidRPr="00EC422B" w:rsidRDefault="00EC422B" w:rsidP="00EC422B">
            <w:pPr>
              <w:rPr>
                <w:ins w:id="608" w:author="Stephen Wandro" w:date="2021-04-29T16:00:00Z"/>
                <w:rFonts w:ascii="Arial" w:hAnsi="Arial" w:cs="Arial"/>
                <w:color w:val="000000"/>
                <w:sz w:val="16"/>
                <w:szCs w:val="16"/>
                <w:rPrChange w:id="609" w:author="Stephen Wandro" w:date="2021-04-29T16:00:00Z">
                  <w:rPr>
                    <w:ins w:id="610" w:author="Stephen Wandro" w:date="2021-04-29T16:00:00Z"/>
                    <w:rFonts w:ascii="Arial" w:hAnsi="Arial" w:cs="Arial"/>
                    <w:color w:val="000000"/>
                  </w:rPr>
                </w:rPrChange>
              </w:rPr>
            </w:pPr>
            <w:ins w:id="611" w:author="Stephen Wandro" w:date="2021-04-29T16:00:00Z">
              <w:r w:rsidRPr="00EC422B">
                <w:rPr>
                  <w:rFonts w:ascii="Arial" w:hAnsi="Arial" w:cs="Arial"/>
                  <w:color w:val="000000"/>
                  <w:sz w:val="16"/>
                  <w:szCs w:val="16"/>
                  <w:rPrChange w:id="612" w:author="Stephen Wandro" w:date="2021-04-29T16:00:00Z">
                    <w:rPr>
                      <w:rFonts w:ascii="Arial" w:hAnsi="Arial" w:cs="Arial"/>
                      <w:color w:val="000000"/>
                    </w:rPr>
                  </w:rPrChange>
                </w:rPr>
                <w:t>Phage cocktail</w:t>
              </w:r>
            </w:ins>
          </w:p>
        </w:tc>
      </w:tr>
      <w:tr w:rsidR="00EC422B" w:rsidRPr="00EC422B" w14:paraId="3E1E8BF7" w14:textId="77777777" w:rsidTr="00EC422B">
        <w:trPr>
          <w:trHeight w:val="435"/>
          <w:ins w:id="613" w:author="Stephen Wandro" w:date="2021-04-29T16:00:00Z"/>
          <w:trPrChange w:id="614"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615"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BBE9471" w14:textId="77777777" w:rsidR="00EC422B" w:rsidRPr="00EC422B" w:rsidRDefault="00EC422B" w:rsidP="00EC422B">
            <w:pPr>
              <w:rPr>
                <w:ins w:id="616" w:author="Stephen Wandro" w:date="2021-04-29T16:00:00Z"/>
                <w:rFonts w:ascii="Arial" w:hAnsi="Arial" w:cs="Arial"/>
                <w:color w:val="000000"/>
                <w:sz w:val="16"/>
                <w:szCs w:val="16"/>
                <w:rPrChange w:id="617" w:author="Stephen Wandro" w:date="2021-04-29T16:00:00Z">
                  <w:rPr>
                    <w:ins w:id="618" w:author="Stephen Wandro" w:date="2021-04-29T16:00:00Z"/>
                    <w:rFonts w:ascii="Arial" w:hAnsi="Arial" w:cs="Arial"/>
                    <w:color w:val="000000"/>
                  </w:rPr>
                </w:rPrChange>
              </w:rPr>
            </w:pPr>
            <w:ins w:id="619" w:author="Stephen Wandro" w:date="2021-04-29T16:00:00Z">
              <w:r w:rsidRPr="00EC422B">
                <w:rPr>
                  <w:rFonts w:ascii="Arial" w:hAnsi="Arial" w:cs="Arial"/>
                  <w:color w:val="000000"/>
                  <w:sz w:val="16"/>
                  <w:szCs w:val="16"/>
                  <w:rPrChange w:id="620"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21"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951A445" w14:textId="77777777" w:rsidR="00EC422B" w:rsidRPr="00EC422B" w:rsidRDefault="00EC422B" w:rsidP="00EC422B">
            <w:pPr>
              <w:rPr>
                <w:ins w:id="622" w:author="Stephen Wandro" w:date="2021-04-29T16:00:00Z"/>
                <w:rFonts w:ascii="Arial" w:hAnsi="Arial" w:cs="Arial"/>
                <w:color w:val="000000"/>
                <w:sz w:val="16"/>
                <w:szCs w:val="16"/>
                <w:rPrChange w:id="623" w:author="Stephen Wandro" w:date="2021-04-29T16:00:00Z">
                  <w:rPr>
                    <w:ins w:id="624" w:author="Stephen Wandro" w:date="2021-04-29T16:00:00Z"/>
                    <w:rFonts w:ascii="Arial" w:hAnsi="Arial" w:cs="Arial"/>
                    <w:color w:val="000000"/>
                  </w:rPr>
                </w:rPrChange>
              </w:rPr>
            </w:pPr>
            <w:ins w:id="625" w:author="Stephen Wandro" w:date="2021-04-29T16:00:00Z">
              <w:r w:rsidRPr="00EC422B">
                <w:rPr>
                  <w:rFonts w:ascii="Arial" w:hAnsi="Arial" w:cs="Arial"/>
                  <w:color w:val="000000"/>
                  <w:sz w:val="16"/>
                  <w:szCs w:val="16"/>
                  <w:rPrChange w:id="626" w:author="Stephen Wandro" w:date="2021-04-29T16:00:00Z">
                    <w:rPr>
                      <w:rFonts w:ascii="Arial" w:hAnsi="Arial" w:cs="Arial"/>
                      <w:color w:val="000000"/>
                    </w:rPr>
                  </w:rPrChange>
                </w:rPr>
                <w:t>ERP017091</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27"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0C17B027" w14:textId="77777777" w:rsidR="00EC422B" w:rsidRPr="00EC422B" w:rsidRDefault="00EC422B" w:rsidP="00EC422B">
            <w:pPr>
              <w:rPr>
                <w:ins w:id="628" w:author="Stephen Wandro" w:date="2021-04-29T16:00:00Z"/>
                <w:rFonts w:ascii="Arial" w:hAnsi="Arial" w:cs="Arial"/>
                <w:color w:val="000000"/>
                <w:sz w:val="16"/>
                <w:szCs w:val="16"/>
                <w:rPrChange w:id="629" w:author="Stephen Wandro" w:date="2021-04-29T16:00:00Z">
                  <w:rPr>
                    <w:ins w:id="630" w:author="Stephen Wandro" w:date="2021-04-29T16:00:00Z"/>
                    <w:rFonts w:ascii="Arial" w:hAnsi="Arial" w:cs="Arial"/>
                    <w:color w:val="000000"/>
                  </w:rPr>
                </w:rPrChange>
              </w:rPr>
            </w:pPr>
            <w:ins w:id="631" w:author="Stephen Wandro" w:date="2021-04-29T16:00:00Z">
              <w:r w:rsidRPr="00EC422B">
                <w:rPr>
                  <w:rFonts w:ascii="Arial" w:hAnsi="Arial" w:cs="Arial"/>
                  <w:sz w:val="16"/>
                  <w:szCs w:val="16"/>
                  <w:rPrChange w:id="632" w:author="Stephen Wandro" w:date="2021-04-29T16:00:00Z">
                    <w:rPr>
                      <w:rFonts w:ascii="Arial" w:hAnsi="Arial" w:cs="Arial"/>
                    </w:rPr>
                  </w:rPrChange>
                </w:rPr>
                <w:t>The gut microbiome in Crohn's disease and modulation by exclusive enteral nutrition</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33"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03CD8DC8" w14:textId="77777777" w:rsidR="00EC422B" w:rsidRPr="00EC422B" w:rsidRDefault="00EC422B" w:rsidP="00EC422B">
            <w:pPr>
              <w:rPr>
                <w:ins w:id="634" w:author="Stephen Wandro" w:date="2021-04-29T16:00:00Z"/>
                <w:rFonts w:ascii="Arial" w:hAnsi="Arial" w:cs="Arial"/>
                <w:color w:val="000000"/>
                <w:sz w:val="16"/>
                <w:szCs w:val="16"/>
                <w:rPrChange w:id="635" w:author="Stephen Wandro" w:date="2021-04-29T16:00:00Z">
                  <w:rPr>
                    <w:ins w:id="636" w:author="Stephen Wandro" w:date="2021-04-29T16:00:00Z"/>
                    <w:rFonts w:ascii="Arial" w:hAnsi="Arial" w:cs="Arial"/>
                    <w:color w:val="000000"/>
                  </w:rPr>
                </w:rPrChange>
              </w:rPr>
            </w:pPr>
            <w:ins w:id="637" w:author="Stephen Wandro" w:date="2021-04-29T16:00:00Z">
              <w:r w:rsidRPr="00EC422B">
                <w:rPr>
                  <w:rFonts w:ascii="Arial" w:hAnsi="Arial" w:cs="Arial"/>
                  <w:sz w:val="16"/>
                  <w:szCs w:val="16"/>
                  <w:rPrChange w:id="638" w:author="Stephen Wandro" w:date="2021-04-29T16:00:00Z">
                    <w:rPr>
                      <w:rFonts w:ascii="Arial" w:hAnsi="Arial" w:cs="Arial"/>
                    </w:rPr>
                  </w:rPrChange>
                </w:rPr>
                <w:t>Guangdong, China</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39"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FC4DB50" w14:textId="77777777" w:rsidR="00EC422B" w:rsidRPr="00EC422B" w:rsidRDefault="00EC422B" w:rsidP="00EC422B">
            <w:pPr>
              <w:rPr>
                <w:ins w:id="640" w:author="Stephen Wandro" w:date="2021-04-29T16:00:00Z"/>
                <w:rFonts w:ascii="Arial" w:hAnsi="Arial" w:cs="Arial"/>
                <w:color w:val="000000"/>
                <w:sz w:val="16"/>
                <w:szCs w:val="16"/>
                <w:rPrChange w:id="641" w:author="Stephen Wandro" w:date="2021-04-29T16:00:00Z">
                  <w:rPr>
                    <w:ins w:id="642" w:author="Stephen Wandro" w:date="2021-04-29T16:00:00Z"/>
                    <w:rFonts w:ascii="Arial" w:hAnsi="Arial" w:cs="Arial"/>
                    <w:color w:val="000000"/>
                  </w:rPr>
                </w:rPrChange>
              </w:rPr>
            </w:pPr>
            <w:ins w:id="643" w:author="Stephen Wandro" w:date="2021-04-29T16:00:00Z">
              <w:r w:rsidRPr="00EC422B">
                <w:rPr>
                  <w:rFonts w:ascii="Arial" w:hAnsi="Arial" w:cs="Arial"/>
                  <w:sz w:val="16"/>
                  <w:szCs w:val="16"/>
                  <w:rPrChange w:id="644" w:author="Stephen Wandro" w:date="2021-04-29T16:00:00Z">
                    <w:rPr>
                      <w:rFonts w:ascii="Arial" w:hAnsi="Arial" w:cs="Arial"/>
                    </w:rPr>
                  </w:rPrChange>
                </w:rPr>
                <w:t>human fecal</w:t>
              </w:r>
            </w:ins>
          </w:p>
        </w:tc>
      </w:tr>
      <w:tr w:rsidR="00EC422B" w:rsidRPr="00EC422B" w14:paraId="6873A710" w14:textId="77777777" w:rsidTr="00EC422B">
        <w:trPr>
          <w:trHeight w:val="435"/>
          <w:ins w:id="645" w:author="Stephen Wandro" w:date="2021-04-29T16:00:00Z"/>
          <w:trPrChange w:id="646"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647"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4EC5EF8" w14:textId="77777777" w:rsidR="00EC422B" w:rsidRPr="00EC422B" w:rsidRDefault="00EC422B" w:rsidP="00EC422B">
            <w:pPr>
              <w:rPr>
                <w:ins w:id="648" w:author="Stephen Wandro" w:date="2021-04-29T16:00:00Z"/>
                <w:rFonts w:ascii="Arial" w:hAnsi="Arial" w:cs="Arial"/>
                <w:color w:val="000000"/>
                <w:sz w:val="16"/>
                <w:szCs w:val="16"/>
                <w:rPrChange w:id="649" w:author="Stephen Wandro" w:date="2021-04-29T16:00:00Z">
                  <w:rPr>
                    <w:ins w:id="650" w:author="Stephen Wandro" w:date="2021-04-29T16:00:00Z"/>
                    <w:rFonts w:ascii="Arial" w:hAnsi="Arial" w:cs="Arial"/>
                    <w:color w:val="000000"/>
                  </w:rPr>
                </w:rPrChange>
              </w:rPr>
            </w:pPr>
            <w:ins w:id="651" w:author="Stephen Wandro" w:date="2021-04-29T16:00:00Z">
              <w:r w:rsidRPr="00EC422B">
                <w:rPr>
                  <w:rFonts w:ascii="Arial" w:hAnsi="Arial" w:cs="Arial"/>
                  <w:color w:val="000000"/>
                  <w:sz w:val="16"/>
                  <w:szCs w:val="16"/>
                  <w:rPrChange w:id="652"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653"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6B041A92" w14:textId="77777777" w:rsidR="00EC422B" w:rsidRPr="00EC422B" w:rsidRDefault="00EC422B" w:rsidP="00EC422B">
            <w:pPr>
              <w:rPr>
                <w:ins w:id="654" w:author="Stephen Wandro" w:date="2021-04-29T16:00:00Z"/>
                <w:rFonts w:ascii="Arial" w:hAnsi="Arial" w:cs="Arial"/>
                <w:color w:val="000000"/>
                <w:sz w:val="16"/>
                <w:szCs w:val="16"/>
                <w:rPrChange w:id="655" w:author="Stephen Wandro" w:date="2021-04-29T16:00:00Z">
                  <w:rPr>
                    <w:ins w:id="656" w:author="Stephen Wandro" w:date="2021-04-29T16:00:00Z"/>
                    <w:rFonts w:ascii="Arial" w:hAnsi="Arial" w:cs="Arial"/>
                    <w:color w:val="000000"/>
                  </w:rPr>
                </w:rPrChange>
              </w:rPr>
            </w:pPr>
            <w:ins w:id="657" w:author="Stephen Wandro" w:date="2021-04-29T16:00:00Z">
              <w:r w:rsidRPr="00EC422B">
                <w:rPr>
                  <w:rFonts w:ascii="Arial" w:hAnsi="Arial" w:cs="Arial"/>
                  <w:bCs/>
                  <w:color w:val="000000"/>
                  <w:sz w:val="16"/>
                  <w:szCs w:val="16"/>
                  <w:rPrChange w:id="658" w:author="Stephen Wandro" w:date="2021-04-29T16:00:00Z">
                    <w:rPr>
                      <w:rFonts w:ascii="Arial" w:hAnsi="Arial" w:cs="Arial"/>
                      <w:bCs/>
                      <w:color w:val="000000"/>
                    </w:rPr>
                  </w:rPrChange>
                </w:rPr>
                <w:t>ERP006678</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659"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77C4203" w14:textId="77777777" w:rsidR="00EC422B" w:rsidRPr="00EC422B" w:rsidRDefault="00EC422B" w:rsidP="00EC422B">
            <w:pPr>
              <w:rPr>
                <w:ins w:id="660" w:author="Stephen Wandro" w:date="2021-04-29T16:00:00Z"/>
                <w:rFonts w:ascii="Arial" w:hAnsi="Arial" w:cs="Arial"/>
                <w:color w:val="000000"/>
                <w:sz w:val="16"/>
                <w:szCs w:val="16"/>
                <w:rPrChange w:id="661" w:author="Stephen Wandro" w:date="2021-04-29T16:00:00Z">
                  <w:rPr>
                    <w:ins w:id="662" w:author="Stephen Wandro" w:date="2021-04-29T16:00:00Z"/>
                    <w:rFonts w:ascii="Arial" w:hAnsi="Arial" w:cs="Arial"/>
                    <w:color w:val="000000"/>
                  </w:rPr>
                </w:rPrChange>
              </w:rPr>
            </w:pPr>
            <w:ins w:id="663" w:author="Stephen Wandro" w:date="2021-04-29T16:00:00Z">
              <w:r w:rsidRPr="00EC422B">
                <w:rPr>
                  <w:rFonts w:ascii="Arial" w:hAnsi="Arial" w:cs="Arial"/>
                  <w:color w:val="000000"/>
                  <w:sz w:val="16"/>
                  <w:szCs w:val="16"/>
                  <w:rPrChange w:id="664" w:author="Stephen Wandro" w:date="2021-04-29T16:00:00Z">
                    <w:rPr>
                      <w:rFonts w:ascii="Arial" w:hAnsi="Arial" w:cs="Arial"/>
                      <w:color w:val="000000"/>
                    </w:rPr>
                  </w:rPrChange>
                </w:rPr>
                <w:t>Gut and Oral Microbiome Dysbiosis in Rheumatoid Arthritis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65"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4FD2105" w14:textId="77777777" w:rsidR="00EC422B" w:rsidRPr="00EC422B" w:rsidRDefault="00EC422B" w:rsidP="00EC422B">
            <w:pPr>
              <w:rPr>
                <w:ins w:id="666" w:author="Stephen Wandro" w:date="2021-04-29T16:00:00Z"/>
                <w:rFonts w:ascii="Arial" w:hAnsi="Arial" w:cs="Arial"/>
                <w:color w:val="000000"/>
                <w:sz w:val="16"/>
                <w:szCs w:val="16"/>
                <w:rPrChange w:id="667" w:author="Stephen Wandro" w:date="2021-04-29T16:00:00Z">
                  <w:rPr>
                    <w:ins w:id="668" w:author="Stephen Wandro" w:date="2021-04-29T16:00:00Z"/>
                    <w:rFonts w:ascii="Arial" w:hAnsi="Arial" w:cs="Arial"/>
                    <w:color w:val="000000"/>
                  </w:rPr>
                </w:rPrChange>
              </w:rPr>
            </w:pPr>
            <w:ins w:id="669" w:author="Stephen Wandro" w:date="2021-04-29T16:00:00Z">
              <w:r w:rsidRPr="00EC422B">
                <w:rPr>
                  <w:rFonts w:ascii="Arial" w:hAnsi="Arial" w:cs="Arial"/>
                  <w:color w:val="000000"/>
                  <w:sz w:val="16"/>
                  <w:szCs w:val="16"/>
                  <w:rPrChange w:id="670" w:author="Stephen Wandro" w:date="2021-04-29T16:00:00Z">
                    <w:rPr>
                      <w:rFonts w:ascii="Arial" w:hAnsi="Arial" w:cs="Arial"/>
                      <w:color w:val="000000"/>
                    </w:rPr>
                  </w:rPrChange>
                </w:rPr>
                <w:t>Beijing China</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71"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4DE86B92" w14:textId="77777777" w:rsidR="00EC422B" w:rsidRPr="00EC422B" w:rsidRDefault="00EC422B" w:rsidP="00EC422B">
            <w:pPr>
              <w:rPr>
                <w:ins w:id="672" w:author="Stephen Wandro" w:date="2021-04-29T16:00:00Z"/>
                <w:rFonts w:ascii="Arial" w:hAnsi="Arial" w:cs="Arial"/>
                <w:color w:val="000000"/>
                <w:sz w:val="16"/>
                <w:szCs w:val="16"/>
                <w:rPrChange w:id="673" w:author="Stephen Wandro" w:date="2021-04-29T16:00:00Z">
                  <w:rPr>
                    <w:ins w:id="674" w:author="Stephen Wandro" w:date="2021-04-29T16:00:00Z"/>
                    <w:rFonts w:ascii="Arial" w:hAnsi="Arial" w:cs="Arial"/>
                    <w:color w:val="000000"/>
                  </w:rPr>
                </w:rPrChange>
              </w:rPr>
            </w:pPr>
            <w:ins w:id="675" w:author="Stephen Wandro" w:date="2021-04-29T16:00:00Z">
              <w:r w:rsidRPr="00EC422B">
                <w:rPr>
                  <w:rFonts w:ascii="Arial" w:hAnsi="Arial" w:cs="Arial"/>
                  <w:color w:val="000000"/>
                  <w:sz w:val="16"/>
                  <w:szCs w:val="16"/>
                  <w:rPrChange w:id="676" w:author="Stephen Wandro" w:date="2021-04-29T16:00:00Z">
                    <w:rPr>
                      <w:rFonts w:ascii="Arial" w:hAnsi="Arial" w:cs="Arial"/>
                      <w:color w:val="000000"/>
                    </w:rPr>
                  </w:rPrChange>
                </w:rPr>
                <w:t>human fecal</w:t>
              </w:r>
            </w:ins>
          </w:p>
        </w:tc>
      </w:tr>
      <w:tr w:rsidR="00EC422B" w:rsidRPr="00EC422B" w14:paraId="284CFA68" w14:textId="77777777" w:rsidTr="00EC422B">
        <w:trPr>
          <w:trHeight w:val="739"/>
          <w:ins w:id="677" w:author="Stephen Wandro" w:date="2021-04-29T16:00:00Z"/>
          <w:trPrChange w:id="678" w:author="Stephen Wandro" w:date="2021-04-29T16:01:00Z">
            <w:trPr>
              <w:trHeight w:val="739"/>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679"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7DD07A6" w14:textId="77777777" w:rsidR="00EC422B" w:rsidRPr="00EC422B" w:rsidRDefault="00EC422B" w:rsidP="00EC422B">
            <w:pPr>
              <w:rPr>
                <w:ins w:id="680" w:author="Stephen Wandro" w:date="2021-04-29T16:00:00Z"/>
                <w:rFonts w:ascii="Arial" w:hAnsi="Arial" w:cs="Arial"/>
                <w:color w:val="000000"/>
                <w:sz w:val="16"/>
                <w:szCs w:val="16"/>
                <w:rPrChange w:id="681" w:author="Stephen Wandro" w:date="2021-04-29T16:00:00Z">
                  <w:rPr>
                    <w:ins w:id="682" w:author="Stephen Wandro" w:date="2021-04-29T16:00:00Z"/>
                    <w:rFonts w:ascii="Arial" w:hAnsi="Arial" w:cs="Arial"/>
                    <w:color w:val="000000"/>
                  </w:rPr>
                </w:rPrChange>
              </w:rPr>
            </w:pPr>
            <w:ins w:id="683" w:author="Stephen Wandro" w:date="2021-04-29T16:00:00Z">
              <w:r w:rsidRPr="00EC422B">
                <w:rPr>
                  <w:rFonts w:ascii="Arial" w:hAnsi="Arial" w:cs="Arial"/>
                  <w:color w:val="000000"/>
                  <w:sz w:val="16"/>
                  <w:szCs w:val="16"/>
                  <w:rPrChange w:id="684"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85"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57B484B" w14:textId="77777777" w:rsidR="00EC422B" w:rsidRPr="00EC422B" w:rsidRDefault="00EC422B" w:rsidP="00EC422B">
            <w:pPr>
              <w:rPr>
                <w:ins w:id="686" w:author="Stephen Wandro" w:date="2021-04-29T16:00:00Z"/>
                <w:rFonts w:ascii="Arial" w:hAnsi="Arial" w:cs="Arial"/>
                <w:color w:val="000000"/>
                <w:sz w:val="16"/>
                <w:szCs w:val="16"/>
                <w:rPrChange w:id="687" w:author="Stephen Wandro" w:date="2021-04-29T16:00:00Z">
                  <w:rPr>
                    <w:ins w:id="688" w:author="Stephen Wandro" w:date="2021-04-29T16:00:00Z"/>
                    <w:rFonts w:ascii="Arial" w:hAnsi="Arial" w:cs="Arial"/>
                    <w:color w:val="000000"/>
                  </w:rPr>
                </w:rPrChange>
              </w:rPr>
            </w:pPr>
            <w:ins w:id="689" w:author="Stephen Wandro" w:date="2021-04-29T16:00:00Z">
              <w:r w:rsidRPr="00EC422B">
                <w:rPr>
                  <w:rFonts w:ascii="Arial" w:hAnsi="Arial" w:cs="Arial"/>
                  <w:color w:val="000000"/>
                  <w:sz w:val="16"/>
                  <w:szCs w:val="16"/>
                  <w:rPrChange w:id="690" w:author="Stephen Wandro" w:date="2021-04-29T16:00:00Z">
                    <w:rPr>
                      <w:rFonts w:ascii="Arial" w:hAnsi="Arial" w:cs="Arial"/>
                      <w:color w:val="000000"/>
                    </w:rPr>
                  </w:rPrChange>
                </w:rPr>
                <w:t>SRP071229</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91"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559128AE" w14:textId="77777777" w:rsidR="00EC422B" w:rsidRPr="00EC422B" w:rsidRDefault="00EC422B" w:rsidP="00EC422B">
            <w:pPr>
              <w:rPr>
                <w:ins w:id="692" w:author="Stephen Wandro" w:date="2021-04-29T16:00:00Z"/>
                <w:rFonts w:ascii="Arial" w:hAnsi="Arial" w:cs="Arial"/>
                <w:color w:val="000000"/>
                <w:sz w:val="16"/>
                <w:szCs w:val="16"/>
                <w:rPrChange w:id="693" w:author="Stephen Wandro" w:date="2021-04-29T16:00:00Z">
                  <w:rPr>
                    <w:ins w:id="694" w:author="Stephen Wandro" w:date="2021-04-29T16:00:00Z"/>
                    <w:rFonts w:ascii="Arial" w:hAnsi="Arial" w:cs="Arial"/>
                    <w:color w:val="000000"/>
                  </w:rPr>
                </w:rPrChange>
              </w:rPr>
            </w:pPr>
            <w:ins w:id="695" w:author="Stephen Wandro" w:date="2021-04-29T16:00:00Z">
              <w:r w:rsidRPr="00EC422B">
                <w:rPr>
                  <w:rFonts w:ascii="Arial" w:hAnsi="Arial" w:cs="Arial"/>
                  <w:sz w:val="16"/>
                  <w:szCs w:val="16"/>
                  <w:rPrChange w:id="696" w:author="Stephen Wandro" w:date="2021-04-29T16:00:00Z">
                    <w:rPr>
                      <w:rFonts w:ascii="Arial" w:hAnsi="Arial" w:cs="Arial"/>
                    </w:rPr>
                  </w:rPrChange>
                </w:rPr>
                <w:t>Gymnogyps californianus microbiome raw sequence reads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97"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CD28755" w14:textId="77777777" w:rsidR="00EC422B" w:rsidRPr="00EC422B" w:rsidRDefault="00EC422B" w:rsidP="00EC422B">
            <w:pPr>
              <w:rPr>
                <w:ins w:id="698" w:author="Stephen Wandro" w:date="2021-04-29T16:00:00Z"/>
                <w:rFonts w:ascii="Arial" w:hAnsi="Arial" w:cs="Arial"/>
                <w:color w:val="000000"/>
                <w:sz w:val="16"/>
                <w:szCs w:val="16"/>
                <w:rPrChange w:id="699" w:author="Stephen Wandro" w:date="2021-04-29T16:00:00Z">
                  <w:rPr>
                    <w:ins w:id="700" w:author="Stephen Wandro" w:date="2021-04-29T16:00:00Z"/>
                    <w:rFonts w:ascii="Arial" w:hAnsi="Arial" w:cs="Arial"/>
                    <w:color w:val="000000"/>
                  </w:rPr>
                </w:rPrChange>
              </w:rPr>
            </w:pPr>
            <w:ins w:id="701" w:author="Stephen Wandro" w:date="2021-04-29T16:00:00Z">
              <w:r w:rsidRPr="00EC422B">
                <w:rPr>
                  <w:rFonts w:ascii="Arial" w:hAnsi="Arial" w:cs="Arial"/>
                  <w:sz w:val="16"/>
                  <w:szCs w:val="16"/>
                  <w:rPrChange w:id="702" w:author="Stephen Wandro" w:date="2021-04-29T16:00:00Z">
                    <w:rPr>
                      <w:rFonts w:ascii="Arial" w:hAnsi="Arial" w:cs="Arial"/>
                    </w:rPr>
                  </w:rPrChange>
                </w:rPr>
                <w:t>Los Alamos National Laboratory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03"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39EA5D6" w14:textId="77777777" w:rsidR="00EC422B" w:rsidRPr="00EC422B" w:rsidRDefault="00EC422B" w:rsidP="00EC422B">
            <w:pPr>
              <w:rPr>
                <w:ins w:id="704" w:author="Stephen Wandro" w:date="2021-04-29T16:00:00Z"/>
                <w:rFonts w:ascii="Arial" w:hAnsi="Arial" w:cs="Arial"/>
                <w:color w:val="000000"/>
                <w:sz w:val="16"/>
                <w:szCs w:val="16"/>
                <w:rPrChange w:id="705" w:author="Stephen Wandro" w:date="2021-04-29T16:00:00Z">
                  <w:rPr>
                    <w:ins w:id="706" w:author="Stephen Wandro" w:date="2021-04-29T16:00:00Z"/>
                    <w:rFonts w:ascii="Arial" w:hAnsi="Arial" w:cs="Arial"/>
                    <w:color w:val="000000"/>
                  </w:rPr>
                </w:rPrChange>
              </w:rPr>
            </w:pPr>
            <w:ins w:id="707" w:author="Stephen Wandro" w:date="2021-04-29T16:00:00Z">
              <w:r w:rsidRPr="00EC422B">
                <w:rPr>
                  <w:rFonts w:ascii="Arial" w:hAnsi="Arial" w:cs="Arial"/>
                  <w:sz w:val="16"/>
                  <w:szCs w:val="16"/>
                  <w:rPrChange w:id="708" w:author="Stephen Wandro" w:date="2021-04-29T16:00:00Z">
                    <w:rPr>
                      <w:rFonts w:ascii="Arial" w:hAnsi="Arial" w:cs="Arial"/>
                    </w:rPr>
                  </w:rPrChange>
                </w:rPr>
                <w:t>California condor fecal</w:t>
              </w:r>
            </w:ins>
          </w:p>
        </w:tc>
      </w:tr>
      <w:tr w:rsidR="00EC422B" w:rsidRPr="00EC422B" w14:paraId="069FA32E" w14:textId="77777777" w:rsidTr="00EC422B">
        <w:trPr>
          <w:trHeight w:val="435"/>
          <w:ins w:id="709" w:author="Stephen Wandro" w:date="2021-04-29T16:00:00Z"/>
          <w:trPrChange w:id="710"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711"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C2F1E68" w14:textId="77777777" w:rsidR="00EC422B" w:rsidRPr="00EC422B" w:rsidRDefault="00EC422B" w:rsidP="00EC422B">
            <w:pPr>
              <w:rPr>
                <w:ins w:id="712" w:author="Stephen Wandro" w:date="2021-04-29T16:00:00Z"/>
                <w:rFonts w:ascii="Arial" w:hAnsi="Arial" w:cs="Arial"/>
                <w:color w:val="000000"/>
                <w:sz w:val="16"/>
                <w:szCs w:val="16"/>
                <w:rPrChange w:id="713" w:author="Stephen Wandro" w:date="2021-04-29T16:00:00Z">
                  <w:rPr>
                    <w:ins w:id="714" w:author="Stephen Wandro" w:date="2021-04-29T16:00:00Z"/>
                    <w:rFonts w:ascii="Arial" w:hAnsi="Arial" w:cs="Arial"/>
                    <w:color w:val="000000"/>
                  </w:rPr>
                </w:rPrChange>
              </w:rPr>
            </w:pPr>
            <w:ins w:id="715" w:author="Stephen Wandro" w:date="2021-04-29T16:00:00Z">
              <w:r w:rsidRPr="00EC422B">
                <w:rPr>
                  <w:rFonts w:ascii="Arial" w:hAnsi="Arial" w:cs="Arial"/>
                  <w:color w:val="000000"/>
                  <w:sz w:val="16"/>
                  <w:szCs w:val="16"/>
                  <w:rPrChange w:id="716"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17"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26AE3F38" w14:textId="77777777" w:rsidR="00EC422B" w:rsidRPr="00EC422B" w:rsidRDefault="00EC422B" w:rsidP="00EC422B">
            <w:pPr>
              <w:rPr>
                <w:ins w:id="718" w:author="Stephen Wandro" w:date="2021-04-29T16:00:00Z"/>
                <w:rFonts w:ascii="Arial" w:hAnsi="Arial" w:cs="Arial"/>
                <w:color w:val="000000"/>
                <w:sz w:val="16"/>
                <w:szCs w:val="16"/>
                <w:rPrChange w:id="719" w:author="Stephen Wandro" w:date="2021-04-29T16:00:00Z">
                  <w:rPr>
                    <w:ins w:id="720" w:author="Stephen Wandro" w:date="2021-04-29T16:00:00Z"/>
                    <w:rFonts w:ascii="Arial" w:hAnsi="Arial" w:cs="Arial"/>
                    <w:color w:val="000000"/>
                  </w:rPr>
                </w:rPrChange>
              </w:rPr>
            </w:pPr>
            <w:ins w:id="721" w:author="Stephen Wandro" w:date="2021-04-29T16:00:00Z">
              <w:r w:rsidRPr="00EC422B">
                <w:rPr>
                  <w:rFonts w:ascii="Arial" w:hAnsi="Arial" w:cs="Arial"/>
                  <w:bCs/>
                  <w:color w:val="000000"/>
                  <w:sz w:val="16"/>
                  <w:szCs w:val="16"/>
                  <w:rPrChange w:id="722" w:author="Stephen Wandro" w:date="2021-04-29T16:00:00Z">
                    <w:rPr>
                      <w:rFonts w:ascii="Arial" w:hAnsi="Arial" w:cs="Arial"/>
                      <w:bCs/>
                      <w:color w:val="000000"/>
                    </w:rPr>
                  </w:rPrChange>
                </w:rPr>
                <w:t>ERP006046</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23"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05BC0D1B" w14:textId="77777777" w:rsidR="00EC422B" w:rsidRPr="00EC422B" w:rsidRDefault="00EC422B" w:rsidP="00EC422B">
            <w:pPr>
              <w:rPr>
                <w:ins w:id="724" w:author="Stephen Wandro" w:date="2021-04-29T16:00:00Z"/>
                <w:rFonts w:ascii="Arial" w:hAnsi="Arial" w:cs="Arial"/>
                <w:color w:val="000000"/>
                <w:sz w:val="16"/>
                <w:szCs w:val="16"/>
                <w:rPrChange w:id="725" w:author="Stephen Wandro" w:date="2021-04-29T16:00:00Z">
                  <w:rPr>
                    <w:ins w:id="726" w:author="Stephen Wandro" w:date="2021-04-29T16:00:00Z"/>
                    <w:rFonts w:ascii="Arial" w:hAnsi="Arial" w:cs="Arial"/>
                    <w:color w:val="000000"/>
                  </w:rPr>
                </w:rPrChange>
              </w:rPr>
            </w:pPr>
            <w:ins w:id="727" w:author="Stephen Wandro" w:date="2021-04-29T16:00:00Z">
              <w:r w:rsidRPr="00EC422B">
                <w:rPr>
                  <w:rFonts w:ascii="Arial" w:hAnsi="Arial" w:cs="Arial"/>
                  <w:color w:val="000000"/>
                  <w:sz w:val="16"/>
                  <w:szCs w:val="16"/>
                  <w:rPrChange w:id="728" w:author="Stephen Wandro" w:date="2021-04-29T16:00:00Z">
                    <w:rPr>
                      <w:rFonts w:ascii="Arial" w:hAnsi="Arial" w:cs="Arial"/>
                      <w:color w:val="000000"/>
                    </w:rPr>
                  </w:rPrChange>
                </w:rPr>
                <w:t>Virus_Discovery_for_Vietnam_Initiative_on_Zoonotic_Infections__VIZIONS_</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29"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A4F7C68" w14:textId="77777777" w:rsidR="00EC422B" w:rsidRPr="00EC422B" w:rsidRDefault="00EC422B" w:rsidP="00EC422B">
            <w:pPr>
              <w:rPr>
                <w:ins w:id="730" w:author="Stephen Wandro" w:date="2021-04-29T16:00:00Z"/>
                <w:rFonts w:ascii="Arial" w:hAnsi="Arial" w:cs="Arial"/>
                <w:color w:val="000000"/>
                <w:sz w:val="16"/>
                <w:szCs w:val="16"/>
                <w:rPrChange w:id="731" w:author="Stephen Wandro" w:date="2021-04-29T16:00:00Z">
                  <w:rPr>
                    <w:ins w:id="732" w:author="Stephen Wandro" w:date="2021-04-29T16:00:00Z"/>
                    <w:rFonts w:ascii="Arial" w:hAnsi="Arial" w:cs="Arial"/>
                    <w:color w:val="000000"/>
                  </w:rPr>
                </w:rPrChange>
              </w:rPr>
            </w:pPr>
            <w:ins w:id="733" w:author="Stephen Wandro" w:date="2021-04-29T16:00:00Z">
              <w:r w:rsidRPr="00EC422B">
                <w:rPr>
                  <w:rFonts w:ascii="Arial" w:hAnsi="Arial" w:cs="Arial"/>
                  <w:color w:val="000000"/>
                  <w:sz w:val="16"/>
                  <w:szCs w:val="16"/>
                  <w:rPrChange w:id="734" w:author="Stephen Wandro" w:date="2021-04-29T16:00:00Z">
                    <w:rPr>
                      <w:rFonts w:ascii="Arial" w:hAnsi="Arial" w:cs="Arial"/>
                      <w:color w:val="000000"/>
                    </w:rPr>
                  </w:rPrChange>
                </w:rPr>
                <w:t>Vietnam</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35"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6647313" w14:textId="77777777" w:rsidR="00EC422B" w:rsidRPr="00EC422B" w:rsidRDefault="00EC422B" w:rsidP="00EC422B">
            <w:pPr>
              <w:rPr>
                <w:ins w:id="736" w:author="Stephen Wandro" w:date="2021-04-29T16:00:00Z"/>
                <w:rFonts w:ascii="Arial" w:hAnsi="Arial" w:cs="Arial"/>
                <w:color w:val="000000"/>
                <w:sz w:val="16"/>
                <w:szCs w:val="16"/>
                <w:rPrChange w:id="737" w:author="Stephen Wandro" w:date="2021-04-29T16:00:00Z">
                  <w:rPr>
                    <w:ins w:id="738" w:author="Stephen Wandro" w:date="2021-04-29T16:00:00Z"/>
                    <w:rFonts w:ascii="Arial" w:hAnsi="Arial" w:cs="Arial"/>
                    <w:color w:val="000000"/>
                  </w:rPr>
                </w:rPrChange>
              </w:rPr>
            </w:pPr>
            <w:ins w:id="739" w:author="Stephen Wandro" w:date="2021-04-29T16:00:00Z">
              <w:r w:rsidRPr="00EC422B">
                <w:rPr>
                  <w:rFonts w:ascii="Arial" w:hAnsi="Arial" w:cs="Arial"/>
                  <w:color w:val="000000"/>
                  <w:sz w:val="16"/>
                  <w:szCs w:val="16"/>
                  <w:rPrChange w:id="740" w:author="Stephen Wandro" w:date="2021-04-29T16:00:00Z">
                    <w:rPr>
                      <w:rFonts w:ascii="Arial" w:hAnsi="Arial" w:cs="Arial"/>
                      <w:color w:val="000000"/>
                    </w:rPr>
                  </w:rPrChange>
                </w:rPr>
                <w:t>viral metagenome</w:t>
              </w:r>
            </w:ins>
          </w:p>
        </w:tc>
      </w:tr>
      <w:tr w:rsidR="00EC422B" w:rsidRPr="00EC422B" w14:paraId="6BD96136" w14:textId="77777777" w:rsidTr="00EC422B">
        <w:trPr>
          <w:trHeight w:val="435"/>
          <w:ins w:id="741" w:author="Stephen Wandro" w:date="2021-04-29T16:00:00Z"/>
          <w:trPrChange w:id="742"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743"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543D82E" w14:textId="77777777" w:rsidR="00EC422B" w:rsidRPr="00EC422B" w:rsidRDefault="00EC422B" w:rsidP="00EC422B">
            <w:pPr>
              <w:rPr>
                <w:ins w:id="744" w:author="Stephen Wandro" w:date="2021-04-29T16:00:00Z"/>
                <w:rFonts w:ascii="Arial" w:hAnsi="Arial" w:cs="Arial"/>
                <w:color w:val="000000"/>
                <w:sz w:val="16"/>
                <w:szCs w:val="16"/>
                <w:rPrChange w:id="745" w:author="Stephen Wandro" w:date="2021-04-29T16:00:00Z">
                  <w:rPr>
                    <w:ins w:id="746" w:author="Stephen Wandro" w:date="2021-04-29T16:00:00Z"/>
                    <w:rFonts w:ascii="Arial" w:hAnsi="Arial" w:cs="Arial"/>
                    <w:color w:val="000000"/>
                  </w:rPr>
                </w:rPrChange>
              </w:rPr>
            </w:pPr>
            <w:ins w:id="747" w:author="Stephen Wandro" w:date="2021-04-29T16:00:00Z">
              <w:r w:rsidRPr="00EC422B">
                <w:rPr>
                  <w:rFonts w:ascii="Arial" w:hAnsi="Arial" w:cs="Arial"/>
                  <w:color w:val="000000"/>
                  <w:sz w:val="16"/>
                  <w:szCs w:val="16"/>
                  <w:rPrChange w:id="748"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749"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06C92698" w14:textId="77777777" w:rsidR="00EC422B" w:rsidRPr="00EC422B" w:rsidRDefault="00EC422B" w:rsidP="00EC422B">
            <w:pPr>
              <w:rPr>
                <w:ins w:id="750" w:author="Stephen Wandro" w:date="2021-04-29T16:00:00Z"/>
                <w:rFonts w:ascii="Arial" w:hAnsi="Arial" w:cs="Arial"/>
                <w:color w:val="000000"/>
                <w:sz w:val="16"/>
                <w:szCs w:val="16"/>
                <w:rPrChange w:id="751" w:author="Stephen Wandro" w:date="2021-04-29T16:00:00Z">
                  <w:rPr>
                    <w:ins w:id="752" w:author="Stephen Wandro" w:date="2021-04-29T16:00:00Z"/>
                    <w:rFonts w:ascii="Arial" w:hAnsi="Arial" w:cs="Arial"/>
                    <w:color w:val="000000"/>
                  </w:rPr>
                </w:rPrChange>
              </w:rPr>
            </w:pPr>
            <w:ins w:id="753" w:author="Stephen Wandro" w:date="2021-04-29T16:00:00Z">
              <w:r w:rsidRPr="00EC422B">
                <w:rPr>
                  <w:rFonts w:ascii="Arial" w:hAnsi="Arial" w:cs="Arial"/>
                  <w:color w:val="000000"/>
                  <w:sz w:val="16"/>
                  <w:szCs w:val="16"/>
                  <w:rPrChange w:id="754" w:author="Stephen Wandro" w:date="2021-04-29T16:00:00Z">
                    <w:rPr>
                      <w:rFonts w:ascii="Arial" w:hAnsi="Arial" w:cs="Arial"/>
                      <w:color w:val="000000"/>
                    </w:rPr>
                  </w:rPrChange>
                </w:rPr>
                <w:t>ERP001956</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755"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6DDA4C70" w14:textId="77777777" w:rsidR="00EC422B" w:rsidRPr="00EC422B" w:rsidRDefault="00EC422B" w:rsidP="00EC422B">
            <w:pPr>
              <w:rPr>
                <w:ins w:id="756" w:author="Stephen Wandro" w:date="2021-04-29T16:00:00Z"/>
                <w:rFonts w:ascii="Arial" w:hAnsi="Arial" w:cs="Arial"/>
                <w:color w:val="000000"/>
                <w:sz w:val="16"/>
                <w:szCs w:val="16"/>
                <w:rPrChange w:id="757" w:author="Stephen Wandro" w:date="2021-04-29T16:00:00Z">
                  <w:rPr>
                    <w:ins w:id="758" w:author="Stephen Wandro" w:date="2021-04-29T16:00:00Z"/>
                    <w:rFonts w:ascii="Arial" w:hAnsi="Arial" w:cs="Arial"/>
                    <w:color w:val="000000"/>
                  </w:rPr>
                </w:rPrChange>
              </w:rPr>
            </w:pPr>
            <w:ins w:id="759" w:author="Stephen Wandro" w:date="2021-04-29T16:00:00Z">
              <w:r w:rsidRPr="00EC422B">
                <w:rPr>
                  <w:rFonts w:ascii="Arial" w:hAnsi="Arial" w:cs="Arial"/>
                  <w:sz w:val="16"/>
                  <w:szCs w:val="16"/>
                  <w:rPrChange w:id="760" w:author="Stephen Wandro" w:date="2021-04-29T16:00:00Z">
                    <w:rPr>
                      <w:rFonts w:ascii="Arial" w:hAnsi="Arial" w:cs="Arial"/>
                    </w:rPr>
                  </w:rPrChange>
                </w:rPr>
                <w:t>Diagnostic Metagenomics: A Culture-Independent Approach to the Investigation of Bacterial Infections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61"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6AB35FDE" w14:textId="77777777" w:rsidR="00EC422B" w:rsidRPr="00EC422B" w:rsidRDefault="00EC422B" w:rsidP="00EC422B">
            <w:pPr>
              <w:rPr>
                <w:ins w:id="762" w:author="Stephen Wandro" w:date="2021-04-29T16:00:00Z"/>
                <w:rFonts w:ascii="Arial" w:hAnsi="Arial" w:cs="Arial"/>
                <w:color w:val="000000"/>
                <w:sz w:val="16"/>
                <w:szCs w:val="16"/>
                <w:rPrChange w:id="763" w:author="Stephen Wandro" w:date="2021-04-29T16:00:00Z">
                  <w:rPr>
                    <w:ins w:id="764" w:author="Stephen Wandro" w:date="2021-04-29T16:00:00Z"/>
                    <w:rFonts w:ascii="Arial" w:hAnsi="Arial" w:cs="Arial"/>
                    <w:color w:val="000000"/>
                  </w:rPr>
                </w:rPrChange>
              </w:rPr>
            </w:pPr>
            <w:ins w:id="765" w:author="Stephen Wandro" w:date="2021-04-29T16:00:00Z">
              <w:r w:rsidRPr="00EC422B">
                <w:rPr>
                  <w:rFonts w:ascii="Arial" w:hAnsi="Arial" w:cs="Arial"/>
                  <w:sz w:val="16"/>
                  <w:szCs w:val="16"/>
                  <w:rPrChange w:id="766" w:author="Stephen Wandro" w:date="2021-04-29T16:00:00Z">
                    <w:rPr>
                      <w:rFonts w:ascii="Arial" w:hAnsi="Arial" w:cs="Arial"/>
                    </w:rPr>
                  </w:rPrChange>
                </w:rPr>
                <w:t>Germany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67"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E71B929" w14:textId="77777777" w:rsidR="00EC422B" w:rsidRPr="00EC422B" w:rsidRDefault="00EC422B" w:rsidP="00EC422B">
            <w:pPr>
              <w:rPr>
                <w:ins w:id="768" w:author="Stephen Wandro" w:date="2021-04-29T16:00:00Z"/>
                <w:rFonts w:ascii="Arial" w:hAnsi="Arial" w:cs="Arial"/>
                <w:color w:val="000000"/>
                <w:sz w:val="16"/>
                <w:szCs w:val="16"/>
                <w:rPrChange w:id="769" w:author="Stephen Wandro" w:date="2021-04-29T16:00:00Z">
                  <w:rPr>
                    <w:ins w:id="770" w:author="Stephen Wandro" w:date="2021-04-29T16:00:00Z"/>
                    <w:rFonts w:ascii="Arial" w:hAnsi="Arial" w:cs="Arial"/>
                    <w:color w:val="000000"/>
                  </w:rPr>
                </w:rPrChange>
              </w:rPr>
            </w:pPr>
            <w:ins w:id="771" w:author="Stephen Wandro" w:date="2021-04-29T16:00:00Z">
              <w:r w:rsidRPr="00EC422B">
                <w:rPr>
                  <w:rFonts w:ascii="Arial" w:hAnsi="Arial" w:cs="Arial"/>
                  <w:sz w:val="16"/>
                  <w:szCs w:val="16"/>
                  <w:rPrChange w:id="772" w:author="Stephen Wandro" w:date="2021-04-29T16:00:00Z">
                    <w:rPr>
                      <w:rFonts w:ascii="Arial" w:hAnsi="Arial" w:cs="Arial"/>
                    </w:rPr>
                  </w:rPrChange>
                </w:rPr>
                <w:t>human fecal</w:t>
              </w:r>
            </w:ins>
          </w:p>
        </w:tc>
      </w:tr>
      <w:tr w:rsidR="00EC422B" w:rsidRPr="00EC422B" w14:paraId="4C5ED08B" w14:textId="77777777" w:rsidTr="00EC422B">
        <w:trPr>
          <w:trHeight w:val="435"/>
          <w:ins w:id="773" w:author="Stephen Wandro" w:date="2021-04-29T16:00:00Z"/>
          <w:trPrChange w:id="774"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775"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0D73569F" w14:textId="77777777" w:rsidR="00EC422B" w:rsidRPr="00EC422B" w:rsidRDefault="00EC422B" w:rsidP="00EC422B">
            <w:pPr>
              <w:rPr>
                <w:ins w:id="776" w:author="Stephen Wandro" w:date="2021-04-29T16:00:00Z"/>
                <w:rFonts w:ascii="Arial" w:hAnsi="Arial" w:cs="Arial"/>
                <w:color w:val="000000"/>
                <w:sz w:val="16"/>
                <w:szCs w:val="16"/>
                <w:rPrChange w:id="777" w:author="Stephen Wandro" w:date="2021-04-29T16:00:00Z">
                  <w:rPr>
                    <w:ins w:id="778" w:author="Stephen Wandro" w:date="2021-04-29T16:00:00Z"/>
                    <w:rFonts w:ascii="Arial" w:hAnsi="Arial" w:cs="Arial"/>
                    <w:color w:val="000000"/>
                  </w:rPr>
                </w:rPrChange>
              </w:rPr>
            </w:pPr>
            <w:ins w:id="779" w:author="Stephen Wandro" w:date="2021-04-29T16:00:00Z">
              <w:r w:rsidRPr="00EC422B">
                <w:rPr>
                  <w:rFonts w:ascii="Arial" w:hAnsi="Arial" w:cs="Arial"/>
                  <w:color w:val="000000"/>
                  <w:sz w:val="16"/>
                  <w:szCs w:val="16"/>
                  <w:rPrChange w:id="780"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81"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CCECAEF" w14:textId="77777777" w:rsidR="00EC422B" w:rsidRPr="00EC422B" w:rsidRDefault="00EC422B" w:rsidP="00EC422B">
            <w:pPr>
              <w:rPr>
                <w:ins w:id="782" w:author="Stephen Wandro" w:date="2021-04-29T16:00:00Z"/>
                <w:rFonts w:ascii="Arial" w:hAnsi="Arial" w:cs="Arial"/>
                <w:color w:val="000000"/>
                <w:sz w:val="16"/>
                <w:szCs w:val="16"/>
                <w:rPrChange w:id="783" w:author="Stephen Wandro" w:date="2021-04-29T16:00:00Z">
                  <w:rPr>
                    <w:ins w:id="784" w:author="Stephen Wandro" w:date="2021-04-29T16:00:00Z"/>
                    <w:rFonts w:ascii="Arial" w:hAnsi="Arial" w:cs="Arial"/>
                    <w:color w:val="000000"/>
                  </w:rPr>
                </w:rPrChange>
              </w:rPr>
            </w:pPr>
            <w:ins w:id="785" w:author="Stephen Wandro" w:date="2021-04-29T16:00:00Z">
              <w:r w:rsidRPr="00EC422B">
                <w:rPr>
                  <w:rFonts w:ascii="Arial" w:hAnsi="Arial" w:cs="Arial"/>
                  <w:bCs/>
                  <w:color w:val="000000"/>
                  <w:sz w:val="16"/>
                  <w:szCs w:val="16"/>
                  <w:rPrChange w:id="786" w:author="Stephen Wandro" w:date="2021-04-29T16:00:00Z">
                    <w:rPr>
                      <w:rFonts w:ascii="Arial" w:hAnsi="Arial" w:cs="Arial"/>
                      <w:bCs/>
                      <w:color w:val="000000"/>
                    </w:rPr>
                  </w:rPrChange>
                </w:rPr>
                <w:t>SRP051511</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87"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44BFD01" w14:textId="77777777" w:rsidR="00EC422B" w:rsidRPr="00EC422B" w:rsidRDefault="00EC422B" w:rsidP="00EC422B">
            <w:pPr>
              <w:rPr>
                <w:ins w:id="788" w:author="Stephen Wandro" w:date="2021-04-29T16:00:00Z"/>
                <w:rFonts w:ascii="Arial" w:hAnsi="Arial" w:cs="Arial"/>
                <w:color w:val="000000"/>
                <w:sz w:val="16"/>
                <w:szCs w:val="16"/>
                <w:rPrChange w:id="789" w:author="Stephen Wandro" w:date="2021-04-29T16:00:00Z">
                  <w:rPr>
                    <w:ins w:id="790" w:author="Stephen Wandro" w:date="2021-04-29T16:00:00Z"/>
                    <w:rFonts w:ascii="Arial" w:hAnsi="Arial" w:cs="Arial"/>
                    <w:color w:val="000000"/>
                  </w:rPr>
                </w:rPrChange>
              </w:rPr>
            </w:pPr>
            <w:ins w:id="791" w:author="Stephen Wandro" w:date="2021-04-29T16:00:00Z">
              <w:r w:rsidRPr="00EC422B">
                <w:rPr>
                  <w:rFonts w:ascii="Arial" w:hAnsi="Arial" w:cs="Arial"/>
                  <w:color w:val="000000"/>
                  <w:sz w:val="16"/>
                  <w:szCs w:val="16"/>
                  <w:rPrChange w:id="792" w:author="Stephen Wandro" w:date="2021-04-29T16:00:00Z">
                    <w:rPr>
                      <w:rFonts w:ascii="Arial" w:hAnsi="Arial" w:cs="Arial"/>
                      <w:color w:val="000000"/>
                    </w:rPr>
                  </w:rPrChange>
                </w:rPr>
                <w:t>New York City MTA subway samples Metagenome</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93"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3235E276" w14:textId="77777777" w:rsidR="00EC422B" w:rsidRPr="00EC422B" w:rsidRDefault="00EC422B" w:rsidP="00EC422B">
            <w:pPr>
              <w:rPr>
                <w:ins w:id="794" w:author="Stephen Wandro" w:date="2021-04-29T16:00:00Z"/>
                <w:rFonts w:ascii="Arial" w:hAnsi="Arial" w:cs="Arial"/>
                <w:color w:val="000000"/>
                <w:sz w:val="16"/>
                <w:szCs w:val="16"/>
                <w:rPrChange w:id="795" w:author="Stephen Wandro" w:date="2021-04-29T16:00:00Z">
                  <w:rPr>
                    <w:ins w:id="796" w:author="Stephen Wandro" w:date="2021-04-29T16:00:00Z"/>
                    <w:rFonts w:ascii="Arial" w:hAnsi="Arial" w:cs="Arial"/>
                    <w:color w:val="000000"/>
                  </w:rPr>
                </w:rPrChange>
              </w:rPr>
            </w:pPr>
            <w:ins w:id="797" w:author="Stephen Wandro" w:date="2021-04-29T16:00:00Z">
              <w:r w:rsidRPr="00EC422B">
                <w:rPr>
                  <w:rFonts w:ascii="Arial" w:hAnsi="Arial" w:cs="Arial"/>
                  <w:color w:val="000000"/>
                  <w:sz w:val="16"/>
                  <w:szCs w:val="16"/>
                  <w:rPrChange w:id="798" w:author="Stephen Wandro" w:date="2021-04-29T16:00:00Z">
                    <w:rPr>
                      <w:rFonts w:ascii="Arial" w:hAnsi="Arial" w:cs="Arial"/>
                      <w:color w:val="000000"/>
                    </w:rPr>
                  </w:rPrChange>
                </w:rPr>
                <w:t>New York City</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99"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583D8D33" w14:textId="77777777" w:rsidR="00EC422B" w:rsidRPr="00EC422B" w:rsidRDefault="00EC422B" w:rsidP="00EC422B">
            <w:pPr>
              <w:rPr>
                <w:ins w:id="800" w:author="Stephen Wandro" w:date="2021-04-29T16:00:00Z"/>
                <w:rFonts w:ascii="Arial" w:hAnsi="Arial" w:cs="Arial"/>
                <w:color w:val="000000"/>
                <w:sz w:val="16"/>
                <w:szCs w:val="16"/>
                <w:rPrChange w:id="801" w:author="Stephen Wandro" w:date="2021-04-29T16:00:00Z">
                  <w:rPr>
                    <w:ins w:id="802" w:author="Stephen Wandro" w:date="2021-04-29T16:00:00Z"/>
                    <w:rFonts w:ascii="Arial" w:hAnsi="Arial" w:cs="Arial"/>
                    <w:color w:val="000000"/>
                  </w:rPr>
                </w:rPrChange>
              </w:rPr>
            </w:pPr>
            <w:ins w:id="803" w:author="Stephen Wandro" w:date="2021-04-29T16:00:00Z">
              <w:r w:rsidRPr="00EC422B">
                <w:rPr>
                  <w:rFonts w:ascii="Arial" w:hAnsi="Arial" w:cs="Arial"/>
                  <w:color w:val="000000"/>
                  <w:sz w:val="16"/>
                  <w:szCs w:val="16"/>
                  <w:rPrChange w:id="804" w:author="Stephen Wandro" w:date="2021-04-29T16:00:00Z">
                    <w:rPr>
                      <w:rFonts w:ascii="Arial" w:hAnsi="Arial" w:cs="Arial"/>
                      <w:color w:val="000000"/>
                    </w:rPr>
                  </w:rPrChange>
                </w:rPr>
                <w:t>subway samples</w:t>
              </w:r>
            </w:ins>
          </w:p>
        </w:tc>
      </w:tr>
      <w:tr w:rsidR="00EC422B" w:rsidRPr="00EC422B" w14:paraId="506DD486" w14:textId="77777777" w:rsidTr="00EC422B">
        <w:trPr>
          <w:trHeight w:val="435"/>
          <w:ins w:id="805" w:author="Stephen Wandro" w:date="2021-04-29T16:00:00Z"/>
          <w:trPrChange w:id="806"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807"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6C73375D" w14:textId="77777777" w:rsidR="00EC422B" w:rsidRPr="00EC422B" w:rsidRDefault="00EC422B" w:rsidP="00EC422B">
            <w:pPr>
              <w:rPr>
                <w:ins w:id="808" w:author="Stephen Wandro" w:date="2021-04-29T16:00:00Z"/>
                <w:rFonts w:ascii="Arial" w:hAnsi="Arial" w:cs="Arial"/>
                <w:color w:val="000000"/>
                <w:sz w:val="16"/>
                <w:szCs w:val="16"/>
                <w:rPrChange w:id="809" w:author="Stephen Wandro" w:date="2021-04-29T16:00:00Z">
                  <w:rPr>
                    <w:ins w:id="810" w:author="Stephen Wandro" w:date="2021-04-29T16:00:00Z"/>
                    <w:rFonts w:ascii="Arial" w:hAnsi="Arial" w:cs="Arial"/>
                    <w:color w:val="000000"/>
                  </w:rPr>
                </w:rPrChange>
              </w:rPr>
            </w:pPr>
            <w:ins w:id="811" w:author="Stephen Wandro" w:date="2021-04-29T16:00:00Z">
              <w:r w:rsidRPr="00EC422B">
                <w:rPr>
                  <w:rFonts w:ascii="Arial" w:hAnsi="Arial" w:cs="Arial"/>
                  <w:color w:val="000000"/>
                  <w:sz w:val="16"/>
                  <w:szCs w:val="16"/>
                  <w:rPrChange w:id="812"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13"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1B1FE6F2" w14:textId="77777777" w:rsidR="00EC422B" w:rsidRPr="00EC422B" w:rsidRDefault="00EC422B" w:rsidP="00EC422B">
            <w:pPr>
              <w:rPr>
                <w:ins w:id="814" w:author="Stephen Wandro" w:date="2021-04-29T16:00:00Z"/>
                <w:rFonts w:ascii="Arial" w:hAnsi="Arial" w:cs="Arial"/>
                <w:color w:val="000000"/>
                <w:sz w:val="16"/>
                <w:szCs w:val="16"/>
                <w:rPrChange w:id="815" w:author="Stephen Wandro" w:date="2021-04-29T16:00:00Z">
                  <w:rPr>
                    <w:ins w:id="816" w:author="Stephen Wandro" w:date="2021-04-29T16:00:00Z"/>
                    <w:rFonts w:ascii="Arial" w:hAnsi="Arial" w:cs="Arial"/>
                    <w:color w:val="000000"/>
                  </w:rPr>
                </w:rPrChange>
              </w:rPr>
            </w:pPr>
            <w:ins w:id="817" w:author="Stephen Wandro" w:date="2021-04-29T16:00:00Z">
              <w:r w:rsidRPr="00EC422B">
                <w:rPr>
                  <w:rFonts w:ascii="Arial" w:hAnsi="Arial" w:cs="Arial"/>
                  <w:color w:val="000000"/>
                  <w:sz w:val="16"/>
                  <w:szCs w:val="16"/>
                  <w:rPrChange w:id="818" w:author="Stephen Wandro" w:date="2021-04-29T16:00:00Z">
                    <w:rPr>
                      <w:rFonts w:ascii="Arial" w:hAnsi="Arial" w:cs="Arial"/>
                      <w:color w:val="000000"/>
                    </w:rPr>
                  </w:rPrChange>
                </w:rPr>
                <w:t>ERP012929</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19"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1EB84A4" w14:textId="77777777" w:rsidR="00EC422B" w:rsidRPr="00EC422B" w:rsidRDefault="00EC422B" w:rsidP="00EC422B">
            <w:pPr>
              <w:rPr>
                <w:ins w:id="820" w:author="Stephen Wandro" w:date="2021-04-29T16:00:00Z"/>
                <w:rFonts w:ascii="Arial" w:hAnsi="Arial" w:cs="Arial"/>
                <w:color w:val="000000"/>
                <w:sz w:val="16"/>
                <w:szCs w:val="16"/>
                <w:rPrChange w:id="821" w:author="Stephen Wandro" w:date="2021-04-29T16:00:00Z">
                  <w:rPr>
                    <w:ins w:id="822" w:author="Stephen Wandro" w:date="2021-04-29T16:00:00Z"/>
                    <w:rFonts w:ascii="Arial" w:hAnsi="Arial" w:cs="Arial"/>
                    <w:color w:val="000000"/>
                  </w:rPr>
                </w:rPrChange>
              </w:rPr>
            </w:pPr>
            <w:ins w:id="823" w:author="Stephen Wandro" w:date="2021-04-29T16:00:00Z">
              <w:r w:rsidRPr="00EC422B">
                <w:rPr>
                  <w:rFonts w:ascii="Arial" w:hAnsi="Arial" w:cs="Arial"/>
                  <w:sz w:val="16"/>
                  <w:szCs w:val="16"/>
                  <w:rPrChange w:id="824" w:author="Stephen Wandro" w:date="2021-04-29T16:00:00Z">
                    <w:rPr>
                      <w:rFonts w:ascii="Arial" w:hAnsi="Arial" w:cs="Arial"/>
                    </w:rPr>
                  </w:rPrChange>
                </w:rPr>
                <w:t>Towards personalized nutrition by prediction of glycemic responses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25"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34C604B" w14:textId="77777777" w:rsidR="00EC422B" w:rsidRPr="00EC422B" w:rsidRDefault="00EC422B" w:rsidP="00EC422B">
            <w:pPr>
              <w:rPr>
                <w:ins w:id="826" w:author="Stephen Wandro" w:date="2021-04-29T16:00:00Z"/>
                <w:rFonts w:ascii="Arial" w:hAnsi="Arial" w:cs="Arial"/>
                <w:color w:val="000000"/>
                <w:sz w:val="16"/>
                <w:szCs w:val="16"/>
                <w:rPrChange w:id="827" w:author="Stephen Wandro" w:date="2021-04-29T16:00:00Z">
                  <w:rPr>
                    <w:ins w:id="828" w:author="Stephen Wandro" w:date="2021-04-29T16:00:00Z"/>
                    <w:rFonts w:ascii="Arial" w:hAnsi="Arial" w:cs="Arial"/>
                    <w:color w:val="000000"/>
                  </w:rPr>
                </w:rPrChange>
              </w:rPr>
            </w:pPr>
            <w:ins w:id="829" w:author="Stephen Wandro" w:date="2021-04-29T16:00:00Z">
              <w:r w:rsidRPr="00EC422B">
                <w:rPr>
                  <w:rFonts w:ascii="Arial" w:hAnsi="Arial" w:cs="Arial"/>
                  <w:sz w:val="16"/>
                  <w:szCs w:val="16"/>
                  <w:rPrChange w:id="830" w:author="Stephen Wandro" w:date="2021-04-29T16:00:00Z">
                    <w:rPr>
                      <w:rFonts w:ascii="Arial" w:hAnsi="Arial" w:cs="Arial"/>
                    </w:rPr>
                  </w:rPrChange>
                </w:rPr>
                <w:t>Israel</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31"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1416F97C" w14:textId="77777777" w:rsidR="00EC422B" w:rsidRPr="00EC422B" w:rsidRDefault="00EC422B" w:rsidP="00EC422B">
            <w:pPr>
              <w:rPr>
                <w:ins w:id="832" w:author="Stephen Wandro" w:date="2021-04-29T16:00:00Z"/>
                <w:rFonts w:ascii="Arial" w:hAnsi="Arial" w:cs="Arial"/>
                <w:color w:val="000000"/>
                <w:sz w:val="16"/>
                <w:szCs w:val="16"/>
                <w:rPrChange w:id="833" w:author="Stephen Wandro" w:date="2021-04-29T16:00:00Z">
                  <w:rPr>
                    <w:ins w:id="834" w:author="Stephen Wandro" w:date="2021-04-29T16:00:00Z"/>
                    <w:rFonts w:ascii="Arial" w:hAnsi="Arial" w:cs="Arial"/>
                    <w:color w:val="000000"/>
                  </w:rPr>
                </w:rPrChange>
              </w:rPr>
            </w:pPr>
            <w:ins w:id="835" w:author="Stephen Wandro" w:date="2021-04-29T16:00:00Z">
              <w:r w:rsidRPr="00EC422B">
                <w:rPr>
                  <w:rFonts w:ascii="Arial" w:hAnsi="Arial" w:cs="Arial"/>
                  <w:sz w:val="16"/>
                  <w:szCs w:val="16"/>
                  <w:rPrChange w:id="836" w:author="Stephen Wandro" w:date="2021-04-29T16:00:00Z">
                    <w:rPr>
                      <w:rFonts w:ascii="Arial" w:hAnsi="Arial" w:cs="Arial"/>
                    </w:rPr>
                  </w:rPrChange>
                </w:rPr>
                <w:t>human fecal</w:t>
              </w:r>
            </w:ins>
          </w:p>
        </w:tc>
      </w:tr>
      <w:tr w:rsidR="00EC422B" w:rsidRPr="00EC422B" w14:paraId="0907D9C1" w14:textId="77777777" w:rsidTr="00EC422B">
        <w:trPr>
          <w:trHeight w:val="435"/>
          <w:ins w:id="837" w:author="Stephen Wandro" w:date="2021-04-29T16:00:00Z"/>
          <w:trPrChange w:id="838"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839"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07F07A7" w14:textId="77777777" w:rsidR="00EC422B" w:rsidRPr="00EC422B" w:rsidRDefault="00EC422B" w:rsidP="00EC422B">
            <w:pPr>
              <w:rPr>
                <w:ins w:id="840" w:author="Stephen Wandro" w:date="2021-04-29T16:00:00Z"/>
                <w:rFonts w:ascii="Arial" w:hAnsi="Arial" w:cs="Arial"/>
                <w:color w:val="000000"/>
                <w:sz w:val="16"/>
                <w:szCs w:val="16"/>
                <w:rPrChange w:id="841" w:author="Stephen Wandro" w:date="2021-04-29T16:00:00Z">
                  <w:rPr>
                    <w:ins w:id="842" w:author="Stephen Wandro" w:date="2021-04-29T16:00:00Z"/>
                    <w:rFonts w:ascii="Arial" w:hAnsi="Arial" w:cs="Arial"/>
                    <w:color w:val="000000"/>
                  </w:rPr>
                </w:rPrChange>
              </w:rPr>
            </w:pPr>
            <w:ins w:id="843" w:author="Stephen Wandro" w:date="2021-04-29T16:00:00Z">
              <w:r w:rsidRPr="00EC422B">
                <w:rPr>
                  <w:rFonts w:ascii="Arial" w:hAnsi="Arial" w:cs="Arial"/>
                  <w:color w:val="000000"/>
                  <w:sz w:val="16"/>
                  <w:szCs w:val="16"/>
                  <w:rPrChange w:id="844"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845"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4554585" w14:textId="77777777" w:rsidR="00EC422B" w:rsidRPr="00EC422B" w:rsidRDefault="00EC422B" w:rsidP="00EC422B">
            <w:pPr>
              <w:rPr>
                <w:ins w:id="846" w:author="Stephen Wandro" w:date="2021-04-29T16:00:00Z"/>
                <w:rFonts w:ascii="Arial" w:hAnsi="Arial" w:cs="Arial"/>
                <w:color w:val="000000"/>
                <w:sz w:val="16"/>
                <w:szCs w:val="16"/>
                <w:rPrChange w:id="847" w:author="Stephen Wandro" w:date="2021-04-29T16:00:00Z">
                  <w:rPr>
                    <w:ins w:id="848" w:author="Stephen Wandro" w:date="2021-04-29T16:00:00Z"/>
                    <w:rFonts w:ascii="Arial" w:hAnsi="Arial" w:cs="Arial"/>
                    <w:color w:val="000000"/>
                  </w:rPr>
                </w:rPrChange>
              </w:rPr>
            </w:pPr>
            <w:ins w:id="849" w:author="Stephen Wandro" w:date="2021-04-29T16:00:00Z">
              <w:r w:rsidRPr="00EC422B">
                <w:rPr>
                  <w:rFonts w:ascii="Arial" w:hAnsi="Arial" w:cs="Arial"/>
                  <w:bCs/>
                  <w:color w:val="000000"/>
                  <w:sz w:val="16"/>
                  <w:szCs w:val="16"/>
                  <w:rPrChange w:id="850" w:author="Stephen Wandro" w:date="2021-04-29T16:00:00Z">
                    <w:rPr>
                      <w:rFonts w:ascii="Arial" w:hAnsi="Arial" w:cs="Arial"/>
                      <w:bCs/>
                      <w:color w:val="000000"/>
                    </w:rPr>
                  </w:rPrChange>
                </w:rPr>
                <w:t>SRP040146</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851"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658CD78" w14:textId="77777777" w:rsidR="00EC422B" w:rsidRPr="00EC422B" w:rsidRDefault="00EC422B" w:rsidP="00EC422B">
            <w:pPr>
              <w:rPr>
                <w:ins w:id="852" w:author="Stephen Wandro" w:date="2021-04-29T16:00:00Z"/>
                <w:rFonts w:ascii="Arial" w:hAnsi="Arial" w:cs="Arial"/>
                <w:color w:val="000000"/>
                <w:sz w:val="16"/>
                <w:szCs w:val="16"/>
                <w:rPrChange w:id="853" w:author="Stephen Wandro" w:date="2021-04-29T16:00:00Z">
                  <w:rPr>
                    <w:ins w:id="854" w:author="Stephen Wandro" w:date="2021-04-29T16:00:00Z"/>
                    <w:rFonts w:ascii="Arial" w:hAnsi="Arial" w:cs="Arial"/>
                    <w:color w:val="000000"/>
                  </w:rPr>
                </w:rPrChange>
              </w:rPr>
            </w:pPr>
            <w:ins w:id="855" w:author="Stephen Wandro" w:date="2021-04-29T16:00:00Z">
              <w:r w:rsidRPr="00EC422B">
                <w:rPr>
                  <w:rFonts w:ascii="Arial" w:hAnsi="Arial" w:cs="Arial"/>
                  <w:color w:val="000000"/>
                  <w:sz w:val="16"/>
                  <w:szCs w:val="16"/>
                  <w:rPrChange w:id="856" w:author="Stephen Wandro" w:date="2021-04-29T16:00:00Z">
                    <w:rPr>
                      <w:rFonts w:ascii="Arial" w:hAnsi="Arial" w:cs="Arial"/>
                      <w:color w:val="000000"/>
                    </w:rPr>
                  </w:rPrChange>
                </w:rPr>
                <w:t>Clostridium difficile FMT</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857"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7CF3960" w14:textId="77777777" w:rsidR="00EC422B" w:rsidRPr="00EC422B" w:rsidRDefault="00EC422B" w:rsidP="00EC422B">
            <w:pPr>
              <w:rPr>
                <w:ins w:id="858" w:author="Stephen Wandro" w:date="2021-04-29T16:00:00Z"/>
                <w:rFonts w:ascii="Arial" w:hAnsi="Arial" w:cs="Arial"/>
                <w:color w:val="000000"/>
                <w:sz w:val="16"/>
                <w:szCs w:val="16"/>
                <w:rPrChange w:id="859" w:author="Stephen Wandro" w:date="2021-04-29T16:00:00Z">
                  <w:rPr>
                    <w:ins w:id="860" w:author="Stephen Wandro" w:date="2021-04-29T16:00:00Z"/>
                    <w:rFonts w:ascii="Arial" w:hAnsi="Arial" w:cs="Arial"/>
                    <w:color w:val="000000"/>
                  </w:rPr>
                </w:rPrChange>
              </w:rPr>
            </w:pPr>
            <w:ins w:id="861" w:author="Stephen Wandro" w:date="2021-04-29T16:00:00Z">
              <w:r w:rsidRPr="00EC422B">
                <w:rPr>
                  <w:rFonts w:ascii="Arial" w:hAnsi="Arial" w:cs="Arial"/>
                  <w:color w:val="000000"/>
                  <w:sz w:val="16"/>
                  <w:szCs w:val="16"/>
                  <w:rPrChange w:id="862" w:author="Stephen Wandro" w:date="2021-04-29T16:00:00Z">
                    <w:rPr>
                      <w:rFonts w:ascii="Arial" w:hAnsi="Arial" w:cs="Arial"/>
                      <w:color w:val="000000"/>
                    </w:rPr>
                  </w:rPrChange>
                </w:rPr>
                <w:t>Massachusetts</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863"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3D90E57" w14:textId="77777777" w:rsidR="00EC422B" w:rsidRPr="00EC422B" w:rsidRDefault="00EC422B" w:rsidP="00EC422B">
            <w:pPr>
              <w:rPr>
                <w:ins w:id="864" w:author="Stephen Wandro" w:date="2021-04-29T16:00:00Z"/>
                <w:rFonts w:ascii="Arial" w:hAnsi="Arial" w:cs="Arial"/>
                <w:color w:val="000000"/>
                <w:sz w:val="16"/>
                <w:szCs w:val="16"/>
                <w:rPrChange w:id="865" w:author="Stephen Wandro" w:date="2021-04-29T16:00:00Z">
                  <w:rPr>
                    <w:ins w:id="866" w:author="Stephen Wandro" w:date="2021-04-29T16:00:00Z"/>
                    <w:rFonts w:ascii="Arial" w:hAnsi="Arial" w:cs="Arial"/>
                    <w:color w:val="000000"/>
                  </w:rPr>
                </w:rPrChange>
              </w:rPr>
            </w:pPr>
            <w:ins w:id="867" w:author="Stephen Wandro" w:date="2021-04-29T16:00:00Z">
              <w:r w:rsidRPr="00EC422B">
                <w:rPr>
                  <w:rFonts w:ascii="Arial" w:hAnsi="Arial" w:cs="Arial"/>
                  <w:color w:val="000000"/>
                  <w:sz w:val="16"/>
                  <w:szCs w:val="16"/>
                  <w:rPrChange w:id="868" w:author="Stephen Wandro" w:date="2021-04-29T16:00:00Z">
                    <w:rPr>
                      <w:rFonts w:ascii="Arial" w:hAnsi="Arial" w:cs="Arial"/>
                      <w:color w:val="000000"/>
                    </w:rPr>
                  </w:rPrChange>
                </w:rPr>
                <w:t>human fecal</w:t>
              </w:r>
            </w:ins>
          </w:p>
        </w:tc>
      </w:tr>
      <w:tr w:rsidR="00EC422B" w:rsidRPr="00EC422B" w14:paraId="077DECF0" w14:textId="77777777" w:rsidTr="00EC422B">
        <w:trPr>
          <w:trHeight w:val="435"/>
          <w:ins w:id="869" w:author="Stephen Wandro" w:date="2021-04-29T16:00:00Z"/>
          <w:trPrChange w:id="870"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871"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0D3972CB" w14:textId="77777777" w:rsidR="00EC422B" w:rsidRPr="00EC422B" w:rsidRDefault="00EC422B" w:rsidP="00EC422B">
            <w:pPr>
              <w:rPr>
                <w:ins w:id="872" w:author="Stephen Wandro" w:date="2021-04-29T16:00:00Z"/>
                <w:rFonts w:ascii="Arial" w:hAnsi="Arial" w:cs="Arial"/>
                <w:color w:val="000000"/>
                <w:sz w:val="16"/>
                <w:szCs w:val="16"/>
                <w:rPrChange w:id="873" w:author="Stephen Wandro" w:date="2021-04-29T16:00:00Z">
                  <w:rPr>
                    <w:ins w:id="874" w:author="Stephen Wandro" w:date="2021-04-29T16:00:00Z"/>
                    <w:rFonts w:ascii="Arial" w:hAnsi="Arial" w:cs="Arial"/>
                    <w:color w:val="000000"/>
                  </w:rPr>
                </w:rPrChange>
              </w:rPr>
            </w:pPr>
            <w:ins w:id="875" w:author="Stephen Wandro" w:date="2021-04-29T16:00:00Z">
              <w:r w:rsidRPr="00EC422B">
                <w:rPr>
                  <w:rFonts w:ascii="Arial" w:hAnsi="Arial" w:cs="Arial"/>
                  <w:color w:val="000000"/>
                  <w:sz w:val="16"/>
                  <w:szCs w:val="16"/>
                  <w:rPrChange w:id="876"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77"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6FF599A1" w14:textId="77777777" w:rsidR="00EC422B" w:rsidRPr="00EC422B" w:rsidRDefault="00EC422B" w:rsidP="00EC422B">
            <w:pPr>
              <w:rPr>
                <w:ins w:id="878" w:author="Stephen Wandro" w:date="2021-04-29T16:00:00Z"/>
                <w:rFonts w:ascii="Arial" w:hAnsi="Arial" w:cs="Arial"/>
                <w:color w:val="000000"/>
                <w:sz w:val="16"/>
                <w:szCs w:val="16"/>
                <w:rPrChange w:id="879" w:author="Stephen Wandro" w:date="2021-04-29T16:00:00Z">
                  <w:rPr>
                    <w:ins w:id="880" w:author="Stephen Wandro" w:date="2021-04-29T16:00:00Z"/>
                    <w:rFonts w:ascii="Arial" w:hAnsi="Arial" w:cs="Arial"/>
                    <w:color w:val="000000"/>
                  </w:rPr>
                </w:rPrChange>
              </w:rPr>
            </w:pPr>
            <w:ins w:id="881" w:author="Stephen Wandro" w:date="2021-04-29T16:00:00Z">
              <w:r w:rsidRPr="00EC422B">
                <w:rPr>
                  <w:rFonts w:ascii="Arial" w:hAnsi="Arial" w:cs="Arial"/>
                  <w:color w:val="000000"/>
                  <w:sz w:val="16"/>
                  <w:szCs w:val="16"/>
                  <w:rPrChange w:id="882" w:author="Stephen Wandro" w:date="2021-04-29T16:00:00Z">
                    <w:rPr>
                      <w:rFonts w:ascii="Arial" w:hAnsi="Arial" w:cs="Arial"/>
                      <w:color w:val="000000"/>
                    </w:rPr>
                  </w:rPrChange>
                </w:rPr>
                <w:t>SRP115494</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83"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C13A50F" w14:textId="77777777" w:rsidR="00EC422B" w:rsidRPr="00EC422B" w:rsidRDefault="00EC422B" w:rsidP="00EC422B">
            <w:pPr>
              <w:rPr>
                <w:ins w:id="884" w:author="Stephen Wandro" w:date="2021-04-29T16:00:00Z"/>
                <w:rFonts w:ascii="Arial" w:hAnsi="Arial" w:cs="Arial"/>
                <w:color w:val="000000"/>
                <w:sz w:val="16"/>
                <w:szCs w:val="16"/>
                <w:rPrChange w:id="885" w:author="Stephen Wandro" w:date="2021-04-29T16:00:00Z">
                  <w:rPr>
                    <w:ins w:id="886" w:author="Stephen Wandro" w:date="2021-04-29T16:00:00Z"/>
                    <w:rFonts w:ascii="Arial" w:hAnsi="Arial" w:cs="Arial"/>
                    <w:color w:val="000000"/>
                  </w:rPr>
                </w:rPrChange>
              </w:rPr>
            </w:pPr>
            <w:ins w:id="887" w:author="Stephen Wandro" w:date="2021-04-29T16:00:00Z">
              <w:r w:rsidRPr="00EC422B">
                <w:rPr>
                  <w:rFonts w:ascii="Arial" w:hAnsi="Arial" w:cs="Arial"/>
                  <w:sz w:val="16"/>
                  <w:szCs w:val="16"/>
                  <w:rPrChange w:id="888" w:author="Stephen Wandro" w:date="2021-04-29T16:00:00Z">
                    <w:rPr>
                      <w:rFonts w:ascii="Arial" w:hAnsi="Arial" w:cs="Arial"/>
                    </w:rPr>
                  </w:rPrChange>
                </w:rPr>
                <w:t>Longitudinal Multi'omics of the Human Microbiome in Inflammatory Bowel Disease</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89"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58AFF5C2" w14:textId="77777777" w:rsidR="00EC422B" w:rsidRPr="00EC422B" w:rsidRDefault="00EC422B" w:rsidP="00EC422B">
            <w:pPr>
              <w:rPr>
                <w:ins w:id="890" w:author="Stephen Wandro" w:date="2021-04-29T16:00:00Z"/>
                <w:rFonts w:ascii="Arial" w:hAnsi="Arial" w:cs="Arial"/>
                <w:color w:val="000000"/>
                <w:sz w:val="16"/>
                <w:szCs w:val="16"/>
                <w:rPrChange w:id="891" w:author="Stephen Wandro" w:date="2021-04-29T16:00:00Z">
                  <w:rPr>
                    <w:ins w:id="892" w:author="Stephen Wandro" w:date="2021-04-29T16:00:00Z"/>
                    <w:rFonts w:ascii="Arial" w:hAnsi="Arial" w:cs="Arial"/>
                    <w:color w:val="000000"/>
                  </w:rPr>
                </w:rPrChange>
              </w:rPr>
            </w:pPr>
            <w:ins w:id="893" w:author="Stephen Wandro" w:date="2021-04-29T16:00:00Z">
              <w:r w:rsidRPr="00EC422B">
                <w:rPr>
                  <w:rFonts w:ascii="Arial" w:hAnsi="Arial" w:cs="Arial"/>
                  <w:sz w:val="16"/>
                  <w:szCs w:val="16"/>
                  <w:rPrChange w:id="894" w:author="Stephen Wandro" w:date="2021-04-29T16:00:00Z">
                    <w:rPr>
                      <w:rFonts w:ascii="Arial" w:hAnsi="Arial" w:cs="Arial"/>
                    </w:rPr>
                  </w:rPrChange>
                </w:rPr>
                <w:t>Massachusetts</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95"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173EDFD" w14:textId="77777777" w:rsidR="00EC422B" w:rsidRPr="00EC422B" w:rsidRDefault="00EC422B" w:rsidP="00EC422B">
            <w:pPr>
              <w:rPr>
                <w:ins w:id="896" w:author="Stephen Wandro" w:date="2021-04-29T16:00:00Z"/>
                <w:rFonts w:ascii="Arial" w:hAnsi="Arial" w:cs="Arial"/>
                <w:color w:val="000000"/>
                <w:sz w:val="16"/>
                <w:szCs w:val="16"/>
                <w:rPrChange w:id="897" w:author="Stephen Wandro" w:date="2021-04-29T16:00:00Z">
                  <w:rPr>
                    <w:ins w:id="898" w:author="Stephen Wandro" w:date="2021-04-29T16:00:00Z"/>
                    <w:rFonts w:ascii="Arial" w:hAnsi="Arial" w:cs="Arial"/>
                    <w:color w:val="000000"/>
                  </w:rPr>
                </w:rPrChange>
              </w:rPr>
            </w:pPr>
            <w:ins w:id="899" w:author="Stephen Wandro" w:date="2021-04-29T16:00:00Z">
              <w:r w:rsidRPr="00EC422B">
                <w:rPr>
                  <w:rFonts w:ascii="Arial" w:hAnsi="Arial" w:cs="Arial"/>
                  <w:sz w:val="16"/>
                  <w:szCs w:val="16"/>
                  <w:rPrChange w:id="900" w:author="Stephen Wandro" w:date="2021-04-29T16:00:00Z">
                    <w:rPr>
                      <w:rFonts w:ascii="Arial" w:hAnsi="Arial" w:cs="Arial"/>
                    </w:rPr>
                  </w:rPrChange>
                </w:rPr>
                <w:t>Human fecal</w:t>
              </w:r>
            </w:ins>
          </w:p>
        </w:tc>
      </w:tr>
      <w:tr w:rsidR="00EC422B" w:rsidRPr="00EC422B" w14:paraId="7C21FB56" w14:textId="77777777" w:rsidTr="00EC422B">
        <w:trPr>
          <w:trHeight w:val="435"/>
          <w:ins w:id="901" w:author="Stephen Wandro" w:date="2021-04-29T16:00:00Z"/>
          <w:trPrChange w:id="902"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03"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04F76791" w14:textId="77777777" w:rsidR="00EC422B" w:rsidRPr="00EC422B" w:rsidRDefault="00EC422B" w:rsidP="00EC422B">
            <w:pPr>
              <w:rPr>
                <w:ins w:id="904" w:author="Stephen Wandro" w:date="2021-04-29T16:00:00Z"/>
                <w:rFonts w:ascii="Arial" w:hAnsi="Arial" w:cs="Arial"/>
                <w:color w:val="000000"/>
                <w:sz w:val="16"/>
                <w:szCs w:val="16"/>
                <w:rPrChange w:id="905" w:author="Stephen Wandro" w:date="2021-04-29T16:00:00Z">
                  <w:rPr>
                    <w:ins w:id="906" w:author="Stephen Wandro" w:date="2021-04-29T16:00:00Z"/>
                    <w:rFonts w:ascii="Arial" w:hAnsi="Arial" w:cs="Arial"/>
                    <w:color w:val="000000"/>
                  </w:rPr>
                </w:rPrChange>
              </w:rPr>
            </w:pPr>
            <w:ins w:id="907" w:author="Stephen Wandro" w:date="2021-04-29T16:00:00Z">
              <w:r w:rsidRPr="00EC422B">
                <w:rPr>
                  <w:rFonts w:ascii="Arial" w:hAnsi="Arial" w:cs="Arial"/>
                  <w:color w:val="000000"/>
                  <w:sz w:val="16"/>
                  <w:szCs w:val="16"/>
                  <w:rPrChange w:id="908"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909"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224CD7E1" w14:textId="77777777" w:rsidR="00EC422B" w:rsidRPr="00EC422B" w:rsidRDefault="00EC422B" w:rsidP="00EC422B">
            <w:pPr>
              <w:rPr>
                <w:ins w:id="910" w:author="Stephen Wandro" w:date="2021-04-29T16:00:00Z"/>
                <w:rFonts w:ascii="Arial" w:hAnsi="Arial" w:cs="Arial"/>
                <w:color w:val="000000"/>
                <w:sz w:val="16"/>
                <w:szCs w:val="16"/>
                <w:rPrChange w:id="911" w:author="Stephen Wandro" w:date="2021-04-29T16:00:00Z">
                  <w:rPr>
                    <w:ins w:id="912" w:author="Stephen Wandro" w:date="2021-04-29T16:00:00Z"/>
                    <w:rFonts w:ascii="Arial" w:hAnsi="Arial" w:cs="Arial"/>
                    <w:color w:val="000000"/>
                  </w:rPr>
                </w:rPrChange>
              </w:rPr>
            </w:pPr>
            <w:ins w:id="913" w:author="Stephen Wandro" w:date="2021-04-29T16:00:00Z">
              <w:r w:rsidRPr="00EC422B">
                <w:rPr>
                  <w:rFonts w:ascii="Arial" w:hAnsi="Arial" w:cs="Arial"/>
                  <w:bCs/>
                  <w:color w:val="000000"/>
                  <w:sz w:val="16"/>
                  <w:szCs w:val="16"/>
                  <w:rPrChange w:id="914" w:author="Stephen Wandro" w:date="2021-04-29T16:00:00Z">
                    <w:rPr>
                      <w:rFonts w:ascii="Arial" w:hAnsi="Arial" w:cs="Arial"/>
                      <w:bCs/>
                      <w:color w:val="000000"/>
                    </w:rPr>
                  </w:rPrChange>
                </w:rPr>
                <w:t> SRP099123</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915"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7902A109" w14:textId="77777777" w:rsidR="00EC422B" w:rsidRPr="00EC422B" w:rsidRDefault="00EC422B" w:rsidP="00EC422B">
            <w:pPr>
              <w:rPr>
                <w:ins w:id="916" w:author="Stephen Wandro" w:date="2021-04-29T16:00:00Z"/>
                <w:rFonts w:ascii="Arial" w:hAnsi="Arial" w:cs="Arial"/>
                <w:color w:val="000000"/>
                <w:sz w:val="16"/>
                <w:szCs w:val="16"/>
                <w:rPrChange w:id="917" w:author="Stephen Wandro" w:date="2021-04-29T16:00:00Z">
                  <w:rPr>
                    <w:ins w:id="918" w:author="Stephen Wandro" w:date="2021-04-29T16:00:00Z"/>
                    <w:rFonts w:ascii="Arial" w:hAnsi="Arial" w:cs="Arial"/>
                    <w:color w:val="000000"/>
                  </w:rPr>
                </w:rPrChange>
              </w:rPr>
            </w:pPr>
            <w:ins w:id="919" w:author="Stephen Wandro" w:date="2021-04-29T16:00:00Z">
              <w:r w:rsidRPr="00EC422B">
                <w:rPr>
                  <w:rFonts w:ascii="Arial" w:hAnsi="Arial" w:cs="Arial"/>
                  <w:color w:val="000000"/>
                  <w:sz w:val="16"/>
                  <w:szCs w:val="16"/>
                  <w:rPrChange w:id="920" w:author="Stephen Wandro" w:date="2021-04-29T16:00:00Z">
                    <w:rPr>
                      <w:rFonts w:ascii="Arial" w:hAnsi="Arial" w:cs="Arial"/>
                      <w:color w:val="000000"/>
                    </w:rPr>
                  </w:rPrChange>
                </w:rPr>
                <w:t>Metagenomic analysis of gut microbiota in sows and piglets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921"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4E8CF5A" w14:textId="77777777" w:rsidR="00EC422B" w:rsidRPr="00EC422B" w:rsidRDefault="00EC422B" w:rsidP="00EC422B">
            <w:pPr>
              <w:rPr>
                <w:ins w:id="922" w:author="Stephen Wandro" w:date="2021-04-29T16:00:00Z"/>
                <w:rFonts w:ascii="Arial" w:hAnsi="Arial" w:cs="Arial"/>
                <w:color w:val="000000"/>
                <w:sz w:val="16"/>
                <w:szCs w:val="16"/>
                <w:rPrChange w:id="923" w:author="Stephen Wandro" w:date="2021-04-29T16:00:00Z">
                  <w:rPr>
                    <w:ins w:id="924" w:author="Stephen Wandro" w:date="2021-04-29T16:00:00Z"/>
                    <w:rFonts w:ascii="Arial" w:hAnsi="Arial" w:cs="Arial"/>
                    <w:color w:val="000000"/>
                  </w:rPr>
                </w:rPrChange>
              </w:rPr>
            </w:pPr>
            <w:ins w:id="925" w:author="Stephen Wandro" w:date="2021-04-29T16:00:00Z">
              <w:r w:rsidRPr="00EC422B">
                <w:rPr>
                  <w:rFonts w:ascii="Arial" w:hAnsi="Arial" w:cs="Arial"/>
                  <w:color w:val="000000"/>
                  <w:sz w:val="16"/>
                  <w:szCs w:val="16"/>
                  <w:rPrChange w:id="926" w:author="Stephen Wandro" w:date="2021-04-29T16:00:00Z">
                    <w:rPr>
                      <w:rFonts w:ascii="Arial" w:hAnsi="Arial" w:cs="Arial"/>
                      <w:color w:val="000000"/>
                    </w:rPr>
                  </w:rPrChange>
                </w:rPr>
                <w:t>Freie University of Berlin</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927"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22679DEB" w14:textId="77777777" w:rsidR="00EC422B" w:rsidRPr="00EC422B" w:rsidRDefault="00EC422B" w:rsidP="00EC422B">
            <w:pPr>
              <w:rPr>
                <w:ins w:id="928" w:author="Stephen Wandro" w:date="2021-04-29T16:00:00Z"/>
                <w:rFonts w:ascii="Arial" w:hAnsi="Arial" w:cs="Arial"/>
                <w:color w:val="000000"/>
                <w:sz w:val="16"/>
                <w:szCs w:val="16"/>
                <w:rPrChange w:id="929" w:author="Stephen Wandro" w:date="2021-04-29T16:00:00Z">
                  <w:rPr>
                    <w:ins w:id="930" w:author="Stephen Wandro" w:date="2021-04-29T16:00:00Z"/>
                    <w:rFonts w:ascii="Arial" w:hAnsi="Arial" w:cs="Arial"/>
                    <w:color w:val="000000"/>
                  </w:rPr>
                </w:rPrChange>
              </w:rPr>
            </w:pPr>
            <w:ins w:id="931" w:author="Stephen Wandro" w:date="2021-04-29T16:00:00Z">
              <w:r w:rsidRPr="00EC422B">
                <w:rPr>
                  <w:rFonts w:ascii="Arial" w:hAnsi="Arial" w:cs="Arial"/>
                  <w:color w:val="000000"/>
                  <w:sz w:val="16"/>
                  <w:szCs w:val="16"/>
                  <w:rPrChange w:id="932" w:author="Stephen Wandro" w:date="2021-04-29T16:00:00Z">
                    <w:rPr>
                      <w:rFonts w:ascii="Arial" w:hAnsi="Arial" w:cs="Arial"/>
                      <w:color w:val="000000"/>
                    </w:rPr>
                  </w:rPrChange>
                </w:rPr>
                <w:t>Pig fecal</w:t>
              </w:r>
            </w:ins>
          </w:p>
        </w:tc>
      </w:tr>
      <w:tr w:rsidR="00EC422B" w:rsidRPr="00EC422B" w14:paraId="1E5DE6A0" w14:textId="77777777" w:rsidTr="00EC422B">
        <w:trPr>
          <w:trHeight w:val="435"/>
          <w:ins w:id="933" w:author="Stephen Wandro" w:date="2021-04-29T16:00:00Z"/>
          <w:trPrChange w:id="934"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35"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EB41092" w14:textId="77777777" w:rsidR="00EC422B" w:rsidRPr="00EC422B" w:rsidRDefault="00EC422B" w:rsidP="00EC422B">
            <w:pPr>
              <w:rPr>
                <w:ins w:id="936" w:author="Stephen Wandro" w:date="2021-04-29T16:00:00Z"/>
                <w:rFonts w:ascii="Arial" w:hAnsi="Arial" w:cs="Arial"/>
                <w:color w:val="000000"/>
                <w:sz w:val="16"/>
                <w:szCs w:val="16"/>
                <w:rPrChange w:id="937" w:author="Stephen Wandro" w:date="2021-04-29T16:00:00Z">
                  <w:rPr>
                    <w:ins w:id="938" w:author="Stephen Wandro" w:date="2021-04-29T16:00:00Z"/>
                    <w:rFonts w:ascii="Arial" w:hAnsi="Arial" w:cs="Arial"/>
                    <w:color w:val="000000"/>
                  </w:rPr>
                </w:rPrChange>
              </w:rPr>
            </w:pPr>
            <w:ins w:id="939" w:author="Stephen Wandro" w:date="2021-04-29T16:00:00Z">
              <w:r w:rsidRPr="00EC422B">
                <w:rPr>
                  <w:rFonts w:ascii="Arial" w:hAnsi="Arial" w:cs="Arial"/>
                  <w:color w:val="000000"/>
                  <w:sz w:val="16"/>
                  <w:szCs w:val="16"/>
                  <w:rPrChange w:id="940" w:author="Stephen Wandro" w:date="2021-04-29T16:00:00Z">
                    <w:rPr>
                      <w:rFonts w:ascii="Arial" w:hAnsi="Arial" w:cs="Arial"/>
                      <w:color w:val="000000"/>
                    </w:rPr>
                  </w:rPrChange>
                </w:rPr>
                <w:t>CCS3</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41"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1CEC9479" w14:textId="77777777" w:rsidR="00EC422B" w:rsidRPr="00EC422B" w:rsidRDefault="00EC422B" w:rsidP="00EC422B">
            <w:pPr>
              <w:rPr>
                <w:ins w:id="942" w:author="Stephen Wandro" w:date="2021-04-29T16:00:00Z"/>
                <w:rFonts w:ascii="Arial" w:hAnsi="Arial" w:cs="Arial"/>
                <w:color w:val="000000"/>
                <w:sz w:val="16"/>
                <w:szCs w:val="16"/>
                <w:rPrChange w:id="943" w:author="Stephen Wandro" w:date="2021-04-29T16:00:00Z">
                  <w:rPr>
                    <w:ins w:id="944" w:author="Stephen Wandro" w:date="2021-04-29T16:00:00Z"/>
                    <w:rFonts w:ascii="Arial" w:hAnsi="Arial" w:cs="Arial"/>
                    <w:color w:val="000000"/>
                  </w:rPr>
                </w:rPrChange>
              </w:rPr>
            </w:pPr>
            <w:ins w:id="945" w:author="Stephen Wandro" w:date="2021-04-29T16:00:00Z">
              <w:r w:rsidRPr="00EC422B">
                <w:rPr>
                  <w:rFonts w:ascii="Arial" w:hAnsi="Arial" w:cs="Arial"/>
                  <w:color w:val="000000"/>
                  <w:sz w:val="16"/>
                  <w:szCs w:val="16"/>
                  <w:rPrChange w:id="946" w:author="Stephen Wandro" w:date="2021-04-29T16:00:00Z">
                    <w:rPr>
                      <w:rFonts w:ascii="Arial" w:hAnsi="Arial" w:cs="Arial"/>
                      <w:color w:val="000000"/>
                    </w:rPr>
                  </w:rPrChange>
                </w:rPr>
                <w:t>SRR1438030</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47"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B089ADB" w14:textId="77777777" w:rsidR="00EC422B" w:rsidRPr="00EC422B" w:rsidRDefault="00EC422B" w:rsidP="00EC422B">
            <w:pPr>
              <w:rPr>
                <w:ins w:id="948" w:author="Stephen Wandro" w:date="2021-04-29T16:00:00Z"/>
                <w:rFonts w:ascii="Arial" w:hAnsi="Arial" w:cs="Arial"/>
                <w:color w:val="000000"/>
                <w:sz w:val="16"/>
                <w:szCs w:val="16"/>
                <w:rPrChange w:id="949" w:author="Stephen Wandro" w:date="2021-04-29T16:00:00Z">
                  <w:rPr>
                    <w:ins w:id="950" w:author="Stephen Wandro" w:date="2021-04-29T16:00:00Z"/>
                    <w:rFonts w:ascii="Arial" w:hAnsi="Arial" w:cs="Arial"/>
                    <w:color w:val="000000"/>
                  </w:rPr>
                </w:rPrChange>
              </w:rPr>
            </w:pPr>
            <w:ins w:id="951" w:author="Stephen Wandro" w:date="2021-04-29T16:00:00Z">
              <w:r w:rsidRPr="00EC422B">
                <w:rPr>
                  <w:rFonts w:ascii="Arial" w:hAnsi="Arial" w:cs="Arial"/>
                  <w:color w:val="000000"/>
                  <w:sz w:val="16"/>
                  <w:szCs w:val="16"/>
                  <w:rPrChange w:id="952" w:author="Stephen Wandro" w:date="2021-04-29T16:00:00Z">
                    <w:rPr>
                      <w:rFonts w:ascii="Arial" w:hAnsi="Arial" w:cs="Arial"/>
                      <w:color w:val="000000"/>
                    </w:rPr>
                  </w:rPrChange>
                </w:rPr>
                <w:t>Metagenomic identification of novel enteric viruses in urban wild rats and genome characterization of a group A rotavirus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53"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429A68A" w14:textId="77777777" w:rsidR="00EC422B" w:rsidRPr="00EC422B" w:rsidRDefault="00EC422B" w:rsidP="00EC422B">
            <w:pPr>
              <w:rPr>
                <w:ins w:id="954" w:author="Stephen Wandro" w:date="2021-04-29T16:00:00Z"/>
                <w:rFonts w:ascii="Arial" w:hAnsi="Arial" w:cs="Arial"/>
                <w:color w:val="000000"/>
                <w:sz w:val="16"/>
                <w:szCs w:val="16"/>
                <w:rPrChange w:id="955" w:author="Stephen Wandro" w:date="2021-04-29T16:00:00Z">
                  <w:rPr>
                    <w:ins w:id="956" w:author="Stephen Wandro" w:date="2021-04-29T16:00:00Z"/>
                    <w:rFonts w:ascii="Arial" w:hAnsi="Arial" w:cs="Arial"/>
                    <w:color w:val="000000"/>
                  </w:rPr>
                </w:rPrChange>
              </w:rPr>
            </w:pPr>
            <w:ins w:id="957" w:author="Stephen Wandro" w:date="2021-04-29T16:00:00Z">
              <w:r w:rsidRPr="00EC422B">
                <w:rPr>
                  <w:rFonts w:ascii="Arial" w:hAnsi="Arial" w:cs="Arial"/>
                  <w:color w:val="000000"/>
                  <w:sz w:val="16"/>
                  <w:szCs w:val="16"/>
                  <w:rPrChange w:id="958" w:author="Stephen Wandro" w:date="2021-04-29T16:00:00Z">
                    <w:rPr>
                      <w:rFonts w:ascii="Arial" w:hAnsi="Arial" w:cs="Arial"/>
                      <w:color w:val="000000"/>
                    </w:rPr>
                  </w:rPrChange>
                </w:rPr>
                <w:t>Berlin, Germany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59"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CE6D3F3" w14:textId="77777777" w:rsidR="00EC422B" w:rsidRPr="00EC422B" w:rsidRDefault="00EC422B" w:rsidP="00EC422B">
            <w:pPr>
              <w:rPr>
                <w:ins w:id="960" w:author="Stephen Wandro" w:date="2021-04-29T16:00:00Z"/>
                <w:rFonts w:ascii="Arial" w:hAnsi="Arial" w:cs="Arial"/>
                <w:color w:val="000000"/>
                <w:sz w:val="16"/>
                <w:szCs w:val="16"/>
                <w:rPrChange w:id="961" w:author="Stephen Wandro" w:date="2021-04-29T16:00:00Z">
                  <w:rPr>
                    <w:ins w:id="962" w:author="Stephen Wandro" w:date="2021-04-29T16:00:00Z"/>
                    <w:rFonts w:ascii="Arial" w:hAnsi="Arial" w:cs="Arial"/>
                    <w:color w:val="000000"/>
                  </w:rPr>
                </w:rPrChange>
              </w:rPr>
            </w:pPr>
            <w:ins w:id="963" w:author="Stephen Wandro" w:date="2021-04-29T16:00:00Z">
              <w:r w:rsidRPr="00EC422B">
                <w:rPr>
                  <w:rFonts w:ascii="Arial" w:hAnsi="Arial" w:cs="Arial"/>
                  <w:color w:val="000000"/>
                  <w:sz w:val="16"/>
                  <w:szCs w:val="16"/>
                  <w:rPrChange w:id="964" w:author="Stephen Wandro" w:date="2021-04-29T16:00:00Z">
                    <w:rPr>
                      <w:rFonts w:ascii="Arial" w:hAnsi="Arial" w:cs="Arial"/>
                      <w:color w:val="000000"/>
                    </w:rPr>
                  </w:rPrChange>
                </w:rPr>
                <w:t>Rat Fecal</w:t>
              </w:r>
            </w:ins>
          </w:p>
        </w:tc>
      </w:tr>
      <w:tr w:rsidR="00EC422B" w:rsidRPr="00EC422B" w14:paraId="27C054E9" w14:textId="77777777" w:rsidTr="00EC422B">
        <w:trPr>
          <w:trHeight w:val="435"/>
          <w:ins w:id="965" w:author="Stephen Wandro" w:date="2021-04-29T16:00:00Z"/>
          <w:trPrChange w:id="966"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67"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13653755" w14:textId="77777777" w:rsidR="00EC422B" w:rsidRPr="00EC422B" w:rsidRDefault="00EC422B" w:rsidP="00EC422B">
            <w:pPr>
              <w:rPr>
                <w:ins w:id="968" w:author="Stephen Wandro" w:date="2021-04-29T16:00:00Z"/>
                <w:rFonts w:ascii="Arial" w:hAnsi="Arial" w:cs="Arial"/>
                <w:color w:val="000000"/>
                <w:sz w:val="16"/>
                <w:szCs w:val="16"/>
                <w:rPrChange w:id="969" w:author="Stephen Wandro" w:date="2021-04-29T16:00:00Z">
                  <w:rPr>
                    <w:ins w:id="970" w:author="Stephen Wandro" w:date="2021-04-29T16:00:00Z"/>
                    <w:rFonts w:ascii="Arial" w:hAnsi="Arial" w:cs="Arial"/>
                    <w:color w:val="000000"/>
                  </w:rPr>
                </w:rPrChange>
              </w:rPr>
            </w:pPr>
            <w:ins w:id="971" w:author="Stephen Wandro" w:date="2021-04-29T16:00:00Z">
              <w:r w:rsidRPr="00EC422B">
                <w:rPr>
                  <w:rFonts w:ascii="Arial" w:hAnsi="Arial" w:cs="Arial"/>
                  <w:color w:val="000000"/>
                  <w:sz w:val="16"/>
                  <w:szCs w:val="16"/>
                  <w:rPrChange w:id="972" w:author="Stephen Wandro" w:date="2021-04-29T16:00:00Z">
                    <w:rPr>
                      <w:rFonts w:ascii="Arial" w:hAnsi="Arial" w:cs="Arial"/>
                      <w:color w:val="000000"/>
                    </w:rPr>
                  </w:rPrChange>
                </w:rPr>
                <w:t>CCS3</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73"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D087BFD" w14:textId="77777777" w:rsidR="00EC422B" w:rsidRPr="00EC422B" w:rsidRDefault="00EC422B" w:rsidP="00EC422B">
            <w:pPr>
              <w:rPr>
                <w:ins w:id="974" w:author="Stephen Wandro" w:date="2021-04-29T16:00:00Z"/>
                <w:rFonts w:ascii="Arial" w:hAnsi="Arial" w:cs="Arial"/>
                <w:color w:val="000000"/>
                <w:sz w:val="16"/>
                <w:szCs w:val="16"/>
                <w:rPrChange w:id="975" w:author="Stephen Wandro" w:date="2021-04-29T16:00:00Z">
                  <w:rPr>
                    <w:ins w:id="976" w:author="Stephen Wandro" w:date="2021-04-29T16:00:00Z"/>
                    <w:rFonts w:ascii="Arial" w:hAnsi="Arial" w:cs="Arial"/>
                    <w:color w:val="000000"/>
                  </w:rPr>
                </w:rPrChange>
              </w:rPr>
            </w:pPr>
            <w:ins w:id="977" w:author="Stephen Wandro" w:date="2021-04-29T16:00:00Z">
              <w:r w:rsidRPr="00EC422B">
                <w:rPr>
                  <w:rFonts w:ascii="Arial" w:hAnsi="Arial" w:cs="Arial"/>
                  <w:color w:val="000000"/>
                  <w:sz w:val="16"/>
                  <w:szCs w:val="16"/>
                  <w:rPrChange w:id="978" w:author="Stephen Wandro" w:date="2021-04-29T16:00:00Z">
                    <w:rPr>
                      <w:rFonts w:ascii="Arial" w:hAnsi="Arial" w:cs="Arial"/>
                      <w:color w:val="000000"/>
                    </w:rPr>
                  </w:rPrChange>
                </w:rPr>
                <w:t>ERR2737461</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79"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9897705" w14:textId="77777777" w:rsidR="00EC422B" w:rsidRPr="00EC422B" w:rsidRDefault="00EC422B" w:rsidP="00EC422B">
            <w:pPr>
              <w:rPr>
                <w:ins w:id="980" w:author="Stephen Wandro" w:date="2021-04-29T16:00:00Z"/>
                <w:rFonts w:ascii="Arial" w:hAnsi="Arial" w:cs="Arial"/>
                <w:color w:val="000000"/>
                <w:sz w:val="16"/>
                <w:szCs w:val="16"/>
                <w:rPrChange w:id="981" w:author="Stephen Wandro" w:date="2021-04-29T16:00:00Z">
                  <w:rPr>
                    <w:ins w:id="982" w:author="Stephen Wandro" w:date="2021-04-29T16:00:00Z"/>
                    <w:rFonts w:ascii="Arial" w:hAnsi="Arial" w:cs="Arial"/>
                    <w:color w:val="000000"/>
                  </w:rPr>
                </w:rPrChange>
              </w:rPr>
            </w:pPr>
            <w:ins w:id="983" w:author="Stephen Wandro" w:date="2021-04-29T16:00:00Z">
              <w:r w:rsidRPr="00EC422B">
                <w:rPr>
                  <w:rFonts w:ascii="Arial" w:hAnsi="Arial" w:cs="Arial"/>
                  <w:color w:val="000000"/>
                  <w:sz w:val="16"/>
                  <w:szCs w:val="16"/>
                  <w:rPrChange w:id="984" w:author="Stephen Wandro" w:date="2021-04-29T16:00:00Z">
                    <w:rPr>
                      <w:rFonts w:ascii="Arial" w:hAnsi="Arial" w:cs="Arial"/>
                      <w:color w:val="000000"/>
                    </w:rPr>
                  </w:rPrChange>
                </w:rPr>
                <w:t>Virus Discovery for Vietnam Initiative on Zoonotic Infections (VIZIONS)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85"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9A7DA0C" w14:textId="77777777" w:rsidR="00EC422B" w:rsidRPr="00EC422B" w:rsidRDefault="00EC422B" w:rsidP="00EC422B">
            <w:pPr>
              <w:rPr>
                <w:ins w:id="986" w:author="Stephen Wandro" w:date="2021-04-29T16:00:00Z"/>
                <w:rFonts w:ascii="Arial" w:hAnsi="Arial" w:cs="Arial"/>
                <w:color w:val="000000"/>
                <w:sz w:val="16"/>
                <w:szCs w:val="16"/>
                <w:rPrChange w:id="987" w:author="Stephen Wandro" w:date="2021-04-29T16:00:00Z">
                  <w:rPr>
                    <w:ins w:id="988" w:author="Stephen Wandro" w:date="2021-04-29T16:00:00Z"/>
                    <w:rFonts w:ascii="Arial" w:hAnsi="Arial" w:cs="Arial"/>
                    <w:color w:val="000000"/>
                  </w:rPr>
                </w:rPrChange>
              </w:rPr>
            </w:pPr>
            <w:ins w:id="989" w:author="Stephen Wandro" w:date="2021-04-29T16:00:00Z">
              <w:r w:rsidRPr="00EC422B">
                <w:rPr>
                  <w:rFonts w:ascii="Arial" w:hAnsi="Arial" w:cs="Arial"/>
                  <w:color w:val="000000"/>
                  <w:sz w:val="16"/>
                  <w:szCs w:val="16"/>
                  <w:rPrChange w:id="990" w:author="Stephen Wandro" w:date="2021-04-29T16:00:00Z">
                    <w:rPr>
                      <w:rFonts w:ascii="Arial" w:hAnsi="Arial" w:cs="Arial"/>
                      <w:color w:val="000000"/>
                    </w:rPr>
                  </w:rPrChange>
                </w:rPr>
                <w:t>Vietnam</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91"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764F964" w14:textId="77777777" w:rsidR="00EC422B" w:rsidRPr="00EC422B" w:rsidRDefault="00EC422B" w:rsidP="00EC422B">
            <w:pPr>
              <w:rPr>
                <w:ins w:id="992" w:author="Stephen Wandro" w:date="2021-04-29T16:00:00Z"/>
                <w:rFonts w:ascii="Arial" w:hAnsi="Arial" w:cs="Arial"/>
                <w:color w:val="000000"/>
                <w:sz w:val="16"/>
                <w:szCs w:val="16"/>
                <w:rPrChange w:id="993" w:author="Stephen Wandro" w:date="2021-04-29T16:00:00Z">
                  <w:rPr>
                    <w:ins w:id="994" w:author="Stephen Wandro" w:date="2021-04-29T16:00:00Z"/>
                    <w:rFonts w:ascii="Arial" w:hAnsi="Arial" w:cs="Arial"/>
                    <w:color w:val="000000"/>
                  </w:rPr>
                </w:rPrChange>
              </w:rPr>
            </w:pPr>
            <w:ins w:id="995" w:author="Stephen Wandro" w:date="2021-04-29T16:00:00Z">
              <w:r w:rsidRPr="00EC422B">
                <w:rPr>
                  <w:rFonts w:ascii="Arial" w:hAnsi="Arial" w:cs="Arial"/>
                  <w:color w:val="000000"/>
                  <w:sz w:val="16"/>
                  <w:szCs w:val="16"/>
                  <w:rPrChange w:id="996" w:author="Stephen Wandro" w:date="2021-04-29T16:00:00Z">
                    <w:rPr>
                      <w:rFonts w:ascii="Arial" w:hAnsi="Arial" w:cs="Arial"/>
                      <w:color w:val="000000"/>
                    </w:rPr>
                  </w:rPrChange>
                </w:rPr>
                <w:t>viral metagenome</w:t>
              </w:r>
            </w:ins>
          </w:p>
        </w:tc>
      </w:tr>
    </w:tbl>
    <w:p w14:paraId="00000079" w14:textId="4A6163D4" w:rsidR="00B93783" w:rsidRDefault="00B93783">
      <w:pPr>
        <w:rPr>
          <w:ins w:id="997" w:author="Stephen Wandro" w:date="2021-03-25T17:23:00Z"/>
          <w:rFonts w:ascii="Arial" w:eastAsia="Cambria" w:hAnsi="Arial" w:cs="Arial"/>
          <w:b/>
          <w:sz w:val="24"/>
          <w:szCs w:val="24"/>
        </w:rPr>
      </w:pPr>
      <w:ins w:id="998" w:author="Stephen Wandro" w:date="2021-03-25T17:23:00Z">
        <w:r>
          <w:rPr>
            <w:rFonts w:ascii="Arial" w:eastAsia="Cambria" w:hAnsi="Arial" w:cs="Arial"/>
            <w:b/>
            <w:sz w:val="24"/>
            <w:szCs w:val="24"/>
          </w:rPr>
          <w:br w:type="page"/>
        </w:r>
      </w:ins>
    </w:p>
    <w:p w14:paraId="153FA3CB" w14:textId="77777777" w:rsidR="000207FA" w:rsidRPr="007C21EA" w:rsidRDefault="000207FA">
      <w:pPr>
        <w:rPr>
          <w:rFonts w:ascii="Arial" w:eastAsia="Cambria" w:hAnsi="Arial" w:cs="Arial"/>
          <w:b/>
          <w:sz w:val="24"/>
          <w:szCs w:val="24"/>
        </w:rPr>
      </w:pPr>
    </w:p>
    <w:p w14:paraId="0000007A" w14:textId="3745A83C" w:rsidR="000207FA" w:rsidRPr="007C21EA" w:rsidDel="002F7687" w:rsidRDefault="00563D7E" w:rsidP="002F7687">
      <w:pPr>
        <w:spacing w:line="480" w:lineRule="auto"/>
        <w:rPr>
          <w:del w:id="999" w:author="Stephen Wandro" w:date="2021-04-29T15:32:00Z"/>
          <w:rFonts w:ascii="Arial" w:eastAsia="Cambria" w:hAnsi="Arial" w:cs="Arial"/>
          <w:sz w:val="24"/>
          <w:szCs w:val="24"/>
        </w:rPr>
        <w:pPrChange w:id="1000" w:author="Stephen Wandro" w:date="2021-04-29T15:32:00Z">
          <w:pPr>
            <w:spacing w:line="480" w:lineRule="auto"/>
          </w:pPr>
        </w:pPrChange>
      </w:pPr>
      <w:bookmarkStart w:id="1001" w:name="_Hlk70502219"/>
      <w:r w:rsidRPr="007C21EA">
        <w:rPr>
          <w:rFonts w:ascii="Arial" w:eastAsia="Cambria" w:hAnsi="Arial" w:cs="Arial"/>
          <w:b/>
          <w:sz w:val="24"/>
          <w:szCs w:val="24"/>
        </w:rPr>
        <w:t xml:space="preserve">Table </w:t>
      </w:r>
      <w:del w:id="1002" w:author="Stephen Wandro" w:date="2021-04-29T16:02:00Z">
        <w:r w:rsidRPr="007C21EA" w:rsidDel="009921B3">
          <w:rPr>
            <w:rFonts w:ascii="Arial" w:eastAsia="Cambria" w:hAnsi="Arial" w:cs="Arial"/>
            <w:b/>
            <w:sz w:val="24"/>
            <w:szCs w:val="24"/>
          </w:rPr>
          <w:delText>1</w:delText>
        </w:r>
      </w:del>
      <w:ins w:id="1003" w:author="Stephen Wandro" w:date="2021-04-29T16:02:00Z">
        <w:r w:rsidR="009921B3">
          <w:rPr>
            <w:rFonts w:ascii="Arial" w:eastAsia="Cambria" w:hAnsi="Arial" w:cs="Arial"/>
            <w:b/>
            <w:sz w:val="24"/>
            <w:szCs w:val="24"/>
          </w:rPr>
          <w:t>2</w:t>
        </w:r>
      </w:ins>
      <w:r w:rsidRPr="007C21EA">
        <w:rPr>
          <w:rFonts w:ascii="Arial" w:eastAsia="Cambria" w:hAnsi="Arial" w:cs="Arial"/>
          <w:sz w:val="24"/>
          <w:szCs w:val="24"/>
        </w:rPr>
        <w:t xml:space="preserve">. Mutations in </w:t>
      </w:r>
      <w:r w:rsidRPr="007C21EA">
        <w:rPr>
          <w:rFonts w:ascii="Arial" w:eastAsia="Cambria" w:hAnsi="Arial" w:cs="Arial"/>
          <w:i/>
          <w:sz w:val="24"/>
          <w:szCs w:val="24"/>
        </w:rPr>
        <w:t>Enterococcus</w:t>
      </w:r>
      <w:r w:rsidRPr="007C21EA">
        <w:rPr>
          <w:rFonts w:ascii="Arial" w:eastAsia="Cambria" w:hAnsi="Arial" w:cs="Arial"/>
          <w:sz w:val="24"/>
          <w:szCs w:val="24"/>
        </w:rPr>
        <w:t xml:space="preserve"> providing phage resistance. Genes that are part of the Epa exopolysaccharide synthesis locus are denoted with (Epa).</w:t>
      </w:r>
      <w:ins w:id="1004" w:author="Stephen Wandro" w:date="2021-04-29T15:32:00Z">
        <w:r w:rsidR="002F7687" w:rsidRPr="007C21EA" w:rsidDel="002F7687">
          <w:rPr>
            <w:rFonts w:ascii="Arial" w:eastAsia="Cambria" w:hAnsi="Arial" w:cs="Arial"/>
            <w:sz w:val="24"/>
            <w:szCs w:val="24"/>
          </w:rPr>
          <w:t xml:space="preserve"> </w:t>
        </w:r>
      </w:ins>
    </w:p>
    <w:tbl>
      <w:tblPr>
        <w:tblStyle w:val="4"/>
        <w:tblW w:w="9350" w:type="dxa"/>
        <w:tblLayout w:type="fixed"/>
        <w:tblLook w:val="04A0" w:firstRow="1" w:lastRow="0" w:firstColumn="1" w:lastColumn="0" w:noHBand="0" w:noVBand="1"/>
        <w:tblPrChange w:id="1005" w:author="Stephen Wandro" w:date="2021-04-29T16:02:00Z">
          <w:tblPr>
            <w:tblStyle w:val="4"/>
            <w:tblW w:w="9810" w:type="dxa"/>
            <w:tblLayout w:type="fixed"/>
            <w:tblLook w:val="04A0" w:firstRow="1" w:lastRow="0" w:firstColumn="1" w:lastColumn="0" w:noHBand="0" w:noVBand="1"/>
          </w:tblPr>
        </w:tblPrChange>
      </w:tblPr>
      <w:tblGrid>
        <w:gridCol w:w="1544"/>
        <w:gridCol w:w="166"/>
        <w:gridCol w:w="783"/>
        <w:gridCol w:w="85"/>
        <w:gridCol w:w="1629"/>
        <w:gridCol w:w="1128"/>
        <w:gridCol w:w="1038"/>
        <w:gridCol w:w="1134"/>
        <w:gridCol w:w="246"/>
        <w:gridCol w:w="1160"/>
        <w:gridCol w:w="437"/>
        <w:tblGridChange w:id="1006">
          <w:tblGrid>
            <w:gridCol w:w="1620"/>
            <w:gridCol w:w="175"/>
            <w:gridCol w:w="393"/>
            <w:gridCol w:w="512"/>
            <w:gridCol w:w="1710"/>
            <w:gridCol w:w="1194"/>
            <w:gridCol w:w="1085"/>
            <w:gridCol w:w="1186"/>
            <w:gridCol w:w="260"/>
            <w:gridCol w:w="1215"/>
            <w:gridCol w:w="460"/>
          </w:tblGrid>
        </w:tblGridChange>
      </w:tblGrid>
      <w:tr w:rsidR="000207FA" w:rsidRPr="007C21EA" w:rsidDel="002F7687" w14:paraId="237FB36A" w14:textId="08A86335" w:rsidTr="009921B3">
        <w:trPr>
          <w:cnfStyle w:val="100000000000" w:firstRow="1" w:lastRow="0" w:firstColumn="0" w:lastColumn="0" w:oddVBand="0" w:evenVBand="0" w:oddHBand="0" w:evenHBand="0" w:firstRowFirstColumn="0" w:firstRowLastColumn="0" w:lastRowFirstColumn="0" w:lastRowLastColumn="0"/>
          <w:trHeight w:val="367"/>
          <w:del w:id="1007" w:author="Stephen Wandro" w:date="2021-04-29T15:32:00Z"/>
          <w:trPrChange w:id="1008"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000000"/>
            </w:tcBorders>
            <w:tcPrChange w:id="1009" w:author="Stephen Wandro" w:date="2021-04-29T16:02:00Z">
              <w:tcPr>
                <w:tcW w:w="1620" w:type="dxa"/>
                <w:tcBorders>
                  <w:bottom w:val="single" w:sz="4" w:space="0" w:color="000000"/>
                </w:tcBorders>
              </w:tcPr>
            </w:tcPrChange>
          </w:tcPr>
          <w:p w14:paraId="042DE929" w14:textId="77777777" w:rsidR="000207FA" w:rsidDel="002F7687" w:rsidRDefault="00563D7E">
            <w:pPr>
              <w:cnfStyle w:val="101000000000" w:firstRow="1" w:lastRow="0" w:firstColumn="1" w:lastColumn="0" w:oddVBand="0" w:evenVBand="0" w:oddHBand="0" w:evenHBand="0" w:firstRowFirstColumn="0" w:firstRowLastColumn="0" w:lastRowFirstColumn="0" w:lastRowLastColumn="0"/>
              <w:rPr>
                <w:del w:id="1010" w:author="Stephen Wandro" w:date="2021-04-29T15:32:00Z"/>
                <w:rFonts w:ascii="Arial" w:eastAsia="Calibri" w:hAnsi="Arial" w:cs="Arial"/>
                <w:color w:val="000000"/>
              </w:rPr>
            </w:pPr>
            <w:del w:id="1011" w:author="Stephen Wandro" w:date="2021-04-29T15:32:00Z">
              <w:r w:rsidRPr="007C21EA" w:rsidDel="002F7687">
                <w:rPr>
                  <w:rFonts w:ascii="Arial" w:eastAsia="Calibri" w:hAnsi="Arial" w:cs="Arial"/>
                  <w:color w:val="000000"/>
                </w:rPr>
                <w:delText>Host</w:delText>
              </w:r>
            </w:del>
          </w:p>
          <w:p w14:paraId="0000007B" w14:textId="2A89D144" w:rsidR="002F7687" w:rsidRPr="007C21EA" w:rsidRDefault="002F7687" w:rsidP="002F7687">
            <w:pPr>
              <w:spacing w:line="480" w:lineRule="auto"/>
              <w:cnfStyle w:val="101000000000" w:firstRow="1" w:lastRow="0" w:firstColumn="1" w:lastColumn="0" w:oddVBand="0" w:evenVBand="0" w:oddHBand="0" w:evenHBand="0" w:firstRowFirstColumn="0" w:firstRowLastColumn="0" w:lastRowFirstColumn="0" w:lastRowLastColumn="0"/>
              <w:rPr>
                <w:ins w:id="1012" w:author="Stephen Wandro" w:date="2021-04-29T15:32:00Z"/>
                <w:rFonts w:ascii="Arial" w:eastAsia="Calibri" w:hAnsi="Arial" w:cs="Arial"/>
                <w:color w:val="000000"/>
              </w:rPr>
              <w:pPrChange w:id="1013" w:author="Stephen Wandro" w:date="2021-04-29T15:32:00Z">
                <w:pPr>
                  <w:jc w:val="center"/>
                  <w:cnfStyle w:val="101000000000" w:firstRow="1" w:lastRow="0" w:firstColumn="1" w:lastColumn="0" w:oddVBand="0" w:evenVBand="0" w:oddHBand="0" w:evenHBand="0" w:firstRowFirstColumn="0" w:firstRowLastColumn="0" w:lastRowFirstColumn="0" w:lastRowLastColumn="0"/>
                </w:pPr>
              </w:pPrChange>
            </w:pPr>
          </w:p>
        </w:tc>
        <w:tc>
          <w:tcPr>
            <w:tcW w:w="1080" w:type="dxa"/>
            <w:gridSpan w:val="3"/>
            <w:tcBorders>
              <w:bottom w:val="single" w:sz="4" w:space="0" w:color="000000"/>
            </w:tcBorders>
            <w:tcPrChange w:id="1014" w:author="Stephen Wandro" w:date="2021-04-29T16:02:00Z">
              <w:tcPr>
                <w:tcW w:w="1080" w:type="dxa"/>
                <w:gridSpan w:val="3"/>
                <w:tcBorders>
                  <w:bottom w:val="single" w:sz="4" w:space="0" w:color="000000"/>
                </w:tcBorders>
              </w:tcPr>
            </w:tcPrChange>
          </w:tcPr>
          <w:p w14:paraId="0000007C" w14:textId="747B77E2"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15" w:author="Stephen Wandro" w:date="2021-04-29T15:32:00Z"/>
                <w:rFonts w:ascii="Arial" w:eastAsia="Calibri" w:hAnsi="Arial" w:cs="Arial"/>
                <w:color w:val="000000"/>
              </w:rPr>
              <w:pPrChange w:id="1016"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17" w:author="Stephen Wandro" w:date="2021-04-29T15:32:00Z">
              <w:r w:rsidRPr="007C21EA" w:rsidDel="002F7687">
                <w:rPr>
                  <w:rFonts w:ascii="Arial" w:eastAsia="Calibri" w:hAnsi="Arial" w:cs="Arial"/>
                  <w:color w:val="000000"/>
                </w:rPr>
                <w:delText>Mutant</w:delText>
              </w:r>
            </w:del>
          </w:p>
        </w:tc>
        <w:tc>
          <w:tcPr>
            <w:tcW w:w="1710" w:type="dxa"/>
            <w:tcBorders>
              <w:bottom w:val="single" w:sz="4" w:space="0" w:color="000000"/>
            </w:tcBorders>
            <w:tcPrChange w:id="1018" w:author="Stephen Wandro" w:date="2021-04-29T16:02:00Z">
              <w:tcPr>
                <w:tcW w:w="1710" w:type="dxa"/>
                <w:tcBorders>
                  <w:bottom w:val="single" w:sz="4" w:space="0" w:color="000000"/>
                </w:tcBorders>
              </w:tcPr>
            </w:tcPrChange>
          </w:tcPr>
          <w:p w14:paraId="0000007D" w14:textId="54D8D757"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19" w:author="Stephen Wandro" w:date="2021-04-29T15:32:00Z"/>
                <w:rFonts w:ascii="Arial" w:eastAsia="Calibri" w:hAnsi="Arial" w:cs="Arial"/>
                <w:color w:val="000000"/>
              </w:rPr>
              <w:pPrChange w:id="1020"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1" w:author="Stephen Wandro" w:date="2021-04-29T15:32:00Z">
              <w:r w:rsidRPr="007C21EA" w:rsidDel="002F7687">
                <w:rPr>
                  <w:rFonts w:ascii="Arial" w:eastAsia="Calibri" w:hAnsi="Arial" w:cs="Arial"/>
                  <w:color w:val="000000"/>
                </w:rPr>
                <w:delText>Phage</w:delText>
              </w:r>
            </w:del>
          </w:p>
        </w:tc>
        <w:tc>
          <w:tcPr>
            <w:tcW w:w="3725" w:type="dxa"/>
            <w:gridSpan w:val="4"/>
            <w:tcBorders>
              <w:bottom w:val="single" w:sz="4" w:space="0" w:color="000000"/>
            </w:tcBorders>
            <w:tcPrChange w:id="1022" w:author="Stephen Wandro" w:date="2021-04-29T16:02:00Z">
              <w:tcPr>
                <w:tcW w:w="3725" w:type="dxa"/>
                <w:gridSpan w:val="4"/>
                <w:tcBorders>
                  <w:bottom w:val="single" w:sz="4" w:space="0" w:color="000000"/>
                </w:tcBorders>
              </w:tcPr>
            </w:tcPrChange>
          </w:tcPr>
          <w:p w14:paraId="0000007E" w14:textId="6B69739B"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23" w:author="Stephen Wandro" w:date="2021-04-29T15:32:00Z"/>
                <w:rFonts w:ascii="Arial" w:eastAsia="Calibri" w:hAnsi="Arial" w:cs="Arial"/>
                <w:color w:val="000000"/>
              </w:rPr>
              <w:pPrChange w:id="1024"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5" w:author="Stephen Wandro" w:date="2021-04-29T15:32:00Z">
              <w:r w:rsidRPr="007C21EA" w:rsidDel="002F7687">
                <w:rPr>
                  <w:rFonts w:ascii="Arial" w:eastAsia="Calibri" w:hAnsi="Arial" w:cs="Arial"/>
                  <w:color w:val="000000"/>
                </w:rPr>
                <w:delText>Mutated gene(s)</w:delText>
              </w:r>
            </w:del>
          </w:p>
        </w:tc>
        <w:tc>
          <w:tcPr>
            <w:tcW w:w="1675" w:type="dxa"/>
            <w:gridSpan w:val="2"/>
            <w:tcBorders>
              <w:bottom w:val="single" w:sz="4" w:space="0" w:color="000000"/>
            </w:tcBorders>
            <w:tcPrChange w:id="1026" w:author="Stephen Wandro" w:date="2021-04-29T16:02:00Z">
              <w:tcPr>
                <w:tcW w:w="1675" w:type="dxa"/>
                <w:gridSpan w:val="2"/>
                <w:tcBorders>
                  <w:bottom w:val="single" w:sz="4" w:space="0" w:color="000000"/>
                </w:tcBorders>
              </w:tcPr>
            </w:tcPrChange>
          </w:tcPr>
          <w:p w14:paraId="0000007F" w14:textId="5397FBEC"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27" w:author="Stephen Wandro" w:date="2021-04-29T15:32:00Z"/>
                <w:rFonts w:ascii="Arial" w:eastAsia="Calibri" w:hAnsi="Arial" w:cs="Arial"/>
                <w:color w:val="000000"/>
              </w:rPr>
              <w:pPrChange w:id="1028"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9" w:author="Stephen Wandro" w:date="2021-04-29T15:32:00Z">
              <w:r w:rsidRPr="007C21EA" w:rsidDel="002F7687">
                <w:rPr>
                  <w:rFonts w:ascii="Arial" w:eastAsia="Calibri" w:hAnsi="Arial" w:cs="Arial"/>
                  <w:color w:val="000000"/>
                </w:rPr>
                <w:delText>Mutation</w:delText>
              </w:r>
            </w:del>
          </w:p>
        </w:tc>
      </w:tr>
      <w:tr w:rsidR="000207FA" w:rsidRPr="007C21EA" w:rsidDel="002F7687" w14:paraId="7512A539" w14:textId="0A07CDB2" w:rsidTr="009921B3">
        <w:trPr>
          <w:cnfStyle w:val="000000100000" w:firstRow="0" w:lastRow="0" w:firstColumn="0" w:lastColumn="0" w:oddVBand="0" w:evenVBand="0" w:oddHBand="1" w:evenHBand="0" w:firstRowFirstColumn="0" w:firstRowLastColumn="0" w:lastRowFirstColumn="0" w:lastRowLastColumn="0"/>
          <w:trHeight w:val="367"/>
          <w:del w:id="1030" w:author="Stephen Wandro" w:date="2021-04-29T15:32:00Z"/>
          <w:trPrChange w:id="1031"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32"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0" w14:textId="6C58FB58"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033" w:author="Stephen Wandro" w:date="2021-04-29T15:32:00Z"/>
                <w:rFonts w:ascii="Arial" w:eastAsia="Cambria" w:hAnsi="Arial" w:cs="Arial"/>
                <w:color w:val="000000"/>
                <w:sz w:val="18"/>
                <w:szCs w:val="18"/>
              </w:rPr>
              <w:pPrChange w:id="1034"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035"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36"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1" w14:textId="5D89FC40"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37" w:author="Stephen Wandro" w:date="2021-04-29T15:32:00Z"/>
                <w:rFonts w:ascii="Arial" w:eastAsia="Cambria" w:hAnsi="Arial" w:cs="Arial"/>
                <w:color w:val="000000"/>
                <w:sz w:val="18"/>
                <w:szCs w:val="18"/>
              </w:rPr>
              <w:pPrChange w:id="1038"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39" w:author="Stephen Wandro" w:date="2021-04-29T15:32:00Z">
              <w:r w:rsidRPr="007C21EA"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040"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2" w14:textId="1BB9490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1" w:author="Stephen Wandro" w:date="2021-04-29T15:32:00Z"/>
                <w:rFonts w:ascii="Arial" w:eastAsia="Cambria" w:hAnsi="Arial" w:cs="Arial"/>
                <w:color w:val="000000"/>
                <w:sz w:val="18"/>
                <w:szCs w:val="18"/>
              </w:rPr>
              <w:pPrChange w:id="1042"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43" w:author="Stephen Wandro" w:date="2021-04-29T15:32:00Z">
              <w:r w:rsidRPr="007C21EA" w:rsidDel="002F7687">
                <w:rPr>
                  <w:rFonts w:ascii="Arial" w:eastAsia="Cambria" w:hAnsi="Arial" w:cs="Arial"/>
                  <w:color w:val="000000"/>
                  <w:sz w:val="18"/>
                  <w:szCs w:val="18"/>
                </w:rPr>
                <w:delText>vB_OCPT_Ump</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44"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3" w14:textId="1ECF43EB"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5" w:author="Stephen Wandro" w:date="2021-04-29T15:32:00Z"/>
                <w:rFonts w:ascii="Arial" w:eastAsia="Cambria" w:hAnsi="Arial" w:cs="Arial"/>
                <w:color w:val="000000"/>
                <w:sz w:val="18"/>
                <w:szCs w:val="18"/>
              </w:rPr>
              <w:pPrChange w:id="1046"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47" w:author="Stephen Wandro" w:date="2021-04-29T15:32:00Z">
              <w:r w:rsidRPr="007C21EA" w:rsidDel="002F7687">
                <w:rPr>
                  <w:rFonts w:ascii="Arial" w:eastAsia="Cambria" w:hAnsi="Arial" w:cs="Arial"/>
                  <w:color w:val="000000"/>
                  <w:sz w:val="18"/>
                  <w:szCs w:val="18"/>
                </w:rPr>
                <w:delText>(Epa) WgbU UDP-N-acetylglucosamine 4-epimerase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48"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4" w14:textId="4A78740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9" w:author="Stephen Wandro" w:date="2021-04-29T15:32:00Z"/>
                <w:rFonts w:ascii="Arial" w:eastAsia="Cambria" w:hAnsi="Arial" w:cs="Arial"/>
                <w:color w:val="000000"/>
                <w:sz w:val="18"/>
                <w:szCs w:val="18"/>
              </w:rPr>
              <w:pPrChange w:id="1050"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51" w:author="Stephen Wandro" w:date="2021-04-29T15:32:00Z">
              <w:r w:rsidRPr="007C21EA" w:rsidDel="002F7687">
                <w:rPr>
                  <w:rFonts w:ascii="Arial" w:eastAsia="Cambria" w:hAnsi="Arial" w:cs="Arial"/>
                  <w:color w:val="000000"/>
                  <w:sz w:val="18"/>
                  <w:szCs w:val="18"/>
                </w:rPr>
                <w:delText xml:space="preserve">G11V </w:delText>
              </w:r>
            </w:del>
          </w:p>
        </w:tc>
      </w:tr>
      <w:tr w:rsidR="000207FA" w:rsidRPr="007C21EA" w:rsidDel="002F7687" w14:paraId="675972FE" w14:textId="0DA511AC" w:rsidTr="009921B3">
        <w:trPr>
          <w:trHeight w:val="367"/>
          <w:del w:id="1052" w:author="Stephen Wandro" w:date="2021-04-29T15:32:00Z"/>
          <w:trPrChange w:id="1053"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54"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5" w14:textId="07C23B47" w:rsidR="000207FA" w:rsidRPr="007C21EA" w:rsidDel="002F7687" w:rsidRDefault="00563D7E" w:rsidP="002F7687">
            <w:pPr>
              <w:spacing w:line="480" w:lineRule="auto"/>
              <w:rPr>
                <w:del w:id="1055" w:author="Stephen Wandro" w:date="2021-04-29T15:32:00Z"/>
                <w:rFonts w:ascii="Arial" w:eastAsia="Cambria" w:hAnsi="Arial" w:cs="Arial"/>
                <w:color w:val="000000"/>
                <w:sz w:val="18"/>
                <w:szCs w:val="18"/>
              </w:rPr>
              <w:pPrChange w:id="1056" w:author="Stephen Wandro" w:date="2021-04-29T15:32:00Z">
                <w:pPr>
                  <w:jc w:val="center"/>
                </w:pPr>
              </w:pPrChange>
            </w:pPr>
            <w:del w:id="1057"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58"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6" w14:textId="6B79D783"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59" w:author="Stephen Wandro" w:date="2021-04-29T15:32:00Z"/>
                <w:rFonts w:ascii="Arial" w:eastAsia="Cambria" w:hAnsi="Arial" w:cs="Arial"/>
                <w:color w:val="000000"/>
                <w:sz w:val="18"/>
                <w:szCs w:val="18"/>
              </w:rPr>
              <w:pPrChange w:id="1060"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061" w:author="Stephen Wandro" w:date="2021-04-29T15:32:00Z">
              <w:r w:rsidRPr="007C21EA" w:rsidDel="002F7687">
                <w:rPr>
                  <w:rFonts w:ascii="Arial" w:eastAsia="Cambria" w:hAnsi="Arial" w:cs="Arial"/>
                  <w:color w:val="000000"/>
                  <w:sz w:val="18"/>
                  <w:szCs w:val="18"/>
                </w:rPr>
                <w:delText>Mutant 2</w:delText>
              </w:r>
            </w:del>
          </w:p>
        </w:tc>
        <w:tc>
          <w:tcPr>
            <w:tcW w:w="1710" w:type="dxa"/>
            <w:tcBorders>
              <w:top w:val="single" w:sz="4" w:space="0" w:color="000000"/>
              <w:left w:val="single" w:sz="4" w:space="0" w:color="000000"/>
              <w:bottom w:val="single" w:sz="4" w:space="0" w:color="000000"/>
              <w:right w:val="single" w:sz="4" w:space="0" w:color="000000"/>
            </w:tcBorders>
            <w:tcPrChange w:id="1062"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7" w14:textId="6A01C3AF"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63" w:author="Stephen Wandro" w:date="2021-04-29T15:32:00Z"/>
                <w:rFonts w:ascii="Arial" w:eastAsia="Cambria" w:hAnsi="Arial" w:cs="Arial"/>
                <w:color w:val="000000"/>
                <w:sz w:val="18"/>
                <w:szCs w:val="18"/>
              </w:rPr>
              <w:pPrChange w:id="1064"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065" w:author="Stephen Wandro" w:date="2021-04-29T15:32:00Z">
              <w:r w:rsidRPr="007C21EA" w:rsidDel="002F7687">
                <w:rPr>
                  <w:rFonts w:ascii="Arial" w:eastAsia="Cambria" w:hAnsi="Arial" w:cs="Arial"/>
                  <w:color w:val="000000"/>
                  <w:sz w:val="18"/>
                  <w:szCs w:val="18"/>
                </w:rPr>
                <w:delText>vB_OCPT_Ump</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66"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8" w14:textId="4ECF4442"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67" w:author="Stephen Wandro" w:date="2021-04-29T15:32:00Z"/>
                <w:rFonts w:ascii="Arial" w:eastAsia="Cambria" w:hAnsi="Arial" w:cs="Arial"/>
                <w:color w:val="000000"/>
                <w:sz w:val="18"/>
                <w:szCs w:val="18"/>
              </w:rPr>
              <w:pPrChange w:id="1068"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069" w:author="Stephen Wandro" w:date="2021-04-29T15:32:00Z">
              <w:r w:rsidRPr="007C21EA" w:rsidDel="002F7687">
                <w:rPr>
                  <w:rFonts w:ascii="Arial" w:eastAsia="Cambria" w:hAnsi="Arial" w:cs="Arial"/>
                  <w:color w:val="000000"/>
                  <w:sz w:val="18"/>
                  <w:szCs w:val="18"/>
                </w:rPr>
                <w:delText>(Epa) WecA</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70"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9" w14:textId="776F8DEF"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71" w:author="Stephen Wandro" w:date="2021-04-29T15:32:00Z"/>
                <w:rFonts w:ascii="Arial" w:eastAsia="Cambria" w:hAnsi="Arial" w:cs="Arial"/>
                <w:color w:val="000000"/>
                <w:sz w:val="18"/>
                <w:szCs w:val="18"/>
              </w:rPr>
              <w:pPrChange w:id="1072"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073" w:author="Stephen Wandro" w:date="2021-04-29T15:32:00Z">
              <w:r w:rsidRPr="007C21EA" w:rsidDel="002F7687">
                <w:rPr>
                  <w:rFonts w:ascii="Arial" w:eastAsia="Cambria" w:hAnsi="Arial" w:cs="Arial"/>
                  <w:color w:val="000000"/>
                  <w:sz w:val="18"/>
                  <w:szCs w:val="18"/>
                </w:rPr>
                <w:delText>E249*</w:delText>
              </w:r>
            </w:del>
          </w:p>
        </w:tc>
      </w:tr>
      <w:tr w:rsidR="000207FA" w:rsidRPr="007C21EA" w:rsidDel="002F7687" w14:paraId="6D9D5AB4" w14:textId="2AA7B15C" w:rsidTr="009921B3">
        <w:trPr>
          <w:cnfStyle w:val="000000100000" w:firstRow="0" w:lastRow="0" w:firstColumn="0" w:lastColumn="0" w:oddVBand="0" w:evenVBand="0" w:oddHBand="1" w:evenHBand="0" w:firstRowFirstColumn="0" w:firstRowLastColumn="0" w:lastRowFirstColumn="0" w:lastRowLastColumn="0"/>
          <w:trHeight w:val="367"/>
          <w:del w:id="1074" w:author="Stephen Wandro" w:date="2021-04-29T15:32:00Z"/>
          <w:trPrChange w:id="1075"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76"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A" w14:textId="3AC4AE8E"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077" w:author="Stephen Wandro" w:date="2021-04-29T15:32:00Z"/>
                <w:rFonts w:ascii="Arial" w:eastAsia="Cambria" w:hAnsi="Arial" w:cs="Arial"/>
                <w:color w:val="000000"/>
                <w:sz w:val="18"/>
                <w:szCs w:val="18"/>
              </w:rPr>
              <w:pPrChange w:id="1078"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079"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80"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B" w14:textId="312F2F13"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1" w:author="Stephen Wandro" w:date="2021-04-29T15:32:00Z"/>
                <w:rFonts w:ascii="Arial" w:eastAsia="Cambria" w:hAnsi="Arial" w:cs="Arial"/>
                <w:color w:val="000000"/>
                <w:sz w:val="18"/>
                <w:szCs w:val="18"/>
              </w:rPr>
              <w:pPrChange w:id="1082"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83" w:author="Stephen Wandro" w:date="2021-04-29T15:32:00Z">
              <w:r w:rsidRPr="007C21EA" w:rsidDel="002F7687">
                <w:rPr>
                  <w:rFonts w:ascii="Arial" w:eastAsia="Cambria" w:hAnsi="Arial" w:cs="Arial"/>
                  <w:color w:val="000000"/>
                  <w:sz w:val="18"/>
                  <w:szCs w:val="18"/>
                </w:rPr>
                <w:delText>Mutant 3</w:delText>
              </w:r>
            </w:del>
          </w:p>
        </w:tc>
        <w:tc>
          <w:tcPr>
            <w:tcW w:w="1710" w:type="dxa"/>
            <w:tcBorders>
              <w:top w:val="single" w:sz="4" w:space="0" w:color="000000"/>
              <w:left w:val="single" w:sz="4" w:space="0" w:color="000000"/>
              <w:bottom w:val="single" w:sz="4" w:space="0" w:color="000000"/>
              <w:right w:val="single" w:sz="4" w:space="0" w:color="000000"/>
            </w:tcBorders>
            <w:tcPrChange w:id="1084"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C" w14:textId="46DD14A8"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5" w:author="Stephen Wandro" w:date="2021-04-29T15:32:00Z"/>
                <w:rFonts w:ascii="Arial" w:eastAsia="Cambria" w:hAnsi="Arial" w:cs="Arial"/>
                <w:color w:val="000000"/>
                <w:sz w:val="18"/>
                <w:szCs w:val="18"/>
              </w:rPr>
              <w:pPrChange w:id="1086"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87" w:author="Stephen Wandro" w:date="2021-04-29T15:32:00Z">
              <w:r w:rsidRPr="007C21EA" w:rsidDel="002F7687">
                <w:rPr>
                  <w:rFonts w:ascii="Arial" w:eastAsia="Cambria" w:hAnsi="Arial" w:cs="Arial"/>
                  <w:color w:val="000000"/>
                  <w:sz w:val="18"/>
                  <w:szCs w:val="18"/>
                </w:rPr>
                <w:delText>vB_OCPT_SDS1</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88"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D" w14:textId="62A2F10C"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9" w:author="Stephen Wandro" w:date="2021-04-29T15:32:00Z"/>
                <w:rFonts w:ascii="Arial" w:eastAsia="Cambria" w:hAnsi="Arial" w:cs="Arial"/>
                <w:color w:val="000000"/>
                <w:sz w:val="18"/>
                <w:szCs w:val="18"/>
              </w:rPr>
              <w:pPrChange w:id="1090"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91" w:author="Stephen Wandro" w:date="2021-04-29T15:32:00Z">
              <w:r w:rsidRPr="007C21EA" w:rsidDel="002F7687">
                <w:rPr>
                  <w:rFonts w:ascii="Arial" w:eastAsia="Cambria" w:hAnsi="Arial" w:cs="Arial"/>
                  <w:color w:val="000000"/>
                  <w:sz w:val="18"/>
                  <w:szCs w:val="18"/>
                </w:rPr>
                <w:delText>(Epa) WgbU UDP-N-acetylglucosamine 4-epimerase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92"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E" w14:textId="2A4B6D2A"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93" w:author="Stephen Wandro" w:date="2021-04-29T15:32:00Z"/>
                <w:rFonts w:ascii="Arial" w:eastAsia="Cambria" w:hAnsi="Arial" w:cs="Arial"/>
                <w:color w:val="000000"/>
                <w:sz w:val="18"/>
                <w:szCs w:val="18"/>
              </w:rPr>
              <w:pPrChange w:id="1094"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95" w:author="Stephen Wandro" w:date="2021-04-29T15:32:00Z">
              <w:r w:rsidRPr="007C21EA" w:rsidDel="002F7687">
                <w:rPr>
                  <w:rFonts w:ascii="Arial" w:eastAsia="Cambria" w:hAnsi="Arial" w:cs="Arial"/>
                  <w:color w:val="000000"/>
                  <w:sz w:val="18"/>
                  <w:szCs w:val="18"/>
                </w:rPr>
                <w:delText>G279E</w:delText>
              </w:r>
            </w:del>
          </w:p>
        </w:tc>
      </w:tr>
      <w:tr w:rsidR="000207FA" w:rsidRPr="007C21EA" w:rsidDel="002F7687" w14:paraId="48ADA2D3" w14:textId="503BEBE6" w:rsidTr="009921B3">
        <w:trPr>
          <w:trHeight w:val="367"/>
          <w:del w:id="1096" w:author="Stephen Wandro" w:date="2021-04-29T15:32:00Z"/>
          <w:trPrChange w:id="1097"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98"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F" w14:textId="61E537B1" w:rsidR="000207FA" w:rsidRPr="007C21EA" w:rsidDel="002F7687" w:rsidRDefault="00563D7E" w:rsidP="002F7687">
            <w:pPr>
              <w:spacing w:line="480" w:lineRule="auto"/>
              <w:rPr>
                <w:del w:id="1099" w:author="Stephen Wandro" w:date="2021-04-29T15:32:00Z"/>
                <w:rFonts w:ascii="Arial" w:eastAsia="Cambria" w:hAnsi="Arial" w:cs="Arial"/>
                <w:color w:val="000000"/>
                <w:sz w:val="18"/>
                <w:szCs w:val="18"/>
              </w:rPr>
              <w:pPrChange w:id="1100" w:author="Stephen Wandro" w:date="2021-04-29T15:32:00Z">
                <w:pPr>
                  <w:jc w:val="center"/>
                </w:pPr>
              </w:pPrChange>
            </w:pPr>
            <w:del w:id="1101"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02"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90" w14:textId="729D49F1"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03" w:author="Stephen Wandro" w:date="2021-04-29T15:32:00Z"/>
                <w:rFonts w:ascii="Arial" w:eastAsia="Cambria" w:hAnsi="Arial" w:cs="Arial"/>
                <w:color w:val="000000"/>
                <w:sz w:val="18"/>
                <w:szCs w:val="18"/>
              </w:rPr>
              <w:pPrChange w:id="1104"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05" w:author="Stephen Wandro" w:date="2021-04-29T15:32:00Z">
              <w:r w:rsidRPr="007C21EA" w:rsidDel="002F7687">
                <w:rPr>
                  <w:rFonts w:ascii="Arial" w:eastAsia="Cambria" w:hAnsi="Arial" w:cs="Arial"/>
                  <w:color w:val="000000"/>
                  <w:sz w:val="18"/>
                  <w:szCs w:val="18"/>
                </w:rPr>
                <w:delText>Mutant 4</w:delText>
              </w:r>
            </w:del>
          </w:p>
        </w:tc>
        <w:tc>
          <w:tcPr>
            <w:tcW w:w="1710" w:type="dxa"/>
            <w:tcBorders>
              <w:top w:val="single" w:sz="4" w:space="0" w:color="000000"/>
              <w:left w:val="single" w:sz="4" w:space="0" w:color="000000"/>
              <w:bottom w:val="single" w:sz="4" w:space="0" w:color="000000"/>
              <w:right w:val="single" w:sz="4" w:space="0" w:color="000000"/>
            </w:tcBorders>
            <w:tcPrChange w:id="1106"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91" w14:textId="59147EE6"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07" w:author="Stephen Wandro" w:date="2021-04-29T15:32:00Z"/>
                <w:rFonts w:ascii="Arial" w:eastAsia="Cambria" w:hAnsi="Arial" w:cs="Arial"/>
                <w:color w:val="000000"/>
                <w:sz w:val="18"/>
                <w:szCs w:val="18"/>
              </w:rPr>
              <w:pPrChange w:id="1108"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09" w:author="Stephen Wandro" w:date="2021-04-29T15:32:00Z">
              <w:r w:rsidRPr="007C21EA" w:rsidDel="002F7687">
                <w:rPr>
                  <w:rFonts w:ascii="Arial" w:eastAsia="Cambria" w:hAnsi="Arial" w:cs="Arial"/>
                  <w:color w:val="000000"/>
                  <w:sz w:val="18"/>
                  <w:szCs w:val="18"/>
                </w:rPr>
                <w:delText>vB_OCPT_SDS2</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10"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92" w14:textId="15B08FFA"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11" w:author="Stephen Wandro" w:date="2021-04-29T15:32:00Z"/>
                <w:rFonts w:ascii="Arial" w:eastAsia="Cambria" w:hAnsi="Arial" w:cs="Arial"/>
                <w:color w:val="000000"/>
                <w:sz w:val="18"/>
                <w:szCs w:val="18"/>
              </w:rPr>
              <w:pPrChange w:id="1112"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13" w:author="Stephen Wandro" w:date="2021-04-29T15:32:00Z">
              <w:r w:rsidRPr="007C21EA" w:rsidDel="002F7687">
                <w:rPr>
                  <w:rFonts w:ascii="Arial" w:eastAsia="Cambria" w:hAnsi="Arial" w:cs="Arial"/>
                  <w:color w:val="000000"/>
                  <w:sz w:val="18"/>
                  <w:szCs w:val="18"/>
                </w:rPr>
                <w:delText>(Epa) TagF gene. glycerol glycerophosphotransferase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14"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93" w14:textId="7F7BECE4"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15" w:author="Stephen Wandro" w:date="2021-04-29T15:32:00Z"/>
                <w:rFonts w:ascii="Arial" w:eastAsia="Cambria" w:hAnsi="Arial" w:cs="Arial"/>
                <w:color w:val="000000"/>
                <w:sz w:val="18"/>
                <w:szCs w:val="18"/>
              </w:rPr>
              <w:pPrChange w:id="1116"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17" w:author="Stephen Wandro" w:date="2021-04-29T15:32:00Z">
              <w:r w:rsidRPr="007C21EA" w:rsidDel="002F7687">
                <w:rPr>
                  <w:rFonts w:ascii="Arial" w:eastAsia="Cambria" w:hAnsi="Arial" w:cs="Arial"/>
                  <w:color w:val="000000"/>
                  <w:sz w:val="18"/>
                  <w:szCs w:val="18"/>
                </w:rPr>
                <w:delText>A113E</w:delText>
              </w:r>
            </w:del>
          </w:p>
        </w:tc>
      </w:tr>
      <w:tr w:rsidR="000207FA" w:rsidRPr="007C21EA" w:rsidDel="002F7687" w14:paraId="484C672C" w14:textId="21685B18" w:rsidTr="009921B3">
        <w:trPr>
          <w:cnfStyle w:val="000000100000" w:firstRow="0" w:lastRow="0" w:firstColumn="0" w:lastColumn="0" w:oddVBand="0" w:evenVBand="0" w:oddHBand="1" w:evenHBand="0" w:firstRowFirstColumn="0" w:firstRowLastColumn="0" w:lastRowFirstColumn="0" w:lastRowLastColumn="0"/>
          <w:trHeight w:val="367"/>
          <w:del w:id="1118" w:author="Stephen Wandro" w:date="2021-04-29T15:32:00Z"/>
          <w:trPrChange w:id="1119"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120"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94" w14:textId="55CF5BEF"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121" w:author="Stephen Wandro" w:date="2021-04-29T15:32:00Z"/>
                <w:rFonts w:ascii="Arial" w:eastAsia="Cambria" w:hAnsi="Arial" w:cs="Arial"/>
                <w:color w:val="000000"/>
                <w:sz w:val="18"/>
                <w:szCs w:val="18"/>
              </w:rPr>
              <w:pPrChange w:id="1122"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123"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Yi6</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24"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95" w14:textId="13E1B45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25" w:author="Stephen Wandro" w:date="2021-04-29T15:32:00Z"/>
                <w:rFonts w:ascii="Arial" w:eastAsia="Cambria" w:hAnsi="Arial" w:cs="Arial"/>
                <w:color w:val="000000"/>
                <w:sz w:val="18"/>
                <w:szCs w:val="18"/>
              </w:rPr>
              <w:pPrChange w:id="1126"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127" w:author="Stephen Wandro" w:date="2021-04-29T15:32:00Z">
              <w:r w:rsidRPr="007C21EA"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128"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96" w14:textId="68042950"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29" w:author="Stephen Wandro" w:date="2021-04-29T15:32:00Z"/>
                <w:rFonts w:ascii="Arial" w:eastAsia="Cambria" w:hAnsi="Arial" w:cs="Arial"/>
                <w:color w:val="000000"/>
                <w:sz w:val="18"/>
                <w:szCs w:val="18"/>
              </w:rPr>
              <w:pPrChange w:id="1130"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131" w:author="Stephen Wandro" w:date="2021-04-29T15:32:00Z">
              <w:r w:rsidRPr="007C21EA" w:rsidDel="002F7687">
                <w:rPr>
                  <w:rFonts w:ascii="Arial" w:eastAsia="Cambria" w:hAnsi="Arial" w:cs="Arial"/>
                  <w:color w:val="000000"/>
                  <w:sz w:val="18"/>
                  <w:szCs w:val="18"/>
                </w:rPr>
                <w:delText>vB_OCPT_CCS3</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32"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97" w14:textId="33AA3522"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33" w:author="Stephen Wandro" w:date="2021-04-29T15:32:00Z"/>
                <w:rFonts w:ascii="Arial" w:eastAsia="Cambria" w:hAnsi="Arial" w:cs="Arial"/>
                <w:color w:val="000000"/>
                <w:sz w:val="18"/>
                <w:szCs w:val="18"/>
              </w:rPr>
              <w:pPrChange w:id="1134"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135" w:author="Stephen Wandro" w:date="2021-04-29T15:32:00Z">
              <w:r w:rsidRPr="007C21EA" w:rsidDel="002F7687">
                <w:rPr>
                  <w:rFonts w:ascii="Arial" w:eastAsia="Cambria" w:hAnsi="Arial" w:cs="Arial"/>
                  <w:color w:val="000000"/>
                  <w:sz w:val="18"/>
                  <w:szCs w:val="18"/>
                </w:rPr>
                <w:delText>(Epa) exopolysaccharide biosynthesis; aspartate aminotransferase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36"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98" w14:textId="5DABC318"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37" w:author="Stephen Wandro" w:date="2021-04-29T15:32:00Z"/>
                <w:rFonts w:ascii="Arial" w:eastAsia="Cambria" w:hAnsi="Arial" w:cs="Arial"/>
                <w:color w:val="000000"/>
                <w:sz w:val="18"/>
                <w:szCs w:val="18"/>
              </w:rPr>
              <w:pPrChange w:id="1138"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139" w:author="Stephen Wandro" w:date="2021-04-29T15:32:00Z">
              <w:r w:rsidRPr="007C21EA" w:rsidDel="002F7687">
                <w:rPr>
                  <w:rFonts w:ascii="Arial" w:eastAsia="Cambria" w:hAnsi="Arial" w:cs="Arial"/>
                  <w:color w:val="000000"/>
                  <w:sz w:val="18"/>
                  <w:szCs w:val="18"/>
                </w:rPr>
                <w:delText>W7* ; P365S</w:delText>
              </w:r>
            </w:del>
          </w:p>
        </w:tc>
      </w:tr>
      <w:tr w:rsidR="005426A2" w:rsidRPr="007C21EA" w:rsidDel="002F7687" w14:paraId="3A26D67E" w14:textId="431116EC" w:rsidTr="009921B3">
        <w:trPr>
          <w:trHeight w:val="367"/>
          <w:del w:id="1140" w:author="Stephen Wandro" w:date="2021-04-29T15:32:00Z"/>
          <w:trPrChange w:id="1141"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142"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29B9B6D8" w14:textId="4F4CB2D7" w:rsidR="005426A2" w:rsidRPr="005426A2" w:rsidDel="002F7687" w:rsidRDefault="005426A2" w:rsidP="002F7687">
            <w:pPr>
              <w:spacing w:line="480" w:lineRule="auto"/>
              <w:rPr>
                <w:del w:id="1143" w:author="Stephen Wandro" w:date="2021-04-29T15:32:00Z"/>
                <w:rFonts w:ascii="Arial" w:eastAsia="Cambria" w:hAnsi="Arial" w:cs="Arial"/>
                <w:iCs/>
                <w:color w:val="000000"/>
                <w:sz w:val="18"/>
                <w:szCs w:val="18"/>
              </w:rPr>
              <w:pPrChange w:id="1144" w:author="Stephen Wandro" w:date="2021-04-29T15:32:00Z">
                <w:pPr>
                  <w:jc w:val="center"/>
                </w:pPr>
              </w:pPrChange>
            </w:pPr>
            <w:del w:id="1145" w:author="Stephen Wandro" w:date="2021-04-29T15:32:00Z">
              <w:r w:rsidDel="002F7687">
                <w:rPr>
                  <w:rFonts w:ascii="Arial" w:eastAsia="Cambria" w:hAnsi="Arial" w:cs="Arial"/>
                  <w:i/>
                  <w:color w:val="000000"/>
                  <w:sz w:val="18"/>
                  <w:szCs w:val="18"/>
                </w:rPr>
                <w:delText xml:space="preserve">E. faecalis </w:delText>
              </w:r>
              <w:r w:rsidDel="002F7687">
                <w:rPr>
                  <w:rFonts w:ascii="Arial" w:eastAsia="Cambria" w:hAnsi="Arial" w:cs="Arial"/>
                  <w:iCs/>
                  <w:color w:val="000000"/>
                  <w:sz w:val="18"/>
                  <w:szCs w:val="18"/>
                </w:rPr>
                <w:delText>V587</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46"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54A8461F" w14:textId="5C983A7F"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47" w:author="Stephen Wandro" w:date="2021-04-29T15:32:00Z"/>
                <w:rFonts w:ascii="Arial" w:eastAsia="Cambria" w:hAnsi="Arial" w:cs="Arial"/>
                <w:color w:val="000000"/>
                <w:sz w:val="18"/>
                <w:szCs w:val="18"/>
              </w:rPr>
              <w:pPrChange w:id="1148"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49" w:author="Stephen Wandro" w:date="2021-04-29T15:32:00Z">
              <w:r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150"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5697024E" w14:textId="11056725"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1" w:author="Stephen Wandro" w:date="2021-04-29T15:32:00Z"/>
                <w:rFonts w:ascii="Arial" w:eastAsia="Cambria" w:hAnsi="Arial" w:cs="Arial"/>
                <w:color w:val="000000"/>
                <w:sz w:val="18"/>
                <w:szCs w:val="18"/>
              </w:rPr>
              <w:pPrChange w:id="1152"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53" w:author="Stephen Wandro" w:date="2021-04-29T15:32:00Z">
              <w:r w:rsidDel="002F7687">
                <w:rPr>
                  <w:rFonts w:ascii="Arial" w:eastAsia="Cambria" w:hAnsi="Arial" w:cs="Arial"/>
                  <w:color w:val="000000"/>
                  <w:sz w:val="18"/>
                  <w:szCs w:val="18"/>
                </w:rPr>
                <w:delText>vB_OCPT_Bob</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54"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7A404B84" w14:textId="5C050EBF"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5" w:author="Stephen Wandro" w:date="2021-04-29T15:32:00Z"/>
                <w:rFonts w:ascii="Arial" w:eastAsia="Cambria" w:hAnsi="Arial" w:cs="Arial"/>
                <w:color w:val="000000"/>
                <w:sz w:val="18"/>
                <w:szCs w:val="18"/>
              </w:rPr>
              <w:pPrChange w:id="1156"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57" w:author="Stephen Wandro" w:date="2021-04-29T15:32:00Z">
              <w:r w:rsidDel="002F7687">
                <w:rPr>
                  <w:rFonts w:ascii="Calibri" w:hAnsi="Calibri" w:cs="Calibri"/>
                  <w:sz w:val="22"/>
                  <w:szCs w:val="22"/>
                </w:rPr>
                <w:delText>UDP-glucose 4-epimerase GalE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58"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F9DF759" w14:textId="6C1A2BD9"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9" w:author="Stephen Wandro" w:date="2021-04-29T15:32:00Z"/>
                <w:rFonts w:ascii="Arial" w:eastAsia="Cambria" w:hAnsi="Arial" w:cs="Arial"/>
                <w:color w:val="000000"/>
                <w:sz w:val="18"/>
                <w:szCs w:val="18"/>
              </w:rPr>
              <w:pPrChange w:id="1160"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61" w:author="Stephen Wandro" w:date="2021-04-29T15:32:00Z">
              <w:r w:rsidDel="002F7687">
                <w:rPr>
                  <w:rFonts w:ascii="Arial" w:eastAsia="Cambria" w:hAnsi="Arial" w:cs="Arial"/>
                  <w:color w:val="000000"/>
                  <w:sz w:val="18"/>
                  <w:szCs w:val="18"/>
                </w:rPr>
                <w:delText>Silent point mutation</w:delText>
              </w:r>
            </w:del>
          </w:p>
        </w:tc>
      </w:tr>
      <w:bookmarkEnd w:id="1001"/>
      <w:tr w:rsidR="009921B3" w:rsidRPr="002F7687" w14:paraId="4B945D01" w14:textId="77777777" w:rsidTr="009921B3">
        <w:trPr>
          <w:gridAfter w:val="1"/>
          <w:cnfStyle w:val="000000100000" w:firstRow="0" w:lastRow="0" w:firstColumn="0" w:lastColumn="0" w:oddVBand="0" w:evenVBand="0" w:oddHBand="1" w:evenHBand="0" w:firstRowFirstColumn="0" w:firstRowLastColumn="0" w:lastRowFirstColumn="0" w:lastRowLastColumn="0"/>
          <w:trHeight w:val="540"/>
          <w:ins w:id="1162" w:author="Stephen Wandro" w:date="2021-04-29T15:36:00Z"/>
          <w:trPrChange w:id="1163" w:author="Stephen Wandro" w:date="2021-04-29T16:02:00Z">
            <w:trPr>
              <w:gridAfter w:val="1"/>
              <w:wAfter w:w="450" w:type="dxa"/>
              <w:trHeight w:val="54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164" w:author="Stephen Wandro" w:date="2021-04-29T16:02:00Z">
              <w:tcPr>
                <w:tcW w:w="1795" w:type="dxa"/>
                <w:gridSpan w:val="2"/>
                <w:hideMark/>
              </w:tcPr>
            </w:tcPrChange>
          </w:tcPr>
          <w:p w14:paraId="24CC020F"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165" w:author="Stephen Wandro" w:date="2021-04-29T15:36:00Z"/>
                <w:bCs/>
                <w:color w:val="000000"/>
                <w:sz w:val="16"/>
                <w:szCs w:val="16"/>
              </w:rPr>
            </w:pPr>
            <w:ins w:id="1166" w:author="Stephen Wandro" w:date="2021-04-29T15:36:00Z">
              <w:r w:rsidRPr="002F7687">
                <w:rPr>
                  <w:rFonts w:eastAsia="Calibri"/>
                  <w:bCs/>
                  <w:color w:val="000000"/>
                  <w:sz w:val="16"/>
                  <w:szCs w:val="16"/>
                </w:rPr>
                <w:t>Host</w:t>
              </w:r>
            </w:ins>
          </w:p>
        </w:tc>
        <w:tc>
          <w:tcPr>
            <w:tcW w:w="815" w:type="dxa"/>
            <w:hideMark/>
            <w:tcPrChange w:id="1167" w:author="Stephen Wandro" w:date="2021-04-29T16:02:00Z">
              <w:tcPr>
                <w:tcW w:w="393" w:type="dxa"/>
                <w:hideMark/>
              </w:tcPr>
            </w:tcPrChange>
          </w:tcPr>
          <w:p w14:paraId="4177CFB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68" w:author="Stephen Wandro" w:date="2021-04-29T15:36:00Z"/>
                <w:b/>
                <w:bCs/>
                <w:color w:val="000000"/>
                <w:sz w:val="16"/>
                <w:szCs w:val="16"/>
              </w:rPr>
            </w:pPr>
            <w:ins w:id="1169" w:author="Stephen Wandro" w:date="2021-04-29T15:36:00Z">
              <w:r w:rsidRPr="002F7687">
                <w:rPr>
                  <w:rFonts w:eastAsia="Calibri"/>
                  <w:b/>
                  <w:bCs/>
                  <w:color w:val="000000"/>
                  <w:sz w:val="16"/>
                  <w:szCs w:val="16"/>
                </w:rPr>
                <w:t>Phage</w:t>
              </w:r>
            </w:ins>
          </w:p>
        </w:tc>
        <w:tc>
          <w:tcPr>
            <w:tcW w:w="2994" w:type="dxa"/>
            <w:gridSpan w:val="3"/>
            <w:hideMark/>
            <w:tcPrChange w:id="1170" w:author="Stephen Wandro" w:date="2021-04-29T16:02:00Z">
              <w:tcPr>
                <w:tcW w:w="3416" w:type="dxa"/>
                <w:gridSpan w:val="3"/>
                <w:hideMark/>
              </w:tcPr>
            </w:tcPrChange>
          </w:tcPr>
          <w:p w14:paraId="2C6795C4"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1" w:author="Stephen Wandro" w:date="2021-04-29T15:36:00Z"/>
                <w:b/>
                <w:bCs/>
                <w:color w:val="000000"/>
                <w:sz w:val="16"/>
                <w:szCs w:val="16"/>
              </w:rPr>
            </w:pPr>
            <w:ins w:id="1172" w:author="Stephen Wandro" w:date="2021-04-29T15:36:00Z">
              <w:r w:rsidRPr="002F7687">
                <w:rPr>
                  <w:rFonts w:eastAsia="Calibri"/>
                  <w:b/>
                  <w:bCs/>
                  <w:color w:val="000000"/>
                  <w:sz w:val="16"/>
                  <w:szCs w:val="16"/>
                </w:rPr>
                <w:t>Mutated gene</w:t>
              </w:r>
            </w:ins>
          </w:p>
        </w:tc>
        <w:tc>
          <w:tcPr>
            <w:tcW w:w="1085" w:type="dxa"/>
            <w:hideMark/>
            <w:tcPrChange w:id="1173" w:author="Stephen Wandro" w:date="2021-04-29T16:02:00Z">
              <w:tcPr>
                <w:tcW w:w="1085" w:type="dxa"/>
                <w:hideMark/>
              </w:tcPr>
            </w:tcPrChange>
          </w:tcPr>
          <w:p w14:paraId="1CE9393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4" w:author="Stephen Wandro" w:date="2021-04-29T15:36:00Z"/>
                <w:b/>
                <w:bCs/>
                <w:color w:val="000000"/>
                <w:sz w:val="16"/>
                <w:szCs w:val="16"/>
              </w:rPr>
            </w:pPr>
            <w:ins w:id="1175" w:author="Stephen Wandro" w:date="2021-04-29T15:36:00Z">
              <w:r w:rsidRPr="002F7687">
                <w:rPr>
                  <w:b/>
                  <w:bCs/>
                  <w:color w:val="000000"/>
                  <w:sz w:val="16"/>
                  <w:szCs w:val="16"/>
                </w:rPr>
                <w:t>Locus_id</w:t>
              </w:r>
            </w:ins>
          </w:p>
        </w:tc>
        <w:tc>
          <w:tcPr>
            <w:tcW w:w="1186" w:type="dxa"/>
            <w:hideMark/>
            <w:tcPrChange w:id="1176" w:author="Stephen Wandro" w:date="2021-04-29T16:02:00Z">
              <w:tcPr>
                <w:tcW w:w="1186" w:type="dxa"/>
                <w:hideMark/>
              </w:tcPr>
            </w:tcPrChange>
          </w:tcPr>
          <w:p w14:paraId="3A45225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7" w:author="Stephen Wandro" w:date="2021-04-29T15:36:00Z"/>
                <w:b/>
                <w:bCs/>
                <w:color w:val="000000"/>
                <w:sz w:val="16"/>
                <w:szCs w:val="16"/>
              </w:rPr>
            </w:pPr>
            <w:ins w:id="1178" w:author="Stephen Wandro" w:date="2021-04-29T15:36:00Z">
              <w:r w:rsidRPr="002F7687">
                <w:rPr>
                  <w:rFonts w:eastAsia="Calibri"/>
                  <w:b/>
                  <w:bCs/>
                  <w:color w:val="000000"/>
                  <w:sz w:val="16"/>
                  <w:szCs w:val="16"/>
                </w:rPr>
                <w:t>Mutation</w:t>
              </w:r>
            </w:ins>
          </w:p>
        </w:tc>
        <w:tc>
          <w:tcPr>
            <w:tcW w:w="1475" w:type="dxa"/>
            <w:gridSpan w:val="2"/>
            <w:hideMark/>
            <w:tcPrChange w:id="1179" w:author="Stephen Wandro" w:date="2021-04-29T16:02:00Z">
              <w:tcPr>
                <w:tcW w:w="1475" w:type="dxa"/>
                <w:gridSpan w:val="2"/>
                <w:hideMark/>
              </w:tcPr>
            </w:tcPrChange>
          </w:tcPr>
          <w:p w14:paraId="0942326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80" w:author="Stephen Wandro" w:date="2021-04-29T15:36:00Z"/>
                <w:b/>
                <w:bCs/>
                <w:color w:val="000000"/>
                <w:sz w:val="16"/>
                <w:szCs w:val="16"/>
              </w:rPr>
            </w:pPr>
            <w:ins w:id="1181" w:author="Stephen Wandro" w:date="2021-04-29T15:36:00Z">
              <w:r w:rsidRPr="002F7687">
                <w:rPr>
                  <w:b/>
                  <w:bCs/>
                  <w:color w:val="000000"/>
                  <w:sz w:val="16"/>
                  <w:szCs w:val="16"/>
                </w:rPr>
                <w:t>Exopolysaccharide</w:t>
              </w:r>
              <w:r w:rsidRPr="002F7687">
                <w:rPr>
                  <w:b/>
                  <w:bCs/>
                  <w:color w:val="000000"/>
                  <w:sz w:val="16"/>
                  <w:szCs w:val="16"/>
                </w:rPr>
                <w:br/>
                <w:t>Locus</w:t>
              </w:r>
            </w:ins>
          </w:p>
        </w:tc>
      </w:tr>
      <w:tr w:rsidR="009921B3" w:rsidRPr="002F7687" w14:paraId="7A7F61A8" w14:textId="77777777" w:rsidTr="009921B3">
        <w:trPr>
          <w:gridAfter w:val="1"/>
          <w:trHeight w:val="270"/>
          <w:ins w:id="1182" w:author="Stephen Wandro" w:date="2021-04-29T15:36:00Z"/>
          <w:trPrChange w:id="11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184" w:author="Stephen Wandro" w:date="2021-04-29T16:02:00Z">
              <w:tcPr>
                <w:tcW w:w="1795" w:type="dxa"/>
                <w:gridSpan w:val="2"/>
                <w:hideMark/>
              </w:tcPr>
            </w:tcPrChange>
          </w:tcPr>
          <w:p w14:paraId="15C0C310" w14:textId="77777777" w:rsidR="002F7687" w:rsidRPr="002F7687" w:rsidRDefault="002F7687" w:rsidP="002F7687">
            <w:pPr>
              <w:jc w:val="center"/>
              <w:rPr>
                <w:ins w:id="1185" w:author="Stephen Wandro" w:date="2021-04-29T15:36:00Z"/>
                <w:color w:val="000000"/>
                <w:sz w:val="16"/>
                <w:szCs w:val="16"/>
              </w:rPr>
            </w:pPr>
            <w:ins w:id="1186" w:author="Stephen Wandro" w:date="2021-04-29T15:36:00Z">
              <w:r w:rsidRPr="002F7687">
                <w:rPr>
                  <w:rFonts w:eastAsia="Cambria"/>
                  <w:i/>
                  <w:iCs/>
                  <w:color w:val="000000"/>
                  <w:sz w:val="16"/>
                  <w:szCs w:val="16"/>
                </w:rPr>
                <w:t>E. faecalis</w:t>
              </w:r>
              <w:r w:rsidRPr="002F7687">
                <w:rPr>
                  <w:rFonts w:eastAsia="Cambria"/>
                  <w:color w:val="000000"/>
                  <w:sz w:val="16"/>
                  <w:szCs w:val="16"/>
                </w:rPr>
                <w:t xml:space="preserve"> DP11 </w:t>
              </w:r>
            </w:ins>
          </w:p>
        </w:tc>
        <w:tc>
          <w:tcPr>
            <w:tcW w:w="815" w:type="dxa"/>
            <w:hideMark/>
            <w:tcPrChange w:id="1187" w:author="Stephen Wandro" w:date="2021-04-29T16:02:00Z">
              <w:tcPr>
                <w:tcW w:w="393" w:type="dxa"/>
                <w:hideMark/>
              </w:tcPr>
            </w:tcPrChange>
          </w:tcPr>
          <w:p w14:paraId="1F07EC2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88" w:author="Stephen Wandro" w:date="2021-04-29T15:36:00Z"/>
                <w:color w:val="000000"/>
                <w:sz w:val="16"/>
                <w:szCs w:val="16"/>
              </w:rPr>
            </w:pPr>
            <w:ins w:id="1189" w:author="Stephen Wandro" w:date="2021-04-29T15:36:00Z">
              <w:r w:rsidRPr="002F7687">
                <w:rPr>
                  <w:rFonts w:eastAsia="Cambria"/>
                  <w:color w:val="000000"/>
                  <w:sz w:val="16"/>
                  <w:szCs w:val="16"/>
                </w:rPr>
                <w:t>Ump</w:t>
              </w:r>
            </w:ins>
          </w:p>
        </w:tc>
        <w:tc>
          <w:tcPr>
            <w:tcW w:w="2994" w:type="dxa"/>
            <w:gridSpan w:val="3"/>
            <w:hideMark/>
            <w:tcPrChange w:id="1190" w:author="Stephen Wandro" w:date="2021-04-29T16:02:00Z">
              <w:tcPr>
                <w:tcW w:w="3416" w:type="dxa"/>
                <w:gridSpan w:val="3"/>
                <w:hideMark/>
              </w:tcPr>
            </w:tcPrChange>
          </w:tcPr>
          <w:p w14:paraId="0DFBFFA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1" w:author="Stephen Wandro" w:date="2021-04-29T15:36:00Z"/>
                <w:color w:val="000000"/>
                <w:sz w:val="16"/>
                <w:szCs w:val="16"/>
              </w:rPr>
            </w:pPr>
            <w:ins w:id="1192" w:author="Stephen Wandro" w:date="2021-04-29T15:36:00Z">
              <w:r w:rsidRPr="002F7687">
                <w:rPr>
                  <w:rFonts w:eastAsia="Cambria"/>
                  <w:color w:val="000000"/>
                  <w:sz w:val="16"/>
                  <w:szCs w:val="16"/>
                </w:rPr>
                <w:t>(Epa) WgbU UDP-N-acetylglucosamine 4-epimerase</w:t>
              </w:r>
            </w:ins>
          </w:p>
        </w:tc>
        <w:tc>
          <w:tcPr>
            <w:tcW w:w="1085" w:type="dxa"/>
            <w:hideMark/>
            <w:tcPrChange w:id="1193" w:author="Stephen Wandro" w:date="2021-04-29T16:02:00Z">
              <w:tcPr>
                <w:tcW w:w="1085" w:type="dxa"/>
                <w:hideMark/>
              </w:tcPr>
            </w:tcPrChange>
          </w:tcPr>
          <w:p w14:paraId="178C18F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4" w:author="Stephen Wandro" w:date="2021-04-29T15:36:00Z"/>
                <w:color w:val="000000"/>
                <w:sz w:val="16"/>
                <w:szCs w:val="16"/>
              </w:rPr>
            </w:pPr>
            <w:ins w:id="1195" w:author="Stephen Wandro" w:date="2021-04-29T15:36:00Z">
              <w:r w:rsidRPr="002F7687">
                <w:rPr>
                  <w:color w:val="000000"/>
                  <w:sz w:val="16"/>
                  <w:szCs w:val="16"/>
                </w:rPr>
                <w:t> </w:t>
              </w:r>
            </w:ins>
          </w:p>
        </w:tc>
        <w:tc>
          <w:tcPr>
            <w:tcW w:w="1186" w:type="dxa"/>
            <w:noWrap/>
            <w:hideMark/>
            <w:tcPrChange w:id="1196" w:author="Stephen Wandro" w:date="2021-04-29T16:02:00Z">
              <w:tcPr>
                <w:tcW w:w="1186" w:type="dxa"/>
                <w:noWrap/>
                <w:hideMark/>
              </w:tcPr>
            </w:tcPrChange>
          </w:tcPr>
          <w:p w14:paraId="74A781E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7" w:author="Stephen Wandro" w:date="2021-04-29T15:36:00Z"/>
                <w:color w:val="000000"/>
                <w:sz w:val="16"/>
                <w:szCs w:val="16"/>
              </w:rPr>
            </w:pPr>
            <w:ins w:id="1198" w:author="Stephen Wandro" w:date="2021-04-29T15:36:00Z">
              <w:r w:rsidRPr="002F7687">
                <w:rPr>
                  <w:color w:val="000000"/>
                  <w:sz w:val="16"/>
                  <w:szCs w:val="16"/>
                </w:rPr>
                <w:t>SNP</w:t>
              </w:r>
            </w:ins>
          </w:p>
        </w:tc>
        <w:tc>
          <w:tcPr>
            <w:tcW w:w="1475" w:type="dxa"/>
            <w:gridSpan w:val="2"/>
            <w:noWrap/>
            <w:hideMark/>
            <w:tcPrChange w:id="1199" w:author="Stephen Wandro" w:date="2021-04-29T16:02:00Z">
              <w:tcPr>
                <w:tcW w:w="1475" w:type="dxa"/>
                <w:gridSpan w:val="2"/>
                <w:noWrap/>
                <w:hideMark/>
              </w:tcPr>
            </w:tcPrChange>
          </w:tcPr>
          <w:p w14:paraId="592EFBD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00" w:author="Stephen Wandro" w:date="2021-04-29T15:36:00Z"/>
                <w:color w:val="000000"/>
                <w:sz w:val="16"/>
                <w:szCs w:val="16"/>
              </w:rPr>
            </w:pPr>
            <w:ins w:id="1201" w:author="Stephen Wandro" w:date="2021-04-29T15:36:00Z">
              <w:r w:rsidRPr="002F7687">
                <w:rPr>
                  <w:color w:val="000000"/>
                  <w:sz w:val="16"/>
                  <w:szCs w:val="16"/>
                </w:rPr>
                <w:t>Epa</w:t>
              </w:r>
            </w:ins>
          </w:p>
        </w:tc>
      </w:tr>
      <w:tr w:rsidR="009921B3" w:rsidRPr="002F7687" w14:paraId="03D3C63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02" w:author="Stephen Wandro" w:date="2021-04-29T15:36:00Z"/>
          <w:trPrChange w:id="12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04" w:author="Stephen Wandro" w:date="2021-04-29T16:02:00Z">
              <w:tcPr>
                <w:tcW w:w="1795" w:type="dxa"/>
                <w:gridSpan w:val="2"/>
                <w:hideMark/>
              </w:tcPr>
            </w:tcPrChange>
          </w:tcPr>
          <w:p w14:paraId="03D256FB"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05" w:author="Stephen Wandro" w:date="2021-04-29T15:36:00Z"/>
                <w:color w:val="000000"/>
                <w:sz w:val="16"/>
                <w:szCs w:val="16"/>
              </w:rPr>
            </w:pPr>
            <w:ins w:id="1206"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07" w:author="Stephen Wandro" w:date="2021-04-29T16:02:00Z">
              <w:tcPr>
                <w:tcW w:w="393" w:type="dxa"/>
                <w:hideMark/>
              </w:tcPr>
            </w:tcPrChange>
          </w:tcPr>
          <w:p w14:paraId="375F92D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08" w:author="Stephen Wandro" w:date="2021-04-29T15:36:00Z"/>
                <w:color w:val="000000"/>
                <w:sz w:val="16"/>
                <w:szCs w:val="16"/>
              </w:rPr>
            </w:pPr>
            <w:ins w:id="1209" w:author="Stephen Wandro" w:date="2021-04-29T15:36:00Z">
              <w:r w:rsidRPr="002F7687">
                <w:rPr>
                  <w:rFonts w:eastAsia="Cambria"/>
                  <w:color w:val="000000"/>
                  <w:sz w:val="16"/>
                  <w:szCs w:val="16"/>
                </w:rPr>
                <w:t>Ump</w:t>
              </w:r>
            </w:ins>
          </w:p>
        </w:tc>
        <w:tc>
          <w:tcPr>
            <w:tcW w:w="2994" w:type="dxa"/>
            <w:gridSpan w:val="3"/>
            <w:hideMark/>
            <w:tcPrChange w:id="1210" w:author="Stephen Wandro" w:date="2021-04-29T16:02:00Z">
              <w:tcPr>
                <w:tcW w:w="3416" w:type="dxa"/>
                <w:gridSpan w:val="3"/>
                <w:hideMark/>
              </w:tcPr>
            </w:tcPrChange>
          </w:tcPr>
          <w:p w14:paraId="6891B3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1" w:author="Stephen Wandro" w:date="2021-04-29T15:36:00Z"/>
                <w:color w:val="000000"/>
                <w:sz w:val="16"/>
                <w:szCs w:val="16"/>
              </w:rPr>
            </w:pPr>
            <w:ins w:id="1212" w:author="Stephen Wandro" w:date="2021-04-29T15:36:00Z">
              <w:r w:rsidRPr="002F7687">
                <w:rPr>
                  <w:rFonts w:eastAsia="Cambria"/>
                  <w:color w:val="000000"/>
                  <w:sz w:val="16"/>
                  <w:szCs w:val="16"/>
                </w:rPr>
                <w:t>(Epa) WecA</w:t>
              </w:r>
            </w:ins>
          </w:p>
        </w:tc>
        <w:tc>
          <w:tcPr>
            <w:tcW w:w="1085" w:type="dxa"/>
            <w:hideMark/>
            <w:tcPrChange w:id="1213" w:author="Stephen Wandro" w:date="2021-04-29T16:02:00Z">
              <w:tcPr>
                <w:tcW w:w="1085" w:type="dxa"/>
                <w:hideMark/>
              </w:tcPr>
            </w:tcPrChange>
          </w:tcPr>
          <w:p w14:paraId="38AC7E7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4" w:author="Stephen Wandro" w:date="2021-04-29T15:36:00Z"/>
                <w:color w:val="000000"/>
                <w:sz w:val="16"/>
                <w:szCs w:val="16"/>
              </w:rPr>
            </w:pPr>
            <w:ins w:id="1215" w:author="Stephen Wandro" w:date="2021-04-29T15:36:00Z">
              <w:r w:rsidRPr="002F7687">
                <w:rPr>
                  <w:color w:val="000000"/>
                  <w:sz w:val="16"/>
                  <w:szCs w:val="16"/>
                </w:rPr>
                <w:t> </w:t>
              </w:r>
            </w:ins>
          </w:p>
        </w:tc>
        <w:tc>
          <w:tcPr>
            <w:tcW w:w="1186" w:type="dxa"/>
            <w:noWrap/>
            <w:hideMark/>
            <w:tcPrChange w:id="1216" w:author="Stephen Wandro" w:date="2021-04-29T16:02:00Z">
              <w:tcPr>
                <w:tcW w:w="1186" w:type="dxa"/>
                <w:noWrap/>
                <w:hideMark/>
              </w:tcPr>
            </w:tcPrChange>
          </w:tcPr>
          <w:p w14:paraId="4C7B98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7" w:author="Stephen Wandro" w:date="2021-04-29T15:36:00Z"/>
                <w:color w:val="000000"/>
                <w:sz w:val="16"/>
                <w:szCs w:val="16"/>
              </w:rPr>
            </w:pPr>
            <w:ins w:id="1218" w:author="Stephen Wandro" w:date="2021-04-29T15:36:00Z">
              <w:r w:rsidRPr="002F7687">
                <w:rPr>
                  <w:color w:val="000000"/>
                  <w:sz w:val="16"/>
                  <w:szCs w:val="16"/>
                </w:rPr>
                <w:t>Nonsense</w:t>
              </w:r>
            </w:ins>
          </w:p>
        </w:tc>
        <w:tc>
          <w:tcPr>
            <w:tcW w:w="1475" w:type="dxa"/>
            <w:gridSpan w:val="2"/>
            <w:noWrap/>
            <w:hideMark/>
            <w:tcPrChange w:id="1219" w:author="Stephen Wandro" w:date="2021-04-29T16:02:00Z">
              <w:tcPr>
                <w:tcW w:w="1475" w:type="dxa"/>
                <w:gridSpan w:val="2"/>
                <w:noWrap/>
                <w:hideMark/>
              </w:tcPr>
            </w:tcPrChange>
          </w:tcPr>
          <w:p w14:paraId="3C8CE25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20" w:author="Stephen Wandro" w:date="2021-04-29T15:36:00Z"/>
                <w:color w:val="000000"/>
                <w:sz w:val="16"/>
                <w:szCs w:val="16"/>
              </w:rPr>
            </w:pPr>
            <w:ins w:id="1221" w:author="Stephen Wandro" w:date="2021-04-29T15:36:00Z">
              <w:r w:rsidRPr="002F7687">
                <w:rPr>
                  <w:color w:val="000000"/>
                  <w:sz w:val="16"/>
                  <w:szCs w:val="16"/>
                </w:rPr>
                <w:t>Epa</w:t>
              </w:r>
            </w:ins>
          </w:p>
        </w:tc>
      </w:tr>
      <w:tr w:rsidR="009921B3" w:rsidRPr="002F7687" w14:paraId="7869516D" w14:textId="77777777" w:rsidTr="009921B3">
        <w:trPr>
          <w:gridAfter w:val="1"/>
          <w:trHeight w:val="270"/>
          <w:ins w:id="1222" w:author="Stephen Wandro" w:date="2021-04-29T15:36:00Z"/>
          <w:trPrChange w:id="12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24" w:author="Stephen Wandro" w:date="2021-04-29T16:02:00Z">
              <w:tcPr>
                <w:tcW w:w="1795" w:type="dxa"/>
                <w:gridSpan w:val="2"/>
                <w:hideMark/>
              </w:tcPr>
            </w:tcPrChange>
          </w:tcPr>
          <w:p w14:paraId="6E684F66" w14:textId="77777777" w:rsidR="002F7687" w:rsidRPr="002F7687" w:rsidRDefault="002F7687" w:rsidP="002F7687">
            <w:pPr>
              <w:jc w:val="center"/>
              <w:rPr>
                <w:ins w:id="1225" w:author="Stephen Wandro" w:date="2021-04-29T15:36:00Z"/>
                <w:color w:val="000000"/>
                <w:sz w:val="16"/>
                <w:szCs w:val="16"/>
              </w:rPr>
            </w:pPr>
            <w:ins w:id="1226"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27" w:author="Stephen Wandro" w:date="2021-04-29T16:02:00Z">
              <w:tcPr>
                <w:tcW w:w="393" w:type="dxa"/>
                <w:hideMark/>
              </w:tcPr>
            </w:tcPrChange>
          </w:tcPr>
          <w:p w14:paraId="32BADBF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28" w:author="Stephen Wandro" w:date="2021-04-29T15:36:00Z"/>
                <w:color w:val="000000"/>
                <w:sz w:val="16"/>
                <w:szCs w:val="16"/>
              </w:rPr>
            </w:pPr>
            <w:ins w:id="1229" w:author="Stephen Wandro" w:date="2021-04-29T15:36:00Z">
              <w:r w:rsidRPr="002F7687">
                <w:rPr>
                  <w:rFonts w:eastAsia="Cambria"/>
                  <w:color w:val="000000"/>
                  <w:sz w:val="16"/>
                  <w:szCs w:val="16"/>
                </w:rPr>
                <w:t>SDS1</w:t>
              </w:r>
            </w:ins>
          </w:p>
        </w:tc>
        <w:tc>
          <w:tcPr>
            <w:tcW w:w="2994" w:type="dxa"/>
            <w:gridSpan w:val="3"/>
            <w:hideMark/>
            <w:tcPrChange w:id="1230" w:author="Stephen Wandro" w:date="2021-04-29T16:02:00Z">
              <w:tcPr>
                <w:tcW w:w="3416" w:type="dxa"/>
                <w:gridSpan w:val="3"/>
                <w:hideMark/>
              </w:tcPr>
            </w:tcPrChange>
          </w:tcPr>
          <w:p w14:paraId="4595596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1" w:author="Stephen Wandro" w:date="2021-04-29T15:36:00Z"/>
                <w:color w:val="000000"/>
                <w:sz w:val="16"/>
                <w:szCs w:val="16"/>
              </w:rPr>
            </w:pPr>
            <w:ins w:id="1232" w:author="Stephen Wandro" w:date="2021-04-29T15:36:00Z">
              <w:r w:rsidRPr="002F7687">
                <w:rPr>
                  <w:rFonts w:eastAsia="Cambria"/>
                  <w:color w:val="000000"/>
                  <w:sz w:val="16"/>
                  <w:szCs w:val="16"/>
                </w:rPr>
                <w:t>(Epa) WgbU UDP-N-acetylglucosamine 4-epimerase</w:t>
              </w:r>
            </w:ins>
          </w:p>
        </w:tc>
        <w:tc>
          <w:tcPr>
            <w:tcW w:w="1085" w:type="dxa"/>
            <w:hideMark/>
            <w:tcPrChange w:id="1233" w:author="Stephen Wandro" w:date="2021-04-29T16:02:00Z">
              <w:tcPr>
                <w:tcW w:w="1085" w:type="dxa"/>
                <w:hideMark/>
              </w:tcPr>
            </w:tcPrChange>
          </w:tcPr>
          <w:p w14:paraId="0D930FD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4" w:author="Stephen Wandro" w:date="2021-04-29T15:36:00Z"/>
                <w:color w:val="000000"/>
                <w:sz w:val="16"/>
                <w:szCs w:val="16"/>
              </w:rPr>
            </w:pPr>
            <w:ins w:id="1235" w:author="Stephen Wandro" w:date="2021-04-29T15:36:00Z">
              <w:r w:rsidRPr="002F7687">
                <w:rPr>
                  <w:color w:val="000000"/>
                  <w:sz w:val="16"/>
                  <w:szCs w:val="16"/>
                </w:rPr>
                <w:t> </w:t>
              </w:r>
            </w:ins>
          </w:p>
        </w:tc>
        <w:tc>
          <w:tcPr>
            <w:tcW w:w="1186" w:type="dxa"/>
            <w:noWrap/>
            <w:hideMark/>
            <w:tcPrChange w:id="1236" w:author="Stephen Wandro" w:date="2021-04-29T16:02:00Z">
              <w:tcPr>
                <w:tcW w:w="1186" w:type="dxa"/>
                <w:noWrap/>
                <w:hideMark/>
              </w:tcPr>
            </w:tcPrChange>
          </w:tcPr>
          <w:p w14:paraId="5DD2B17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7" w:author="Stephen Wandro" w:date="2021-04-29T15:36:00Z"/>
                <w:color w:val="000000"/>
                <w:sz w:val="16"/>
                <w:szCs w:val="16"/>
              </w:rPr>
            </w:pPr>
            <w:ins w:id="1238" w:author="Stephen Wandro" w:date="2021-04-29T15:36:00Z">
              <w:r w:rsidRPr="002F7687">
                <w:rPr>
                  <w:color w:val="000000"/>
                  <w:sz w:val="16"/>
                  <w:szCs w:val="16"/>
                </w:rPr>
                <w:t>SNP</w:t>
              </w:r>
            </w:ins>
          </w:p>
        </w:tc>
        <w:tc>
          <w:tcPr>
            <w:tcW w:w="1475" w:type="dxa"/>
            <w:gridSpan w:val="2"/>
            <w:noWrap/>
            <w:hideMark/>
            <w:tcPrChange w:id="1239" w:author="Stephen Wandro" w:date="2021-04-29T16:02:00Z">
              <w:tcPr>
                <w:tcW w:w="1475" w:type="dxa"/>
                <w:gridSpan w:val="2"/>
                <w:noWrap/>
                <w:hideMark/>
              </w:tcPr>
            </w:tcPrChange>
          </w:tcPr>
          <w:p w14:paraId="76F0368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40" w:author="Stephen Wandro" w:date="2021-04-29T15:36:00Z"/>
                <w:color w:val="000000"/>
                <w:sz w:val="16"/>
                <w:szCs w:val="16"/>
              </w:rPr>
            </w:pPr>
            <w:ins w:id="1241" w:author="Stephen Wandro" w:date="2021-04-29T15:36:00Z">
              <w:r w:rsidRPr="002F7687">
                <w:rPr>
                  <w:color w:val="000000"/>
                  <w:sz w:val="16"/>
                  <w:szCs w:val="16"/>
                </w:rPr>
                <w:t>Epa</w:t>
              </w:r>
            </w:ins>
          </w:p>
        </w:tc>
      </w:tr>
      <w:tr w:rsidR="009921B3" w:rsidRPr="002F7687" w14:paraId="6467C3A9"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42" w:author="Stephen Wandro" w:date="2021-04-29T15:36:00Z"/>
          <w:trPrChange w:id="12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44" w:author="Stephen Wandro" w:date="2021-04-29T16:02:00Z">
              <w:tcPr>
                <w:tcW w:w="1795" w:type="dxa"/>
                <w:gridSpan w:val="2"/>
                <w:hideMark/>
              </w:tcPr>
            </w:tcPrChange>
          </w:tcPr>
          <w:p w14:paraId="7B65C831"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45" w:author="Stephen Wandro" w:date="2021-04-29T15:36:00Z"/>
                <w:color w:val="000000"/>
                <w:sz w:val="16"/>
                <w:szCs w:val="16"/>
              </w:rPr>
            </w:pPr>
            <w:ins w:id="1246"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47" w:author="Stephen Wandro" w:date="2021-04-29T16:02:00Z">
              <w:tcPr>
                <w:tcW w:w="393" w:type="dxa"/>
                <w:hideMark/>
              </w:tcPr>
            </w:tcPrChange>
          </w:tcPr>
          <w:p w14:paraId="0ABDFAE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48" w:author="Stephen Wandro" w:date="2021-04-29T15:36:00Z"/>
                <w:color w:val="000000"/>
                <w:sz w:val="16"/>
                <w:szCs w:val="16"/>
              </w:rPr>
            </w:pPr>
            <w:ins w:id="1249" w:author="Stephen Wandro" w:date="2021-04-29T15:36:00Z">
              <w:r w:rsidRPr="002F7687">
                <w:rPr>
                  <w:rFonts w:eastAsia="Cambria"/>
                  <w:color w:val="000000"/>
                  <w:sz w:val="16"/>
                  <w:szCs w:val="16"/>
                </w:rPr>
                <w:t>SDS2</w:t>
              </w:r>
            </w:ins>
          </w:p>
        </w:tc>
        <w:tc>
          <w:tcPr>
            <w:tcW w:w="2994" w:type="dxa"/>
            <w:gridSpan w:val="3"/>
            <w:hideMark/>
            <w:tcPrChange w:id="1250" w:author="Stephen Wandro" w:date="2021-04-29T16:02:00Z">
              <w:tcPr>
                <w:tcW w:w="3416" w:type="dxa"/>
                <w:gridSpan w:val="3"/>
                <w:hideMark/>
              </w:tcPr>
            </w:tcPrChange>
          </w:tcPr>
          <w:p w14:paraId="354F80E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1" w:author="Stephen Wandro" w:date="2021-04-29T15:36:00Z"/>
                <w:color w:val="000000"/>
                <w:sz w:val="16"/>
                <w:szCs w:val="16"/>
              </w:rPr>
            </w:pPr>
            <w:ins w:id="1252" w:author="Stephen Wandro" w:date="2021-04-29T15:36:00Z">
              <w:r w:rsidRPr="002F7687">
                <w:rPr>
                  <w:rFonts w:eastAsia="Cambria"/>
                  <w:color w:val="000000"/>
                  <w:sz w:val="16"/>
                  <w:szCs w:val="16"/>
                </w:rPr>
                <w:t>(Epa) TagF gene. glycerol glycerophosphotransferase</w:t>
              </w:r>
            </w:ins>
          </w:p>
        </w:tc>
        <w:tc>
          <w:tcPr>
            <w:tcW w:w="1085" w:type="dxa"/>
            <w:hideMark/>
            <w:tcPrChange w:id="1253" w:author="Stephen Wandro" w:date="2021-04-29T16:02:00Z">
              <w:tcPr>
                <w:tcW w:w="1085" w:type="dxa"/>
                <w:hideMark/>
              </w:tcPr>
            </w:tcPrChange>
          </w:tcPr>
          <w:p w14:paraId="461109F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4" w:author="Stephen Wandro" w:date="2021-04-29T15:36:00Z"/>
                <w:color w:val="000000"/>
                <w:sz w:val="16"/>
                <w:szCs w:val="16"/>
              </w:rPr>
            </w:pPr>
            <w:ins w:id="1255" w:author="Stephen Wandro" w:date="2021-04-29T15:36:00Z">
              <w:r w:rsidRPr="002F7687">
                <w:rPr>
                  <w:color w:val="000000"/>
                  <w:sz w:val="16"/>
                  <w:szCs w:val="16"/>
                </w:rPr>
                <w:t> </w:t>
              </w:r>
            </w:ins>
          </w:p>
        </w:tc>
        <w:tc>
          <w:tcPr>
            <w:tcW w:w="1186" w:type="dxa"/>
            <w:noWrap/>
            <w:hideMark/>
            <w:tcPrChange w:id="1256" w:author="Stephen Wandro" w:date="2021-04-29T16:02:00Z">
              <w:tcPr>
                <w:tcW w:w="1186" w:type="dxa"/>
                <w:noWrap/>
                <w:hideMark/>
              </w:tcPr>
            </w:tcPrChange>
          </w:tcPr>
          <w:p w14:paraId="16B81FB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7" w:author="Stephen Wandro" w:date="2021-04-29T15:36:00Z"/>
                <w:color w:val="000000"/>
                <w:sz w:val="16"/>
                <w:szCs w:val="16"/>
              </w:rPr>
            </w:pPr>
            <w:ins w:id="1258" w:author="Stephen Wandro" w:date="2021-04-29T15:36:00Z">
              <w:r w:rsidRPr="002F7687">
                <w:rPr>
                  <w:color w:val="000000"/>
                  <w:sz w:val="16"/>
                  <w:szCs w:val="16"/>
                </w:rPr>
                <w:t>SNP</w:t>
              </w:r>
            </w:ins>
          </w:p>
        </w:tc>
        <w:tc>
          <w:tcPr>
            <w:tcW w:w="1475" w:type="dxa"/>
            <w:gridSpan w:val="2"/>
            <w:noWrap/>
            <w:hideMark/>
            <w:tcPrChange w:id="1259" w:author="Stephen Wandro" w:date="2021-04-29T16:02:00Z">
              <w:tcPr>
                <w:tcW w:w="1475" w:type="dxa"/>
                <w:gridSpan w:val="2"/>
                <w:noWrap/>
                <w:hideMark/>
              </w:tcPr>
            </w:tcPrChange>
          </w:tcPr>
          <w:p w14:paraId="30A5D1A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60" w:author="Stephen Wandro" w:date="2021-04-29T15:36:00Z"/>
                <w:color w:val="000000"/>
                <w:sz w:val="16"/>
                <w:szCs w:val="16"/>
              </w:rPr>
            </w:pPr>
            <w:ins w:id="1261" w:author="Stephen Wandro" w:date="2021-04-29T15:36:00Z">
              <w:r w:rsidRPr="002F7687">
                <w:rPr>
                  <w:color w:val="000000"/>
                  <w:sz w:val="16"/>
                  <w:szCs w:val="16"/>
                </w:rPr>
                <w:t>Epa</w:t>
              </w:r>
            </w:ins>
          </w:p>
        </w:tc>
      </w:tr>
      <w:tr w:rsidR="009921B3" w:rsidRPr="002F7687" w14:paraId="3A54636B" w14:textId="77777777" w:rsidTr="009921B3">
        <w:trPr>
          <w:gridAfter w:val="1"/>
          <w:trHeight w:val="270"/>
          <w:ins w:id="1262" w:author="Stephen Wandro" w:date="2021-04-29T15:36:00Z"/>
          <w:trPrChange w:id="12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64" w:author="Stephen Wandro" w:date="2021-04-29T16:02:00Z">
              <w:tcPr>
                <w:tcW w:w="1795" w:type="dxa"/>
                <w:gridSpan w:val="2"/>
                <w:hideMark/>
              </w:tcPr>
            </w:tcPrChange>
          </w:tcPr>
          <w:p w14:paraId="7BCA10BE" w14:textId="77777777" w:rsidR="002F7687" w:rsidRPr="002F7687" w:rsidRDefault="002F7687" w:rsidP="002F7687">
            <w:pPr>
              <w:jc w:val="center"/>
              <w:rPr>
                <w:ins w:id="1265" w:author="Stephen Wandro" w:date="2021-04-29T15:36:00Z"/>
                <w:color w:val="000000"/>
                <w:sz w:val="16"/>
                <w:szCs w:val="16"/>
              </w:rPr>
            </w:pPr>
            <w:ins w:id="1266" w:author="Stephen Wandro" w:date="2021-04-29T15:36:00Z">
              <w:r w:rsidRPr="002F7687">
                <w:rPr>
                  <w:rFonts w:eastAsia="Cambria"/>
                  <w:i/>
                  <w:iCs/>
                  <w:color w:val="000000"/>
                  <w:sz w:val="16"/>
                  <w:szCs w:val="16"/>
                </w:rPr>
                <w:t>E. faecalis</w:t>
              </w:r>
              <w:r w:rsidRPr="002F7687">
                <w:rPr>
                  <w:rFonts w:eastAsia="Cambria"/>
                  <w:color w:val="000000"/>
                  <w:sz w:val="16"/>
                  <w:szCs w:val="16"/>
                </w:rPr>
                <w:t xml:space="preserve"> V587</w:t>
              </w:r>
            </w:ins>
          </w:p>
        </w:tc>
        <w:tc>
          <w:tcPr>
            <w:tcW w:w="815" w:type="dxa"/>
            <w:hideMark/>
            <w:tcPrChange w:id="1267" w:author="Stephen Wandro" w:date="2021-04-29T16:02:00Z">
              <w:tcPr>
                <w:tcW w:w="393" w:type="dxa"/>
                <w:hideMark/>
              </w:tcPr>
            </w:tcPrChange>
          </w:tcPr>
          <w:p w14:paraId="11F14DE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68" w:author="Stephen Wandro" w:date="2021-04-29T15:36:00Z"/>
                <w:color w:val="000000"/>
                <w:sz w:val="16"/>
                <w:szCs w:val="16"/>
              </w:rPr>
            </w:pPr>
            <w:ins w:id="1269" w:author="Stephen Wandro" w:date="2021-04-29T15:36:00Z">
              <w:r w:rsidRPr="002F7687">
                <w:rPr>
                  <w:rFonts w:eastAsia="Cambria"/>
                  <w:color w:val="000000"/>
                  <w:sz w:val="16"/>
                  <w:szCs w:val="16"/>
                </w:rPr>
                <w:t>Bob</w:t>
              </w:r>
            </w:ins>
          </w:p>
        </w:tc>
        <w:tc>
          <w:tcPr>
            <w:tcW w:w="2994" w:type="dxa"/>
            <w:gridSpan w:val="3"/>
            <w:hideMark/>
            <w:tcPrChange w:id="1270" w:author="Stephen Wandro" w:date="2021-04-29T16:02:00Z">
              <w:tcPr>
                <w:tcW w:w="3416" w:type="dxa"/>
                <w:gridSpan w:val="3"/>
                <w:hideMark/>
              </w:tcPr>
            </w:tcPrChange>
          </w:tcPr>
          <w:p w14:paraId="71453FC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1" w:author="Stephen Wandro" w:date="2021-04-29T15:36:00Z"/>
                <w:color w:val="000000"/>
                <w:sz w:val="16"/>
                <w:szCs w:val="16"/>
              </w:rPr>
            </w:pPr>
            <w:ins w:id="1272" w:author="Stephen Wandro" w:date="2021-04-29T15:36:00Z">
              <w:r w:rsidRPr="002F7687">
                <w:rPr>
                  <w:color w:val="000000"/>
                  <w:sz w:val="16"/>
                  <w:szCs w:val="16"/>
                </w:rPr>
                <w:t>UDP-glucose 4-epimerase GalE</w:t>
              </w:r>
            </w:ins>
          </w:p>
        </w:tc>
        <w:tc>
          <w:tcPr>
            <w:tcW w:w="1085" w:type="dxa"/>
            <w:hideMark/>
            <w:tcPrChange w:id="1273" w:author="Stephen Wandro" w:date="2021-04-29T16:02:00Z">
              <w:tcPr>
                <w:tcW w:w="1085" w:type="dxa"/>
                <w:hideMark/>
              </w:tcPr>
            </w:tcPrChange>
          </w:tcPr>
          <w:p w14:paraId="08AD628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4" w:author="Stephen Wandro" w:date="2021-04-29T15:36:00Z"/>
                <w:color w:val="000000"/>
                <w:sz w:val="16"/>
                <w:szCs w:val="16"/>
              </w:rPr>
            </w:pPr>
            <w:ins w:id="1275" w:author="Stephen Wandro" w:date="2021-04-29T15:36:00Z">
              <w:r w:rsidRPr="002F7687">
                <w:rPr>
                  <w:color w:val="000000"/>
                  <w:sz w:val="16"/>
                  <w:szCs w:val="16"/>
                </w:rPr>
                <w:t> </w:t>
              </w:r>
            </w:ins>
          </w:p>
        </w:tc>
        <w:tc>
          <w:tcPr>
            <w:tcW w:w="1186" w:type="dxa"/>
            <w:noWrap/>
            <w:hideMark/>
            <w:tcPrChange w:id="1276" w:author="Stephen Wandro" w:date="2021-04-29T16:02:00Z">
              <w:tcPr>
                <w:tcW w:w="1186" w:type="dxa"/>
                <w:noWrap/>
                <w:hideMark/>
              </w:tcPr>
            </w:tcPrChange>
          </w:tcPr>
          <w:p w14:paraId="7EA8D03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7" w:author="Stephen Wandro" w:date="2021-04-29T15:36:00Z"/>
                <w:color w:val="000000"/>
                <w:sz w:val="16"/>
                <w:szCs w:val="16"/>
              </w:rPr>
            </w:pPr>
            <w:ins w:id="1278" w:author="Stephen Wandro" w:date="2021-04-29T15:36:00Z">
              <w:r w:rsidRPr="002F7687">
                <w:rPr>
                  <w:color w:val="000000"/>
                  <w:sz w:val="16"/>
                  <w:szCs w:val="16"/>
                </w:rPr>
                <w:t>Silent</w:t>
              </w:r>
            </w:ins>
          </w:p>
        </w:tc>
        <w:tc>
          <w:tcPr>
            <w:tcW w:w="1475" w:type="dxa"/>
            <w:gridSpan w:val="2"/>
            <w:noWrap/>
            <w:hideMark/>
            <w:tcPrChange w:id="1279" w:author="Stephen Wandro" w:date="2021-04-29T16:02:00Z">
              <w:tcPr>
                <w:tcW w:w="1475" w:type="dxa"/>
                <w:gridSpan w:val="2"/>
                <w:noWrap/>
                <w:hideMark/>
              </w:tcPr>
            </w:tcPrChange>
          </w:tcPr>
          <w:p w14:paraId="2D47E62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80" w:author="Stephen Wandro" w:date="2021-04-29T15:36:00Z"/>
                <w:color w:val="000000"/>
                <w:sz w:val="16"/>
                <w:szCs w:val="16"/>
              </w:rPr>
            </w:pPr>
            <w:ins w:id="1281" w:author="Stephen Wandro" w:date="2021-04-29T15:36:00Z">
              <w:r w:rsidRPr="002F7687">
                <w:rPr>
                  <w:color w:val="000000"/>
                  <w:sz w:val="16"/>
                  <w:szCs w:val="16"/>
                </w:rPr>
                <w:t> </w:t>
              </w:r>
            </w:ins>
          </w:p>
        </w:tc>
      </w:tr>
      <w:tr w:rsidR="009921B3" w:rsidRPr="002F7687" w14:paraId="7EB0D7D7"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82" w:author="Stephen Wandro" w:date="2021-04-29T15:36:00Z"/>
          <w:trPrChange w:id="12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284" w:author="Stephen Wandro" w:date="2021-04-29T16:02:00Z">
              <w:tcPr>
                <w:tcW w:w="1795" w:type="dxa"/>
                <w:gridSpan w:val="2"/>
                <w:noWrap/>
                <w:hideMark/>
              </w:tcPr>
            </w:tcPrChange>
          </w:tcPr>
          <w:p w14:paraId="5276DB22"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85" w:author="Stephen Wandro" w:date="2021-04-29T15:36:00Z"/>
                <w:rFonts w:ascii="Arial" w:hAnsi="Arial" w:cs="Arial"/>
                <w:color w:val="000000"/>
                <w:sz w:val="16"/>
                <w:szCs w:val="16"/>
              </w:rPr>
            </w:pPr>
            <w:ins w:id="128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287" w:author="Stephen Wandro" w:date="2021-04-29T16:02:00Z">
              <w:tcPr>
                <w:tcW w:w="393" w:type="dxa"/>
                <w:noWrap/>
                <w:hideMark/>
              </w:tcPr>
            </w:tcPrChange>
          </w:tcPr>
          <w:p w14:paraId="34C18A5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88" w:author="Stephen Wandro" w:date="2021-04-29T15:36:00Z"/>
                <w:rFonts w:ascii="Arial" w:hAnsi="Arial" w:cs="Arial"/>
                <w:color w:val="000000"/>
                <w:sz w:val="16"/>
                <w:szCs w:val="16"/>
              </w:rPr>
            </w:pPr>
            <w:ins w:id="1289" w:author="Stephen Wandro" w:date="2021-04-29T15:36:00Z">
              <w:r w:rsidRPr="002F7687">
                <w:rPr>
                  <w:rFonts w:ascii="Arial" w:hAnsi="Arial" w:cs="Arial"/>
                  <w:sz w:val="16"/>
                  <w:szCs w:val="16"/>
                </w:rPr>
                <w:t>Bop</w:t>
              </w:r>
            </w:ins>
          </w:p>
        </w:tc>
        <w:tc>
          <w:tcPr>
            <w:tcW w:w="2994" w:type="dxa"/>
            <w:gridSpan w:val="3"/>
            <w:noWrap/>
            <w:hideMark/>
            <w:tcPrChange w:id="1290" w:author="Stephen Wandro" w:date="2021-04-29T16:02:00Z">
              <w:tcPr>
                <w:tcW w:w="3416" w:type="dxa"/>
                <w:gridSpan w:val="3"/>
                <w:noWrap/>
                <w:hideMark/>
              </w:tcPr>
            </w:tcPrChange>
          </w:tcPr>
          <w:p w14:paraId="7FE4B6B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1" w:author="Stephen Wandro" w:date="2021-04-29T15:36:00Z"/>
                <w:rFonts w:ascii="Arial" w:hAnsi="Arial" w:cs="Arial"/>
                <w:color w:val="000000"/>
                <w:sz w:val="16"/>
                <w:szCs w:val="16"/>
              </w:rPr>
            </w:pPr>
            <w:ins w:id="1292"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293" w:author="Stephen Wandro" w:date="2021-04-29T16:02:00Z">
              <w:tcPr>
                <w:tcW w:w="1085" w:type="dxa"/>
                <w:noWrap/>
                <w:hideMark/>
              </w:tcPr>
            </w:tcPrChange>
          </w:tcPr>
          <w:p w14:paraId="0441A00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4" w:author="Stephen Wandro" w:date="2021-04-29T15:36:00Z"/>
                <w:rFonts w:ascii="Arial" w:hAnsi="Arial" w:cs="Arial"/>
                <w:color w:val="000000"/>
                <w:sz w:val="16"/>
                <w:szCs w:val="16"/>
              </w:rPr>
            </w:pPr>
            <w:ins w:id="1295" w:author="Stephen Wandro" w:date="2021-04-29T15:36:00Z">
              <w:r w:rsidRPr="002F7687">
                <w:rPr>
                  <w:rFonts w:ascii="Arial" w:hAnsi="Arial" w:cs="Arial"/>
                  <w:color w:val="000000"/>
                  <w:sz w:val="16"/>
                  <w:szCs w:val="16"/>
                </w:rPr>
                <w:t>UMS_01916</w:t>
              </w:r>
            </w:ins>
          </w:p>
        </w:tc>
        <w:tc>
          <w:tcPr>
            <w:tcW w:w="1186" w:type="dxa"/>
            <w:noWrap/>
            <w:hideMark/>
            <w:tcPrChange w:id="1296" w:author="Stephen Wandro" w:date="2021-04-29T16:02:00Z">
              <w:tcPr>
                <w:tcW w:w="1186" w:type="dxa"/>
                <w:noWrap/>
                <w:hideMark/>
              </w:tcPr>
            </w:tcPrChange>
          </w:tcPr>
          <w:p w14:paraId="64A4425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7" w:author="Stephen Wandro" w:date="2021-04-29T15:36:00Z"/>
                <w:color w:val="000000"/>
                <w:sz w:val="16"/>
                <w:szCs w:val="16"/>
              </w:rPr>
            </w:pPr>
            <w:ins w:id="1298" w:author="Stephen Wandro" w:date="2021-04-29T15:36:00Z">
              <w:r w:rsidRPr="002F7687">
                <w:rPr>
                  <w:color w:val="000000"/>
                  <w:sz w:val="16"/>
                  <w:szCs w:val="16"/>
                </w:rPr>
                <w:t>SNP, Nonsense</w:t>
              </w:r>
            </w:ins>
          </w:p>
        </w:tc>
        <w:tc>
          <w:tcPr>
            <w:tcW w:w="1475" w:type="dxa"/>
            <w:gridSpan w:val="2"/>
            <w:noWrap/>
            <w:hideMark/>
            <w:tcPrChange w:id="1299" w:author="Stephen Wandro" w:date="2021-04-29T16:02:00Z">
              <w:tcPr>
                <w:tcW w:w="1475" w:type="dxa"/>
                <w:gridSpan w:val="2"/>
                <w:noWrap/>
                <w:hideMark/>
              </w:tcPr>
            </w:tcPrChange>
          </w:tcPr>
          <w:p w14:paraId="0C93019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00" w:author="Stephen Wandro" w:date="2021-04-29T15:36:00Z"/>
                <w:rFonts w:ascii="Arial" w:hAnsi="Arial" w:cs="Arial"/>
                <w:color w:val="000000"/>
                <w:sz w:val="16"/>
                <w:szCs w:val="16"/>
              </w:rPr>
            </w:pPr>
            <w:ins w:id="1301" w:author="Stephen Wandro" w:date="2021-04-29T15:36:00Z">
              <w:r w:rsidRPr="002F7687">
                <w:rPr>
                  <w:rFonts w:ascii="Arial" w:hAnsi="Arial" w:cs="Arial"/>
                  <w:sz w:val="16"/>
                  <w:szCs w:val="16"/>
                </w:rPr>
                <w:t>Epa</w:t>
              </w:r>
            </w:ins>
          </w:p>
        </w:tc>
      </w:tr>
      <w:tr w:rsidR="009921B3" w:rsidRPr="002F7687" w14:paraId="422126DB" w14:textId="77777777" w:rsidTr="009921B3">
        <w:trPr>
          <w:gridAfter w:val="1"/>
          <w:trHeight w:val="270"/>
          <w:ins w:id="1302" w:author="Stephen Wandro" w:date="2021-04-29T15:36:00Z"/>
          <w:trPrChange w:id="13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04" w:author="Stephen Wandro" w:date="2021-04-29T16:02:00Z">
              <w:tcPr>
                <w:tcW w:w="1795" w:type="dxa"/>
                <w:gridSpan w:val="2"/>
                <w:noWrap/>
                <w:hideMark/>
              </w:tcPr>
            </w:tcPrChange>
          </w:tcPr>
          <w:p w14:paraId="61555913" w14:textId="77777777" w:rsidR="002F7687" w:rsidRPr="002F7687" w:rsidRDefault="002F7687" w:rsidP="002F7687">
            <w:pPr>
              <w:jc w:val="center"/>
              <w:rPr>
                <w:ins w:id="1305" w:author="Stephen Wandro" w:date="2021-04-29T15:36:00Z"/>
                <w:rFonts w:ascii="Arial" w:hAnsi="Arial" w:cs="Arial"/>
                <w:color w:val="000000"/>
                <w:sz w:val="16"/>
                <w:szCs w:val="16"/>
              </w:rPr>
            </w:pPr>
            <w:ins w:id="130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07" w:author="Stephen Wandro" w:date="2021-04-29T16:02:00Z">
              <w:tcPr>
                <w:tcW w:w="393" w:type="dxa"/>
                <w:noWrap/>
                <w:hideMark/>
              </w:tcPr>
            </w:tcPrChange>
          </w:tcPr>
          <w:p w14:paraId="224725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08" w:author="Stephen Wandro" w:date="2021-04-29T15:36:00Z"/>
                <w:rFonts w:ascii="Arial" w:hAnsi="Arial" w:cs="Arial"/>
                <w:color w:val="000000"/>
                <w:sz w:val="16"/>
                <w:szCs w:val="16"/>
              </w:rPr>
            </w:pPr>
            <w:ins w:id="1309" w:author="Stephen Wandro" w:date="2021-04-29T15:36:00Z">
              <w:r w:rsidRPr="002F7687">
                <w:rPr>
                  <w:rFonts w:ascii="Arial" w:hAnsi="Arial" w:cs="Arial"/>
                  <w:sz w:val="16"/>
                  <w:szCs w:val="16"/>
                </w:rPr>
                <w:t>Bop</w:t>
              </w:r>
            </w:ins>
          </w:p>
        </w:tc>
        <w:tc>
          <w:tcPr>
            <w:tcW w:w="2994" w:type="dxa"/>
            <w:gridSpan w:val="3"/>
            <w:noWrap/>
            <w:hideMark/>
            <w:tcPrChange w:id="1310" w:author="Stephen Wandro" w:date="2021-04-29T16:02:00Z">
              <w:tcPr>
                <w:tcW w:w="3416" w:type="dxa"/>
                <w:gridSpan w:val="3"/>
                <w:noWrap/>
                <w:hideMark/>
              </w:tcPr>
            </w:tcPrChange>
          </w:tcPr>
          <w:p w14:paraId="1E73227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1" w:author="Stephen Wandro" w:date="2021-04-29T15:36:00Z"/>
                <w:rFonts w:ascii="Arial" w:hAnsi="Arial" w:cs="Arial"/>
                <w:color w:val="000000"/>
                <w:sz w:val="16"/>
                <w:szCs w:val="16"/>
              </w:rPr>
            </w:pPr>
            <w:ins w:id="1312" w:author="Stephen Wandro" w:date="2021-04-29T15:36:00Z">
              <w:r w:rsidRPr="002F7687">
                <w:rPr>
                  <w:rFonts w:ascii="Arial" w:hAnsi="Arial" w:cs="Arial"/>
                  <w:sz w:val="16"/>
                  <w:szCs w:val="16"/>
                </w:rPr>
                <w:t>UTP-glucose-1-phosphate uridylyltransferase</w:t>
              </w:r>
            </w:ins>
          </w:p>
        </w:tc>
        <w:tc>
          <w:tcPr>
            <w:tcW w:w="1085" w:type="dxa"/>
            <w:noWrap/>
            <w:hideMark/>
            <w:tcPrChange w:id="1313" w:author="Stephen Wandro" w:date="2021-04-29T16:02:00Z">
              <w:tcPr>
                <w:tcW w:w="1085" w:type="dxa"/>
                <w:noWrap/>
                <w:hideMark/>
              </w:tcPr>
            </w:tcPrChange>
          </w:tcPr>
          <w:p w14:paraId="41FEB3C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4" w:author="Stephen Wandro" w:date="2021-04-29T15:36:00Z"/>
                <w:rFonts w:ascii="Arial" w:hAnsi="Arial" w:cs="Arial"/>
                <w:color w:val="000000"/>
                <w:sz w:val="16"/>
                <w:szCs w:val="16"/>
              </w:rPr>
            </w:pPr>
            <w:ins w:id="1315" w:author="Stephen Wandro" w:date="2021-04-29T15:36:00Z">
              <w:r w:rsidRPr="002F7687">
                <w:rPr>
                  <w:rFonts w:ascii="Arial" w:hAnsi="Arial" w:cs="Arial"/>
                  <w:color w:val="000000"/>
                  <w:sz w:val="16"/>
                  <w:szCs w:val="16"/>
                </w:rPr>
                <w:t> </w:t>
              </w:r>
            </w:ins>
          </w:p>
        </w:tc>
        <w:tc>
          <w:tcPr>
            <w:tcW w:w="1186" w:type="dxa"/>
            <w:noWrap/>
            <w:hideMark/>
            <w:tcPrChange w:id="1316" w:author="Stephen Wandro" w:date="2021-04-29T16:02:00Z">
              <w:tcPr>
                <w:tcW w:w="1186" w:type="dxa"/>
                <w:noWrap/>
                <w:hideMark/>
              </w:tcPr>
            </w:tcPrChange>
          </w:tcPr>
          <w:p w14:paraId="6342E29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7" w:author="Stephen Wandro" w:date="2021-04-29T15:36:00Z"/>
                <w:rFonts w:ascii="Arial" w:hAnsi="Arial" w:cs="Arial"/>
                <w:color w:val="000000"/>
                <w:sz w:val="16"/>
                <w:szCs w:val="16"/>
              </w:rPr>
            </w:pPr>
            <w:ins w:id="1318" w:author="Stephen Wandro" w:date="2021-04-29T15:36:00Z">
              <w:r w:rsidRPr="002F7687">
                <w:rPr>
                  <w:rFonts w:ascii="Arial" w:hAnsi="Arial" w:cs="Arial"/>
                  <w:sz w:val="16"/>
                  <w:szCs w:val="16"/>
                </w:rPr>
                <w:t>DEL</w:t>
              </w:r>
            </w:ins>
          </w:p>
        </w:tc>
        <w:tc>
          <w:tcPr>
            <w:tcW w:w="1475" w:type="dxa"/>
            <w:gridSpan w:val="2"/>
            <w:noWrap/>
            <w:hideMark/>
            <w:tcPrChange w:id="1319" w:author="Stephen Wandro" w:date="2021-04-29T16:02:00Z">
              <w:tcPr>
                <w:tcW w:w="1475" w:type="dxa"/>
                <w:gridSpan w:val="2"/>
                <w:noWrap/>
                <w:hideMark/>
              </w:tcPr>
            </w:tcPrChange>
          </w:tcPr>
          <w:p w14:paraId="17FC38F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20" w:author="Stephen Wandro" w:date="2021-04-29T15:36:00Z"/>
                <w:rFonts w:ascii="Arial" w:hAnsi="Arial" w:cs="Arial"/>
                <w:color w:val="000000"/>
                <w:sz w:val="16"/>
                <w:szCs w:val="16"/>
              </w:rPr>
            </w:pPr>
            <w:ins w:id="1321" w:author="Stephen Wandro" w:date="2021-04-29T15:36:00Z">
              <w:r w:rsidRPr="002F7687">
                <w:rPr>
                  <w:rFonts w:ascii="Arial" w:hAnsi="Arial" w:cs="Arial"/>
                  <w:color w:val="000000"/>
                  <w:sz w:val="16"/>
                  <w:szCs w:val="16"/>
                </w:rPr>
                <w:t> </w:t>
              </w:r>
            </w:ins>
          </w:p>
        </w:tc>
      </w:tr>
      <w:tr w:rsidR="009921B3" w:rsidRPr="002F7687" w14:paraId="275778E1"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322" w:author="Stephen Wandro" w:date="2021-04-29T15:36:00Z"/>
          <w:trPrChange w:id="13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24" w:author="Stephen Wandro" w:date="2021-04-29T16:02:00Z">
              <w:tcPr>
                <w:tcW w:w="1795" w:type="dxa"/>
                <w:gridSpan w:val="2"/>
                <w:noWrap/>
                <w:hideMark/>
              </w:tcPr>
            </w:tcPrChange>
          </w:tcPr>
          <w:p w14:paraId="0CDC66F8"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325" w:author="Stephen Wandro" w:date="2021-04-29T15:36:00Z"/>
                <w:rFonts w:ascii="Arial" w:hAnsi="Arial" w:cs="Arial"/>
                <w:color w:val="000000"/>
                <w:sz w:val="16"/>
                <w:szCs w:val="16"/>
              </w:rPr>
            </w:pPr>
            <w:ins w:id="132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27" w:author="Stephen Wandro" w:date="2021-04-29T16:02:00Z">
              <w:tcPr>
                <w:tcW w:w="393" w:type="dxa"/>
                <w:noWrap/>
                <w:hideMark/>
              </w:tcPr>
            </w:tcPrChange>
          </w:tcPr>
          <w:p w14:paraId="7E66EF8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28" w:author="Stephen Wandro" w:date="2021-04-29T15:36:00Z"/>
                <w:rFonts w:ascii="Arial" w:hAnsi="Arial" w:cs="Arial"/>
                <w:color w:val="000000"/>
                <w:sz w:val="16"/>
                <w:szCs w:val="16"/>
              </w:rPr>
            </w:pPr>
            <w:ins w:id="1329" w:author="Stephen Wandro" w:date="2021-04-29T15:36:00Z">
              <w:r w:rsidRPr="002F7687">
                <w:rPr>
                  <w:rFonts w:ascii="Arial" w:hAnsi="Arial" w:cs="Arial"/>
                  <w:color w:val="000000"/>
                  <w:sz w:val="16"/>
                  <w:szCs w:val="16"/>
                </w:rPr>
                <w:t>Bop</w:t>
              </w:r>
            </w:ins>
          </w:p>
        </w:tc>
        <w:tc>
          <w:tcPr>
            <w:tcW w:w="2994" w:type="dxa"/>
            <w:gridSpan w:val="3"/>
            <w:noWrap/>
            <w:hideMark/>
            <w:tcPrChange w:id="1330" w:author="Stephen Wandro" w:date="2021-04-29T16:02:00Z">
              <w:tcPr>
                <w:tcW w:w="3416" w:type="dxa"/>
                <w:gridSpan w:val="3"/>
                <w:noWrap/>
                <w:hideMark/>
              </w:tcPr>
            </w:tcPrChange>
          </w:tcPr>
          <w:p w14:paraId="4E006AD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1" w:author="Stephen Wandro" w:date="2021-04-29T15:36:00Z"/>
                <w:rFonts w:ascii="Arial" w:hAnsi="Arial" w:cs="Arial"/>
                <w:color w:val="000000"/>
                <w:sz w:val="16"/>
                <w:szCs w:val="16"/>
              </w:rPr>
            </w:pPr>
            <w:ins w:id="1332" w:author="Stephen Wandro" w:date="2021-04-29T15:36:00Z">
              <w:r w:rsidRPr="002F7687">
                <w:rPr>
                  <w:rFonts w:ascii="Arial" w:hAnsi="Arial" w:cs="Arial"/>
                  <w:color w:val="000000"/>
                  <w:sz w:val="16"/>
                  <w:szCs w:val="16"/>
                </w:rPr>
                <w:t>UDP-N-acetylglucosamine 1-carboxyvinyltransferase 1</w:t>
              </w:r>
            </w:ins>
          </w:p>
        </w:tc>
        <w:tc>
          <w:tcPr>
            <w:tcW w:w="1085" w:type="dxa"/>
            <w:noWrap/>
            <w:hideMark/>
            <w:tcPrChange w:id="1333" w:author="Stephen Wandro" w:date="2021-04-29T16:02:00Z">
              <w:tcPr>
                <w:tcW w:w="1085" w:type="dxa"/>
                <w:noWrap/>
                <w:hideMark/>
              </w:tcPr>
            </w:tcPrChange>
          </w:tcPr>
          <w:p w14:paraId="011038C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4" w:author="Stephen Wandro" w:date="2021-04-29T15:36:00Z"/>
                <w:rFonts w:ascii="Arial" w:hAnsi="Arial" w:cs="Arial"/>
                <w:color w:val="000000"/>
                <w:sz w:val="16"/>
                <w:szCs w:val="16"/>
              </w:rPr>
            </w:pPr>
            <w:ins w:id="1335" w:author="Stephen Wandro" w:date="2021-04-29T15:36:00Z">
              <w:r w:rsidRPr="002F7687">
                <w:rPr>
                  <w:rFonts w:ascii="Arial" w:hAnsi="Arial" w:cs="Arial"/>
                  <w:color w:val="000000"/>
                  <w:sz w:val="16"/>
                  <w:szCs w:val="16"/>
                </w:rPr>
                <w:t> </w:t>
              </w:r>
            </w:ins>
          </w:p>
        </w:tc>
        <w:tc>
          <w:tcPr>
            <w:tcW w:w="1186" w:type="dxa"/>
            <w:noWrap/>
            <w:hideMark/>
            <w:tcPrChange w:id="1336" w:author="Stephen Wandro" w:date="2021-04-29T16:02:00Z">
              <w:tcPr>
                <w:tcW w:w="1186" w:type="dxa"/>
                <w:noWrap/>
                <w:hideMark/>
              </w:tcPr>
            </w:tcPrChange>
          </w:tcPr>
          <w:p w14:paraId="665F601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7" w:author="Stephen Wandro" w:date="2021-04-29T15:36:00Z"/>
                <w:rFonts w:ascii="Arial" w:hAnsi="Arial" w:cs="Arial"/>
                <w:color w:val="000000"/>
                <w:sz w:val="16"/>
                <w:szCs w:val="16"/>
              </w:rPr>
            </w:pPr>
            <w:ins w:id="1338" w:author="Stephen Wandro" w:date="2021-04-29T15:36:00Z">
              <w:r w:rsidRPr="002F7687">
                <w:rPr>
                  <w:rFonts w:ascii="Arial" w:hAnsi="Arial" w:cs="Arial"/>
                  <w:color w:val="000000"/>
                  <w:sz w:val="16"/>
                  <w:szCs w:val="16"/>
                </w:rPr>
                <w:t>SNP</w:t>
              </w:r>
            </w:ins>
          </w:p>
        </w:tc>
        <w:tc>
          <w:tcPr>
            <w:tcW w:w="1475" w:type="dxa"/>
            <w:gridSpan w:val="2"/>
            <w:noWrap/>
            <w:hideMark/>
            <w:tcPrChange w:id="1339" w:author="Stephen Wandro" w:date="2021-04-29T16:02:00Z">
              <w:tcPr>
                <w:tcW w:w="1475" w:type="dxa"/>
                <w:gridSpan w:val="2"/>
                <w:noWrap/>
                <w:hideMark/>
              </w:tcPr>
            </w:tcPrChange>
          </w:tcPr>
          <w:p w14:paraId="73F55F5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40" w:author="Stephen Wandro" w:date="2021-04-29T15:36:00Z"/>
                <w:rFonts w:ascii="Arial" w:hAnsi="Arial" w:cs="Arial"/>
                <w:color w:val="000000"/>
                <w:sz w:val="16"/>
                <w:szCs w:val="16"/>
              </w:rPr>
            </w:pPr>
            <w:ins w:id="1341" w:author="Stephen Wandro" w:date="2021-04-29T15:36:00Z">
              <w:r w:rsidRPr="002F7687">
                <w:rPr>
                  <w:rFonts w:ascii="Arial" w:hAnsi="Arial" w:cs="Arial"/>
                  <w:color w:val="000000"/>
                  <w:sz w:val="16"/>
                  <w:szCs w:val="16"/>
                </w:rPr>
                <w:t> </w:t>
              </w:r>
            </w:ins>
          </w:p>
        </w:tc>
      </w:tr>
      <w:tr w:rsidR="009921B3" w:rsidRPr="002F7687" w14:paraId="23DDC500" w14:textId="77777777" w:rsidTr="009921B3">
        <w:trPr>
          <w:gridAfter w:val="1"/>
          <w:trHeight w:val="270"/>
          <w:ins w:id="1342" w:author="Stephen Wandro" w:date="2021-04-29T15:36:00Z"/>
          <w:trPrChange w:id="13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44" w:author="Stephen Wandro" w:date="2021-04-29T16:02:00Z">
              <w:tcPr>
                <w:tcW w:w="1795" w:type="dxa"/>
                <w:gridSpan w:val="2"/>
                <w:noWrap/>
                <w:hideMark/>
              </w:tcPr>
            </w:tcPrChange>
          </w:tcPr>
          <w:p w14:paraId="61C51558" w14:textId="77777777" w:rsidR="002F7687" w:rsidRPr="002F7687" w:rsidRDefault="002F7687" w:rsidP="002F7687">
            <w:pPr>
              <w:jc w:val="center"/>
              <w:rPr>
                <w:ins w:id="1345" w:author="Stephen Wandro" w:date="2021-04-29T15:36:00Z"/>
                <w:rFonts w:ascii="Arial" w:hAnsi="Arial" w:cs="Arial"/>
                <w:color w:val="000000"/>
                <w:sz w:val="16"/>
                <w:szCs w:val="16"/>
              </w:rPr>
            </w:pPr>
            <w:ins w:id="134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47" w:author="Stephen Wandro" w:date="2021-04-29T16:02:00Z">
              <w:tcPr>
                <w:tcW w:w="393" w:type="dxa"/>
                <w:noWrap/>
                <w:hideMark/>
              </w:tcPr>
            </w:tcPrChange>
          </w:tcPr>
          <w:p w14:paraId="60D0C75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48" w:author="Stephen Wandro" w:date="2021-04-29T15:36:00Z"/>
                <w:rFonts w:ascii="Arial" w:hAnsi="Arial" w:cs="Arial"/>
                <w:color w:val="000000"/>
                <w:sz w:val="16"/>
                <w:szCs w:val="16"/>
              </w:rPr>
            </w:pPr>
            <w:ins w:id="1349" w:author="Stephen Wandro" w:date="2021-04-29T15:36:00Z">
              <w:r w:rsidRPr="002F7687">
                <w:rPr>
                  <w:rFonts w:ascii="Arial" w:hAnsi="Arial" w:cs="Arial"/>
                  <w:sz w:val="16"/>
                  <w:szCs w:val="16"/>
                </w:rPr>
                <w:t>Bop</w:t>
              </w:r>
            </w:ins>
          </w:p>
        </w:tc>
        <w:tc>
          <w:tcPr>
            <w:tcW w:w="2994" w:type="dxa"/>
            <w:gridSpan w:val="3"/>
            <w:noWrap/>
            <w:hideMark/>
            <w:tcPrChange w:id="1350" w:author="Stephen Wandro" w:date="2021-04-29T16:02:00Z">
              <w:tcPr>
                <w:tcW w:w="3416" w:type="dxa"/>
                <w:gridSpan w:val="3"/>
                <w:noWrap/>
                <w:hideMark/>
              </w:tcPr>
            </w:tcPrChange>
          </w:tcPr>
          <w:p w14:paraId="447CC79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1" w:author="Stephen Wandro" w:date="2021-04-29T15:36:00Z"/>
                <w:rFonts w:ascii="Arial" w:hAnsi="Arial" w:cs="Arial"/>
                <w:color w:val="000000"/>
                <w:sz w:val="16"/>
                <w:szCs w:val="16"/>
              </w:rPr>
            </w:pPr>
            <w:ins w:id="1352" w:author="Stephen Wandro" w:date="2021-04-29T15:36:00Z">
              <w:r w:rsidRPr="002F7687">
                <w:rPr>
                  <w:rFonts w:ascii="Arial" w:hAnsi="Arial" w:cs="Arial"/>
                  <w:sz w:val="16"/>
                  <w:szCs w:val="16"/>
                </w:rPr>
                <w:t>isoleucyl-tRNA synthetase</w:t>
              </w:r>
            </w:ins>
          </w:p>
        </w:tc>
        <w:tc>
          <w:tcPr>
            <w:tcW w:w="1085" w:type="dxa"/>
            <w:noWrap/>
            <w:hideMark/>
            <w:tcPrChange w:id="1353" w:author="Stephen Wandro" w:date="2021-04-29T16:02:00Z">
              <w:tcPr>
                <w:tcW w:w="1085" w:type="dxa"/>
                <w:noWrap/>
                <w:hideMark/>
              </w:tcPr>
            </w:tcPrChange>
          </w:tcPr>
          <w:p w14:paraId="020214B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4" w:author="Stephen Wandro" w:date="2021-04-29T15:36:00Z"/>
                <w:rFonts w:ascii="Arial" w:hAnsi="Arial" w:cs="Arial"/>
                <w:color w:val="000000"/>
                <w:sz w:val="16"/>
                <w:szCs w:val="16"/>
              </w:rPr>
            </w:pPr>
            <w:ins w:id="1355" w:author="Stephen Wandro" w:date="2021-04-29T15:36:00Z">
              <w:r w:rsidRPr="002F7687">
                <w:rPr>
                  <w:rFonts w:ascii="Arial" w:hAnsi="Arial" w:cs="Arial"/>
                  <w:color w:val="000000"/>
                  <w:sz w:val="16"/>
                  <w:szCs w:val="16"/>
                </w:rPr>
                <w:t> </w:t>
              </w:r>
            </w:ins>
          </w:p>
        </w:tc>
        <w:tc>
          <w:tcPr>
            <w:tcW w:w="1186" w:type="dxa"/>
            <w:noWrap/>
            <w:hideMark/>
            <w:tcPrChange w:id="1356" w:author="Stephen Wandro" w:date="2021-04-29T16:02:00Z">
              <w:tcPr>
                <w:tcW w:w="1186" w:type="dxa"/>
                <w:noWrap/>
                <w:hideMark/>
              </w:tcPr>
            </w:tcPrChange>
          </w:tcPr>
          <w:p w14:paraId="24E2A6E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7" w:author="Stephen Wandro" w:date="2021-04-29T15:36:00Z"/>
                <w:rFonts w:ascii="Arial" w:hAnsi="Arial" w:cs="Arial"/>
                <w:color w:val="000000"/>
                <w:sz w:val="16"/>
                <w:szCs w:val="16"/>
              </w:rPr>
            </w:pPr>
            <w:ins w:id="1358" w:author="Stephen Wandro" w:date="2021-04-29T15:36:00Z">
              <w:r w:rsidRPr="002F7687">
                <w:rPr>
                  <w:rFonts w:ascii="Arial" w:hAnsi="Arial" w:cs="Arial"/>
                  <w:sz w:val="16"/>
                  <w:szCs w:val="16"/>
                </w:rPr>
                <w:t>DEL</w:t>
              </w:r>
            </w:ins>
          </w:p>
        </w:tc>
        <w:tc>
          <w:tcPr>
            <w:tcW w:w="1475" w:type="dxa"/>
            <w:gridSpan w:val="2"/>
            <w:noWrap/>
            <w:hideMark/>
            <w:tcPrChange w:id="1359" w:author="Stephen Wandro" w:date="2021-04-29T16:02:00Z">
              <w:tcPr>
                <w:tcW w:w="1475" w:type="dxa"/>
                <w:gridSpan w:val="2"/>
                <w:noWrap/>
                <w:hideMark/>
              </w:tcPr>
            </w:tcPrChange>
          </w:tcPr>
          <w:p w14:paraId="2629924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60" w:author="Stephen Wandro" w:date="2021-04-29T15:36:00Z"/>
                <w:rFonts w:ascii="Arial" w:hAnsi="Arial" w:cs="Arial"/>
                <w:color w:val="000000"/>
                <w:sz w:val="16"/>
                <w:szCs w:val="16"/>
              </w:rPr>
            </w:pPr>
            <w:ins w:id="1361" w:author="Stephen Wandro" w:date="2021-04-29T15:36:00Z">
              <w:r w:rsidRPr="002F7687">
                <w:rPr>
                  <w:rFonts w:ascii="Arial" w:hAnsi="Arial" w:cs="Arial"/>
                  <w:color w:val="000000"/>
                  <w:sz w:val="16"/>
                  <w:szCs w:val="16"/>
                </w:rPr>
                <w:t> </w:t>
              </w:r>
            </w:ins>
          </w:p>
        </w:tc>
      </w:tr>
      <w:tr w:rsidR="009921B3" w:rsidRPr="002F7687" w14:paraId="0E1D83B8"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362" w:author="Stephen Wandro" w:date="2021-04-29T15:36:00Z"/>
          <w:trPrChange w:id="13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64" w:author="Stephen Wandro" w:date="2021-04-29T16:02:00Z">
              <w:tcPr>
                <w:tcW w:w="1795" w:type="dxa"/>
                <w:gridSpan w:val="2"/>
                <w:noWrap/>
                <w:hideMark/>
              </w:tcPr>
            </w:tcPrChange>
          </w:tcPr>
          <w:p w14:paraId="0DDB599C"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365" w:author="Stephen Wandro" w:date="2021-04-29T15:36:00Z"/>
                <w:rFonts w:ascii="Arial" w:hAnsi="Arial" w:cs="Arial"/>
                <w:color w:val="000000"/>
                <w:sz w:val="16"/>
                <w:szCs w:val="16"/>
              </w:rPr>
            </w:pPr>
            <w:ins w:id="136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67" w:author="Stephen Wandro" w:date="2021-04-29T16:02:00Z">
              <w:tcPr>
                <w:tcW w:w="393" w:type="dxa"/>
                <w:noWrap/>
                <w:hideMark/>
              </w:tcPr>
            </w:tcPrChange>
          </w:tcPr>
          <w:p w14:paraId="3309698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68" w:author="Stephen Wandro" w:date="2021-04-29T15:36:00Z"/>
                <w:rFonts w:ascii="Arial" w:hAnsi="Arial" w:cs="Arial"/>
                <w:color w:val="000000"/>
                <w:sz w:val="16"/>
                <w:szCs w:val="16"/>
              </w:rPr>
            </w:pPr>
            <w:ins w:id="1369" w:author="Stephen Wandro" w:date="2021-04-29T15:36:00Z">
              <w:r w:rsidRPr="002F7687">
                <w:rPr>
                  <w:rFonts w:ascii="Arial" w:hAnsi="Arial" w:cs="Arial"/>
                  <w:color w:val="000000"/>
                  <w:sz w:val="16"/>
                  <w:szCs w:val="16"/>
                </w:rPr>
                <w:t>Bop</w:t>
              </w:r>
            </w:ins>
          </w:p>
        </w:tc>
        <w:tc>
          <w:tcPr>
            <w:tcW w:w="2994" w:type="dxa"/>
            <w:gridSpan w:val="3"/>
            <w:noWrap/>
            <w:hideMark/>
            <w:tcPrChange w:id="1370" w:author="Stephen Wandro" w:date="2021-04-29T16:02:00Z">
              <w:tcPr>
                <w:tcW w:w="3416" w:type="dxa"/>
                <w:gridSpan w:val="3"/>
                <w:noWrap/>
                <w:hideMark/>
              </w:tcPr>
            </w:tcPrChange>
          </w:tcPr>
          <w:p w14:paraId="0B2207D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1" w:author="Stephen Wandro" w:date="2021-04-29T15:36:00Z"/>
                <w:rFonts w:ascii="Arial" w:hAnsi="Arial" w:cs="Arial"/>
                <w:color w:val="000000"/>
                <w:sz w:val="16"/>
                <w:szCs w:val="16"/>
              </w:rPr>
            </w:pPr>
            <w:ins w:id="1372" w:author="Stephen Wandro" w:date="2021-04-29T15:36:00Z">
              <w:r w:rsidRPr="002F7687">
                <w:rPr>
                  <w:rFonts w:ascii="Arial" w:hAnsi="Arial" w:cs="Arial"/>
                  <w:color w:val="000000"/>
                  <w:sz w:val="16"/>
                  <w:szCs w:val="16"/>
                </w:rPr>
                <w:t>exopolysaccharide biosynthesis polyprenyl glycosylphosphotransferase</w:t>
              </w:r>
            </w:ins>
          </w:p>
        </w:tc>
        <w:tc>
          <w:tcPr>
            <w:tcW w:w="1085" w:type="dxa"/>
            <w:noWrap/>
            <w:hideMark/>
            <w:tcPrChange w:id="1373" w:author="Stephen Wandro" w:date="2021-04-29T16:02:00Z">
              <w:tcPr>
                <w:tcW w:w="1085" w:type="dxa"/>
                <w:noWrap/>
                <w:hideMark/>
              </w:tcPr>
            </w:tcPrChange>
          </w:tcPr>
          <w:p w14:paraId="33933B2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4" w:author="Stephen Wandro" w:date="2021-04-29T15:36:00Z"/>
                <w:rFonts w:ascii="Arial" w:hAnsi="Arial" w:cs="Arial"/>
                <w:color w:val="000000"/>
                <w:sz w:val="16"/>
                <w:szCs w:val="16"/>
              </w:rPr>
            </w:pPr>
            <w:ins w:id="1375" w:author="Stephen Wandro" w:date="2021-04-29T15:36:00Z">
              <w:r w:rsidRPr="002F7687">
                <w:rPr>
                  <w:rFonts w:ascii="Arial" w:hAnsi="Arial" w:cs="Arial"/>
                  <w:color w:val="000000"/>
                  <w:sz w:val="16"/>
                  <w:szCs w:val="16"/>
                </w:rPr>
                <w:t> </w:t>
              </w:r>
            </w:ins>
          </w:p>
        </w:tc>
        <w:tc>
          <w:tcPr>
            <w:tcW w:w="1186" w:type="dxa"/>
            <w:noWrap/>
            <w:hideMark/>
            <w:tcPrChange w:id="1376" w:author="Stephen Wandro" w:date="2021-04-29T16:02:00Z">
              <w:tcPr>
                <w:tcW w:w="1186" w:type="dxa"/>
                <w:noWrap/>
                <w:hideMark/>
              </w:tcPr>
            </w:tcPrChange>
          </w:tcPr>
          <w:p w14:paraId="32518A5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7" w:author="Stephen Wandro" w:date="2021-04-29T15:36:00Z"/>
                <w:rFonts w:ascii="Arial" w:hAnsi="Arial" w:cs="Arial"/>
                <w:color w:val="000000"/>
                <w:sz w:val="16"/>
                <w:szCs w:val="16"/>
              </w:rPr>
            </w:pPr>
            <w:ins w:id="1378" w:author="Stephen Wandro" w:date="2021-04-29T15:36:00Z">
              <w:r w:rsidRPr="002F7687">
                <w:rPr>
                  <w:rFonts w:ascii="Arial" w:hAnsi="Arial" w:cs="Arial"/>
                  <w:color w:val="000000"/>
                  <w:sz w:val="16"/>
                  <w:szCs w:val="16"/>
                </w:rPr>
                <w:t>DEL</w:t>
              </w:r>
            </w:ins>
          </w:p>
        </w:tc>
        <w:tc>
          <w:tcPr>
            <w:tcW w:w="1475" w:type="dxa"/>
            <w:gridSpan w:val="2"/>
            <w:noWrap/>
            <w:hideMark/>
            <w:tcPrChange w:id="1379" w:author="Stephen Wandro" w:date="2021-04-29T16:02:00Z">
              <w:tcPr>
                <w:tcW w:w="1475" w:type="dxa"/>
                <w:gridSpan w:val="2"/>
                <w:noWrap/>
                <w:hideMark/>
              </w:tcPr>
            </w:tcPrChange>
          </w:tcPr>
          <w:p w14:paraId="7D35A59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80" w:author="Stephen Wandro" w:date="2021-04-29T15:36:00Z"/>
                <w:rFonts w:ascii="Arial" w:hAnsi="Arial" w:cs="Arial"/>
                <w:color w:val="000000"/>
                <w:sz w:val="16"/>
                <w:szCs w:val="16"/>
              </w:rPr>
            </w:pPr>
            <w:ins w:id="1381" w:author="Stephen Wandro" w:date="2021-04-29T15:36:00Z">
              <w:r w:rsidRPr="002F7687">
                <w:rPr>
                  <w:rFonts w:ascii="Arial" w:hAnsi="Arial" w:cs="Arial"/>
                  <w:color w:val="000000"/>
                  <w:sz w:val="16"/>
                  <w:szCs w:val="16"/>
                </w:rPr>
                <w:t>Epa</w:t>
              </w:r>
            </w:ins>
          </w:p>
        </w:tc>
      </w:tr>
      <w:tr w:rsidR="009921B3" w:rsidRPr="002F7687" w14:paraId="762C673B" w14:textId="77777777" w:rsidTr="009921B3">
        <w:trPr>
          <w:gridAfter w:val="1"/>
          <w:trHeight w:val="270"/>
          <w:ins w:id="1382" w:author="Stephen Wandro" w:date="2021-04-29T15:36:00Z"/>
          <w:trPrChange w:id="13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84" w:author="Stephen Wandro" w:date="2021-04-29T16:02:00Z">
              <w:tcPr>
                <w:tcW w:w="1795" w:type="dxa"/>
                <w:gridSpan w:val="2"/>
                <w:noWrap/>
                <w:hideMark/>
              </w:tcPr>
            </w:tcPrChange>
          </w:tcPr>
          <w:p w14:paraId="1D52EDCE" w14:textId="77777777" w:rsidR="002F7687" w:rsidRPr="002F7687" w:rsidRDefault="002F7687" w:rsidP="002F7687">
            <w:pPr>
              <w:jc w:val="center"/>
              <w:rPr>
                <w:ins w:id="1385" w:author="Stephen Wandro" w:date="2021-04-29T15:36:00Z"/>
                <w:rFonts w:ascii="Arial" w:hAnsi="Arial" w:cs="Arial"/>
                <w:color w:val="000000"/>
                <w:sz w:val="16"/>
                <w:szCs w:val="16"/>
              </w:rPr>
            </w:pPr>
            <w:ins w:id="138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87" w:author="Stephen Wandro" w:date="2021-04-29T16:02:00Z">
              <w:tcPr>
                <w:tcW w:w="393" w:type="dxa"/>
                <w:noWrap/>
                <w:hideMark/>
              </w:tcPr>
            </w:tcPrChange>
          </w:tcPr>
          <w:p w14:paraId="1179C80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88" w:author="Stephen Wandro" w:date="2021-04-29T15:36:00Z"/>
                <w:rFonts w:ascii="Arial" w:hAnsi="Arial" w:cs="Arial"/>
                <w:color w:val="000000"/>
                <w:sz w:val="16"/>
                <w:szCs w:val="16"/>
              </w:rPr>
            </w:pPr>
            <w:ins w:id="1389" w:author="Stephen Wandro" w:date="2021-04-29T15:36:00Z">
              <w:r w:rsidRPr="002F7687">
                <w:rPr>
                  <w:rFonts w:ascii="Arial" w:hAnsi="Arial" w:cs="Arial"/>
                  <w:sz w:val="16"/>
                  <w:szCs w:val="16"/>
                </w:rPr>
                <w:t>phiV12</w:t>
              </w:r>
            </w:ins>
          </w:p>
        </w:tc>
        <w:tc>
          <w:tcPr>
            <w:tcW w:w="2994" w:type="dxa"/>
            <w:gridSpan w:val="3"/>
            <w:noWrap/>
            <w:hideMark/>
            <w:tcPrChange w:id="1390" w:author="Stephen Wandro" w:date="2021-04-29T16:02:00Z">
              <w:tcPr>
                <w:tcW w:w="3416" w:type="dxa"/>
                <w:gridSpan w:val="3"/>
                <w:noWrap/>
                <w:hideMark/>
              </w:tcPr>
            </w:tcPrChange>
          </w:tcPr>
          <w:p w14:paraId="07FADC3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1" w:author="Stephen Wandro" w:date="2021-04-29T15:36:00Z"/>
                <w:rFonts w:ascii="Arial" w:hAnsi="Arial" w:cs="Arial"/>
                <w:color w:val="000000"/>
                <w:sz w:val="16"/>
                <w:szCs w:val="16"/>
              </w:rPr>
            </w:pPr>
            <w:ins w:id="1392" w:author="Stephen Wandro" w:date="2021-04-29T15:36:00Z">
              <w:r w:rsidRPr="002F7687">
                <w:rPr>
                  <w:rFonts w:ascii="Arial" w:hAnsi="Arial" w:cs="Arial"/>
                  <w:sz w:val="16"/>
                  <w:szCs w:val="16"/>
                </w:rPr>
                <w:t>30S ribosomal protein S7</w:t>
              </w:r>
            </w:ins>
          </w:p>
        </w:tc>
        <w:tc>
          <w:tcPr>
            <w:tcW w:w="1085" w:type="dxa"/>
            <w:noWrap/>
            <w:hideMark/>
            <w:tcPrChange w:id="1393" w:author="Stephen Wandro" w:date="2021-04-29T16:02:00Z">
              <w:tcPr>
                <w:tcW w:w="1085" w:type="dxa"/>
                <w:noWrap/>
                <w:hideMark/>
              </w:tcPr>
            </w:tcPrChange>
          </w:tcPr>
          <w:p w14:paraId="3DDE8AD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4" w:author="Stephen Wandro" w:date="2021-04-29T15:36:00Z"/>
                <w:rFonts w:ascii="Arial" w:hAnsi="Arial" w:cs="Arial"/>
                <w:color w:val="000000"/>
                <w:sz w:val="16"/>
                <w:szCs w:val="16"/>
              </w:rPr>
            </w:pPr>
            <w:ins w:id="1395" w:author="Stephen Wandro" w:date="2021-04-29T15:36:00Z">
              <w:r w:rsidRPr="002F7687">
                <w:rPr>
                  <w:rFonts w:ascii="Arial" w:hAnsi="Arial" w:cs="Arial"/>
                  <w:color w:val="000000"/>
                  <w:sz w:val="16"/>
                  <w:szCs w:val="16"/>
                </w:rPr>
                <w:t> </w:t>
              </w:r>
            </w:ins>
          </w:p>
        </w:tc>
        <w:tc>
          <w:tcPr>
            <w:tcW w:w="1186" w:type="dxa"/>
            <w:noWrap/>
            <w:hideMark/>
            <w:tcPrChange w:id="1396" w:author="Stephen Wandro" w:date="2021-04-29T16:02:00Z">
              <w:tcPr>
                <w:tcW w:w="1186" w:type="dxa"/>
                <w:noWrap/>
                <w:hideMark/>
              </w:tcPr>
            </w:tcPrChange>
          </w:tcPr>
          <w:p w14:paraId="1D8011D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7" w:author="Stephen Wandro" w:date="2021-04-29T15:36:00Z"/>
                <w:rFonts w:ascii="Arial" w:hAnsi="Arial" w:cs="Arial"/>
                <w:color w:val="000000"/>
                <w:sz w:val="16"/>
                <w:szCs w:val="16"/>
              </w:rPr>
            </w:pPr>
            <w:ins w:id="1398" w:author="Stephen Wandro" w:date="2021-04-29T15:36:00Z">
              <w:r w:rsidRPr="002F7687">
                <w:rPr>
                  <w:rFonts w:ascii="Arial" w:hAnsi="Arial" w:cs="Arial"/>
                  <w:sz w:val="16"/>
                  <w:szCs w:val="16"/>
                </w:rPr>
                <w:t>SNP</w:t>
              </w:r>
            </w:ins>
          </w:p>
        </w:tc>
        <w:tc>
          <w:tcPr>
            <w:tcW w:w="1475" w:type="dxa"/>
            <w:gridSpan w:val="2"/>
            <w:noWrap/>
            <w:hideMark/>
            <w:tcPrChange w:id="1399" w:author="Stephen Wandro" w:date="2021-04-29T16:02:00Z">
              <w:tcPr>
                <w:tcW w:w="1475" w:type="dxa"/>
                <w:gridSpan w:val="2"/>
                <w:noWrap/>
                <w:hideMark/>
              </w:tcPr>
            </w:tcPrChange>
          </w:tcPr>
          <w:p w14:paraId="5538915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00" w:author="Stephen Wandro" w:date="2021-04-29T15:36:00Z"/>
                <w:rFonts w:ascii="Arial" w:hAnsi="Arial" w:cs="Arial"/>
                <w:color w:val="000000"/>
                <w:sz w:val="16"/>
                <w:szCs w:val="16"/>
              </w:rPr>
            </w:pPr>
            <w:ins w:id="1401" w:author="Stephen Wandro" w:date="2021-04-29T15:36:00Z">
              <w:r w:rsidRPr="002F7687">
                <w:rPr>
                  <w:rFonts w:ascii="Arial" w:hAnsi="Arial" w:cs="Arial"/>
                  <w:color w:val="000000"/>
                  <w:sz w:val="16"/>
                  <w:szCs w:val="16"/>
                </w:rPr>
                <w:t> </w:t>
              </w:r>
            </w:ins>
          </w:p>
        </w:tc>
      </w:tr>
      <w:tr w:rsidR="009921B3" w:rsidRPr="002F7687" w14:paraId="037DB10E"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02" w:author="Stephen Wandro" w:date="2021-04-29T15:36:00Z"/>
          <w:trPrChange w:id="14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04" w:author="Stephen Wandro" w:date="2021-04-29T16:02:00Z">
              <w:tcPr>
                <w:tcW w:w="1795" w:type="dxa"/>
                <w:gridSpan w:val="2"/>
                <w:noWrap/>
                <w:hideMark/>
              </w:tcPr>
            </w:tcPrChange>
          </w:tcPr>
          <w:p w14:paraId="20813E38"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05" w:author="Stephen Wandro" w:date="2021-04-29T15:36:00Z"/>
                <w:rFonts w:ascii="Arial" w:hAnsi="Arial" w:cs="Arial"/>
                <w:color w:val="000000"/>
                <w:sz w:val="16"/>
                <w:szCs w:val="16"/>
              </w:rPr>
            </w:pPr>
            <w:ins w:id="140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407" w:author="Stephen Wandro" w:date="2021-04-29T16:02:00Z">
              <w:tcPr>
                <w:tcW w:w="393" w:type="dxa"/>
                <w:noWrap/>
                <w:hideMark/>
              </w:tcPr>
            </w:tcPrChange>
          </w:tcPr>
          <w:p w14:paraId="193CA08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08" w:author="Stephen Wandro" w:date="2021-04-29T15:36:00Z"/>
                <w:rFonts w:ascii="Arial" w:hAnsi="Arial" w:cs="Arial"/>
                <w:color w:val="000000"/>
                <w:sz w:val="16"/>
                <w:szCs w:val="16"/>
              </w:rPr>
            </w:pPr>
            <w:ins w:id="1409" w:author="Stephen Wandro" w:date="2021-04-29T15:36:00Z">
              <w:r w:rsidRPr="002F7687">
                <w:rPr>
                  <w:rFonts w:ascii="Arial" w:hAnsi="Arial" w:cs="Arial"/>
                  <w:color w:val="000000"/>
                  <w:sz w:val="16"/>
                  <w:szCs w:val="16"/>
                </w:rPr>
                <w:t>phiV12</w:t>
              </w:r>
            </w:ins>
          </w:p>
        </w:tc>
        <w:tc>
          <w:tcPr>
            <w:tcW w:w="2994" w:type="dxa"/>
            <w:gridSpan w:val="3"/>
            <w:noWrap/>
            <w:hideMark/>
            <w:tcPrChange w:id="1410" w:author="Stephen Wandro" w:date="2021-04-29T16:02:00Z">
              <w:tcPr>
                <w:tcW w:w="3416" w:type="dxa"/>
                <w:gridSpan w:val="3"/>
                <w:noWrap/>
                <w:hideMark/>
              </w:tcPr>
            </w:tcPrChange>
          </w:tcPr>
          <w:p w14:paraId="45E6CE4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1" w:author="Stephen Wandro" w:date="2021-04-29T15:36:00Z"/>
                <w:rFonts w:ascii="Arial" w:hAnsi="Arial" w:cs="Arial"/>
                <w:color w:val="000000"/>
                <w:sz w:val="16"/>
                <w:szCs w:val="16"/>
              </w:rPr>
            </w:pPr>
            <w:ins w:id="1412" w:author="Stephen Wandro" w:date="2021-04-29T15:36:00Z">
              <w:r w:rsidRPr="002F7687">
                <w:rPr>
                  <w:rFonts w:ascii="Arial" w:hAnsi="Arial" w:cs="Arial"/>
                  <w:color w:val="000000"/>
                  <w:sz w:val="16"/>
                  <w:szCs w:val="16"/>
                </w:rPr>
                <w:t>DNA-directed RNA polymerase subunit alpha</w:t>
              </w:r>
            </w:ins>
          </w:p>
        </w:tc>
        <w:tc>
          <w:tcPr>
            <w:tcW w:w="1085" w:type="dxa"/>
            <w:noWrap/>
            <w:hideMark/>
            <w:tcPrChange w:id="1413" w:author="Stephen Wandro" w:date="2021-04-29T16:02:00Z">
              <w:tcPr>
                <w:tcW w:w="1085" w:type="dxa"/>
                <w:noWrap/>
                <w:hideMark/>
              </w:tcPr>
            </w:tcPrChange>
          </w:tcPr>
          <w:p w14:paraId="428564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4" w:author="Stephen Wandro" w:date="2021-04-29T15:36:00Z"/>
                <w:rFonts w:ascii="Arial" w:hAnsi="Arial" w:cs="Arial"/>
                <w:color w:val="000000"/>
                <w:sz w:val="16"/>
                <w:szCs w:val="16"/>
              </w:rPr>
            </w:pPr>
            <w:ins w:id="1415" w:author="Stephen Wandro" w:date="2021-04-29T15:36:00Z">
              <w:r w:rsidRPr="002F7687">
                <w:rPr>
                  <w:rFonts w:ascii="Arial" w:hAnsi="Arial" w:cs="Arial"/>
                  <w:color w:val="000000"/>
                  <w:sz w:val="16"/>
                  <w:szCs w:val="16"/>
                </w:rPr>
                <w:t> </w:t>
              </w:r>
            </w:ins>
          </w:p>
        </w:tc>
        <w:tc>
          <w:tcPr>
            <w:tcW w:w="1186" w:type="dxa"/>
            <w:noWrap/>
            <w:hideMark/>
            <w:tcPrChange w:id="1416" w:author="Stephen Wandro" w:date="2021-04-29T16:02:00Z">
              <w:tcPr>
                <w:tcW w:w="1186" w:type="dxa"/>
                <w:noWrap/>
                <w:hideMark/>
              </w:tcPr>
            </w:tcPrChange>
          </w:tcPr>
          <w:p w14:paraId="1279A80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7" w:author="Stephen Wandro" w:date="2021-04-29T15:36:00Z"/>
                <w:rFonts w:ascii="Arial" w:hAnsi="Arial" w:cs="Arial"/>
                <w:color w:val="000000"/>
                <w:sz w:val="16"/>
                <w:szCs w:val="16"/>
              </w:rPr>
            </w:pPr>
            <w:ins w:id="1418" w:author="Stephen Wandro" w:date="2021-04-29T15:36:00Z">
              <w:r w:rsidRPr="002F7687">
                <w:rPr>
                  <w:rFonts w:ascii="Arial" w:hAnsi="Arial" w:cs="Arial"/>
                  <w:color w:val="000000"/>
                  <w:sz w:val="16"/>
                  <w:szCs w:val="16"/>
                </w:rPr>
                <w:t>SNP</w:t>
              </w:r>
            </w:ins>
          </w:p>
        </w:tc>
        <w:tc>
          <w:tcPr>
            <w:tcW w:w="1475" w:type="dxa"/>
            <w:gridSpan w:val="2"/>
            <w:noWrap/>
            <w:hideMark/>
            <w:tcPrChange w:id="1419" w:author="Stephen Wandro" w:date="2021-04-29T16:02:00Z">
              <w:tcPr>
                <w:tcW w:w="1475" w:type="dxa"/>
                <w:gridSpan w:val="2"/>
                <w:noWrap/>
                <w:hideMark/>
              </w:tcPr>
            </w:tcPrChange>
          </w:tcPr>
          <w:p w14:paraId="602EEE6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20" w:author="Stephen Wandro" w:date="2021-04-29T15:36:00Z"/>
                <w:rFonts w:ascii="Arial" w:hAnsi="Arial" w:cs="Arial"/>
                <w:color w:val="000000"/>
                <w:sz w:val="16"/>
                <w:szCs w:val="16"/>
              </w:rPr>
            </w:pPr>
            <w:ins w:id="1421" w:author="Stephen Wandro" w:date="2021-04-29T15:36:00Z">
              <w:r w:rsidRPr="002F7687">
                <w:rPr>
                  <w:rFonts w:ascii="Arial" w:hAnsi="Arial" w:cs="Arial"/>
                  <w:color w:val="000000"/>
                  <w:sz w:val="16"/>
                  <w:szCs w:val="16"/>
                </w:rPr>
                <w:t> </w:t>
              </w:r>
            </w:ins>
          </w:p>
        </w:tc>
      </w:tr>
      <w:tr w:rsidR="009921B3" w:rsidRPr="002F7687" w14:paraId="03CCE28D" w14:textId="77777777" w:rsidTr="009921B3">
        <w:trPr>
          <w:gridAfter w:val="1"/>
          <w:trHeight w:val="270"/>
          <w:ins w:id="1422" w:author="Stephen Wandro" w:date="2021-04-29T15:36:00Z"/>
          <w:trPrChange w:id="14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24" w:author="Stephen Wandro" w:date="2021-04-29T16:02:00Z">
              <w:tcPr>
                <w:tcW w:w="1795" w:type="dxa"/>
                <w:gridSpan w:val="2"/>
                <w:noWrap/>
                <w:hideMark/>
              </w:tcPr>
            </w:tcPrChange>
          </w:tcPr>
          <w:p w14:paraId="07FE1751" w14:textId="77777777" w:rsidR="002F7687" w:rsidRPr="002F7687" w:rsidRDefault="002F7687" w:rsidP="002F7687">
            <w:pPr>
              <w:jc w:val="center"/>
              <w:rPr>
                <w:ins w:id="1425" w:author="Stephen Wandro" w:date="2021-04-29T15:36:00Z"/>
                <w:rFonts w:ascii="Arial" w:hAnsi="Arial" w:cs="Arial"/>
                <w:color w:val="000000"/>
                <w:sz w:val="16"/>
                <w:szCs w:val="16"/>
              </w:rPr>
            </w:pPr>
            <w:ins w:id="142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27" w:author="Stephen Wandro" w:date="2021-04-29T16:02:00Z">
              <w:tcPr>
                <w:tcW w:w="393" w:type="dxa"/>
                <w:noWrap/>
                <w:hideMark/>
              </w:tcPr>
            </w:tcPrChange>
          </w:tcPr>
          <w:p w14:paraId="39D13ED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28" w:author="Stephen Wandro" w:date="2021-04-29T15:36:00Z"/>
                <w:rFonts w:ascii="Arial" w:hAnsi="Arial" w:cs="Arial"/>
                <w:color w:val="000000"/>
                <w:sz w:val="16"/>
                <w:szCs w:val="16"/>
              </w:rPr>
            </w:pPr>
            <w:ins w:id="1429" w:author="Stephen Wandro" w:date="2021-04-29T15:36:00Z">
              <w:r w:rsidRPr="002F7687">
                <w:rPr>
                  <w:rFonts w:ascii="Arial" w:hAnsi="Arial" w:cs="Arial"/>
                  <w:sz w:val="16"/>
                  <w:szCs w:val="16"/>
                </w:rPr>
                <w:t>Bop</w:t>
              </w:r>
            </w:ins>
          </w:p>
        </w:tc>
        <w:tc>
          <w:tcPr>
            <w:tcW w:w="2994" w:type="dxa"/>
            <w:gridSpan w:val="3"/>
            <w:noWrap/>
            <w:hideMark/>
            <w:tcPrChange w:id="1430" w:author="Stephen Wandro" w:date="2021-04-29T16:02:00Z">
              <w:tcPr>
                <w:tcW w:w="3416" w:type="dxa"/>
                <w:gridSpan w:val="3"/>
                <w:noWrap/>
                <w:hideMark/>
              </w:tcPr>
            </w:tcPrChange>
          </w:tcPr>
          <w:p w14:paraId="2B65863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1" w:author="Stephen Wandro" w:date="2021-04-29T15:36:00Z"/>
                <w:rFonts w:ascii="Arial" w:hAnsi="Arial" w:cs="Arial"/>
                <w:color w:val="000000"/>
                <w:sz w:val="16"/>
                <w:szCs w:val="16"/>
              </w:rPr>
            </w:pPr>
            <w:ins w:id="1432" w:author="Stephen Wandro" w:date="2021-04-29T15:36:00Z">
              <w:r w:rsidRPr="002F7687">
                <w:rPr>
                  <w:rFonts w:ascii="Arial" w:hAnsi="Arial" w:cs="Arial"/>
                  <w:sz w:val="16"/>
                  <w:szCs w:val="16"/>
                </w:rPr>
                <w:t>NAD-dependent epimerase/dehydratase</w:t>
              </w:r>
            </w:ins>
          </w:p>
        </w:tc>
        <w:tc>
          <w:tcPr>
            <w:tcW w:w="1085" w:type="dxa"/>
            <w:noWrap/>
            <w:hideMark/>
            <w:tcPrChange w:id="1433" w:author="Stephen Wandro" w:date="2021-04-29T16:02:00Z">
              <w:tcPr>
                <w:tcW w:w="1085" w:type="dxa"/>
                <w:noWrap/>
                <w:hideMark/>
              </w:tcPr>
            </w:tcPrChange>
          </w:tcPr>
          <w:p w14:paraId="70DAD55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4" w:author="Stephen Wandro" w:date="2021-04-29T15:36:00Z"/>
                <w:rFonts w:ascii="Arial" w:hAnsi="Arial" w:cs="Arial"/>
                <w:color w:val="000000"/>
                <w:sz w:val="16"/>
                <w:szCs w:val="16"/>
              </w:rPr>
            </w:pPr>
            <w:ins w:id="1435" w:author="Stephen Wandro" w:date="2021-04-29T15:36:00Z">
              <w:r w:rsidRPr="002F7687">
                <w:rPr>
                  <w:rFonts w:ascii="Arial" w:hAnsi="Arial" w:cs="Arial"/>
                  <w:color w:val="000000"/>
                  <w:sz w:val="16"/>
                  <w:szCs w:val="16"/>
                </w:rPr>
                <w:t> </w:t>
              </w:r>
            </w:ins>
          </w:p>
        </w:tc>
        <w:tc>
          <w:tcPr>
            <w:tcW w:w="1186" w:type="dxa"/>
            <w:noWrap/>
            <w:hideMark/>
            <w:tcPrChange w:id="1436" w:author="Stephen Wandro" w:date="2021-04-29T16:02:00Z">
              <w:tcPr>
                <w:tcW w:w="1186" w:type="dxa"/>
                <w:noWrap/>
                <w:hideMark/>
              </w:tcPr>
            </w:tcPrChange>
          </w:tcPr>
          <w:p w14:paraId="1636E03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7" w:author="Stephen Wandro" w:date="2021-04-29T15:36:00Z"/>
                <w:rFonts w:ascii="Arial" w:hAnsi="Arial" w:cs="Arial"/>
                <w:color w:val="000000"/>
                <w:sz w:val="16"/>
                <w:szCs w:val="16"/>
              </w:rPr>
            </w:pPr>
            <w:ins w:id="1438" w:author="Stephen Wandro" w:date="2021-04-29T15:36:00Z">
              <w:r w:rsidRPr="002F7687">
                <w:rPr>
                  <w:rFonts w:ascii="Arial" w:hAnsi="Arial" w:cs="Arial"/>
                  <w:sz w:val="16"/>
                  <w:szCs w:val="16"/>
                </w:rPr>
                <w:t>SNP</w:t>
              </w:r>
            </w:ins>
          </w:p>
        </w:tc>
        <w:tc>
          <w:tcPr>
            <w:tcW w:w="1475" w:type="dxa"/>
            <w:gridSpan w:val="2"/>
            <w:noWrap/>
            <w:hideMark/>
            <w:tcPrChange w:id="1439" w:author="Stephen Wandro" w:date="2021-04-29T16:02:00Z">
              <w:tcPr>
                <w:tcW w:w="1475" w:type="dxa"/>
                <w:gridSpan w:val="2"/>
                <w:noWrap/>
                <w:hideMark/>
              </w:tcPr>
            </w:tcPrChange>
          </w:tcPr>
          <w:p w14:paraId="5243883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40" w:author="Stephen Wandro" w:date="2021-04-29T15:36:00Z"/>
                <w:rFonts w:ascii="Arial" w:hAnsi="Arial" w:cs="Arial"/>
                <w:color w:val="000000"/>
                <w:sz w:val="16"/>
                <w:szCs w:val="16"/>
              </w:rPr>
            </w:pPr>
            <w:ins w:id="1441" w:author="Stephen Wandro" w:date="2021-04-29T15:36:00Z">
              <w:r w:rsidRPr="002F7687">
                <w:rPr>
                  <w:rFonts w:ascii="Arial" w:hAnsi="Arial" w:cs="Arial"/>
                  <w:sz w:val="16"/>
                  <w:szCs w:val="16"/>
                </w:rPr>
                <w:t>Epa</w:t>
              </w:r>
            </w:ins>
          </w:p>
        </w:tc>
      </w:tr>
      <w:tr w:rsidR="009921B3" w:rsidRPr="002F7687" w14:paraId="2DB6A20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42" w:author="Stephen Wandro" w:date="2021-04-29T15:36:00Z"/>
          <w:trPrChange w:id="14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44" w:author="Stephen Wandro" w:date="2021-04-29T16:02:00Z">
              <w:tcPr>
                <w:tcW w:w="1795" w:type="dxa"/>
                <w:gridSpan w:val="2"/>
                <w:noWrap/>
                <w:hideMark/>
              </w:tcPr>
            </w:tcPrChange>
          </w:tcPr>
          <w:p w14:paraId="661BDC6A"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45" w:author="Stephen Wandro" w:date="2021-04-29T15:36:00Z"/>
                <w:rFonts w:ascii="Arial" w:hAnsi="Arial" w:cs="Arial"/>
                <w:color w:val="000000"/>
                <w:sz w:val="16"/>
                <w:szCs w:val="16"/>
              </w:rPr>
            </w:pPr>
            <w:ins w:id="144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47" w:author="Stephen Wandro" w:date="2021-04-29T16:02:00Z">
              <w:tcPr>
                <w:tcW w:w="393" w:type="dxa"/>
                <w:noWrap/>
                <w:hideMark/>
              </w:tcPr>
            </w:tcPrChange>
          </w:tcPr>
          <w:p w14:paraId="55E3BA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48" w:author="Stephen Wandro" w:date="2021-04-29T15:36:00Z"/>
                <w:rFonts w:ascii="Arial" w:hAnsi="Arial" w:cs="Arial"/>
                <w:color w:val="000000"/>
                <w:sz w:val="16"/>
                <w:szCs w:val="16"/>
              </w:rPr>
            </w:pPr>
            <w:ins w:id="1449" w:author="Stephen Wandro" w:date="2021-04-29T15:36:00Z">
              <w:r w:rsidRPr="002F7687">
                <w:rPr>
                  <w:rFonts w:ascii="Arial" w:hAnsi="Arial" w:cs="Arial"/>
                  <w:color w:val="000000"/>
                  <w:sz w:val="16"/>
                  <w:szCs w:val="16"/>
                </w:rPr>
                <w:t>Bop</w:t>
              </w:r>
            </w:ins>
          </w:p>
        </w:tc>
        <w:tc>
          <w:tcPr>
            <w:tcW w:w="2994" w:type="dxa"/>
            <w:gridSpan w:val="3"/>
            <w:noWrap/>
            <w:hideMark/>
            <w:tcPrChange w:id="1450" w:author="Stephen Wandro" w:date="2021-04-29T16:02:00Z">
              <w:tcPr>
                <w:tcW w:w="3416" w:type="dxa"/>
                <w:gridSpan w:val="3"/>
                <w:noWrap/>
                <w:hideMark/>
              </w:tcPr>
            </w:tcPrChange>
          </w:tcPr>
          <w:p w14:paraId="1C6D311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1" w:author="Stephen Wandro" w:date="2021-04-29T15:36:00Z"/>
                <w:rFonts w:ascii="Arial" w:hAnsi="Arial" w:cs="Arial"/>
                <w:color w:val="000000"/>
                <w:sz w:val="16"/>
                <w:szCs w:val="16"/>
              </w:rPr>
            </w:pPr>
            <w:ins w:id="1452" w:author="Stephen Wandro" w:date="2021-04-29T15:36:00Z">
              <w:r w:rsidRPr="002F7687">
                <w:rPr>
                  <w:rFonts w:ascii="Arial" w:hAnsi="Arial" w:cs="Arial"/>
                  <w:color w:val="000000"/>
                  <w:sz w:val="16"/>
                  <w:szCs w:val="16"/>
                </w:rPr>
                <w:t>glucose-1-phosphate thymidylyltransferase</w:t>
              </w:r>
            </w:ins>
          </w:p>
        </w:tc>
        <w:tc>
          <w:tcPr>
            <w:tcW w:w="1085" w:type="dxa"/>
            <w:noWrap/>
            <w:hideMark/>
            <w:tcPrChange w:id="1453" w:author="Stephen Wandro" w:date="2021-04-29T16:02:00Z">
              <w:tcPr>
                <w:tcW w:w="1085" w:type="dxa"/>
                <w:noWrap/>
                <w:hideMark/>
              </w:tcPr>
            </w:tcPrChange>
          </w:tcPr>
          <w:p w14:paraId="24014BA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4" w:author="Stephen Wandro" w:date="2021-04-29T15:36:00Z"/>
                <w:rFonts w:ascii="Arial" w:hAnsi="Arial" w:cs="Arial"/>
                <w:color w:val="000000"/>
                <w:sz w:val="16"/>
                <w:szCs w:val="16"/>
              </w:rPr>
            </w:pPr>
            <w:ins w:id="1455" w:author="Stephen Wandro" w:date="2021-04-29T15:36:00Z">
              <w:r w:rsidRPr="002F7687">
                <w:rPr>
                  <w:rFonts w:ascii="Arial" w:hAnsi="Arial" w:cs="Arial"/>
                  <w:color w:val="000000"/>
                  <w:sz w:val="16"/>
                  <w:szCs w:val="16"/>
                </w:rPr>
                <w:t> </w:t>
              </w:r>
            </w:ins>
          </w:p>
        </w:tc>
        <w:tc>
          <w:tcPr>
            <w:tcW w:w="1186" w:type="dxa"/>
            <w:noWrap/>
            <w:hideMark/>
            <w:tcPrChange w:id="1456" w:author="Stephen Wandro" w:date="2021-04-29T16:02:00Z">
              <w:tcPr>
                <w:tcW w:w="1186" w:type="dxa"/>
                <w:noWrap/>
                <w:hideMark/>
              </w:tcPr>
            </w:tcPrChange>
          </w:tcPr>
          <w:p w14:paraId="60BEEDC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7" w:author="Stephen Wandro" w:date="2021-04-29T15:36:00Z"/>
                <w:rFonts w:ascii="Arial" w:hAnsi="Arial" w:cs="Arial"/>
                <w:color w:val="000000"/>
                <w:sz w:val="16"/>
                <w:szCs w:val="16"/>
              </w:rPr>
            </w:pPr>
            <w:ins w:id="1458" w:author="Stephen Wandro" w:date="2021-04-29T15:36:00Z">
              <w:r w:rsidRPr="002F7687">
                <w:rPr>
                  <w:rFonts w:ascii="Arial" w:hAnsi="Arial" w:cs="Arial"/>
                  <w:color w:val="000000"/>
                  <w:sz w:val="16"/>
                  <w:szCs w:val="16"/>
                </w:rPr>
                <w:t>SNP</w:t>
              </w:r>
            </w:ins>
          </w:p>
        </w:tc>
        <w:tc>
          <w:tcPr>
            <w:tcW w:w="1475" w:type="dxa"/>
            <w:gridSpan w:val="2"/>
            <w:noWrap/>
            <w:hideMark/>
            <w:tcPrChange w:id="1459" w:author="Stephen Wandro" w:date="2021-04-29T16:02:00Z">
              <w:tcPr>
                <w:tcW w:w="1475" w:type="dxa"/>
                <w:gridSpan w:val="2"/>
                <w:noWrap/>
                <w:hideMark/>
              </w:tcPr>
            </w:tcPrChange>
          </w:tcPr>
          <w:p w14:paraId="17B59F8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60" w:author="Stephen Wandro" w:date="2021-04-29T15:36:00Z"/>
                <w:rFonts w:ascii="Arial" w:hAnsi="Arial" w:cs="Arial"/>
                <w:color w:val="000000"/>
                <w:sz w:val="16"/>
                <w:szCs w:val="16"/>
              </w:rPr>
            </w:pPr>
            <w:ins w:id="1461" w:author="Stephen Wandro" w:date="2021-04-29T15:36:00Z">
              <w:r w:rsidRPr="002F7687">
                <w:rPr>
                  <w:rFonts w:ascii="Arial" w:hAnsi="Arial" w:cs="Arial"/>
                  <w:color w:val="000000"/>
                  <w:sz w:val="16"/>
                  <w:szCs w:val="16"/>
                </w:rPr>
                <w:t>Epa</w:t>
              </w:r>
            </w:ins>
          </w:p>
        </w:tc>
      </w:tr>
      <w:tr w:rsidR="009921B3" w:rsidRPr="002F7687" w14:paraId="6DAE137A" w14:textId="77777777" w:rsidTr="009921B3">
        <w:trPr>
          <w:gridAfter w:val="1"/>
          <w:trHeight w:val="270"/>
          <w:ins w:id="1462" w:author="Stephen Wandro" w:date="2021-04-29T15:36:00Z"/>
          <w:trPrChange w:id="14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64" w:author="Stephen Wandro" w:date="2021-04-29T16:02:00Z">
              <w:tcPr>
                <w:tcW w:w="1795" w:type="dxa"/>
                <w:gridSpan w:val="2"/>
                <w:noWrap/>
                <w:hideMark/>
              </w:tcPr>
            </w:tcPrChange>
          </w:tcPr>
          <w:p w14:paraId="52732DDA" w14:textId="77777777" w:rsidR="002F7687" w:rsidRPr="002F7687" w:rsidRDefault="002F7687" w:rsidP="002F7687">
            <w:pPr>
              <w:jc w:val="center"/>
              <w:rPr>
                <w:ins w:id="1465" w:author="Stephen Wandro" w:date="2021-04-29T15:36:00Z"/>
                <w:rFonts w:ascii="Arial" w:hAnsi="Arial" w:cs="Arial"/>
                <w:color w:val="000000"/>
                <w:sz w:val="16"/>
                <w:szCs w:val="16"/>
              </w:rPr>
            </w:pPr>
            <w:ins w:id="146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67" w:author="Stephen Wandro" w:date="2021-04-29T16:02:00Z">
              <w:tcPr>
                <w:tcW w:w="393" w:type="dxa"/>
                <w:noWrap/>
                <w:hideMark/>
              </w:tcPr>
            </w:tcPrChange>
          </w:tcPr>
          <w:p w14:paraId="27B2E45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68" w:author="Stephen Wandro" w:date="2021-04-29T15:36:00Z"/>
                <w:rFonts w:ascii="Arial" w:hAnsi="Arial" w:cs="Arial"/>
                <w:color w:val="000000"/>
                <w:sz w:val="16"/>
                <w:szCs w:val="16"/>
              </w:rPr>
            </w:pPr>
            <w:ins w:id="1469" w:author="Stephen Wandro" w:date="2021-04-29T15:36:00Z">
              <w:r w:rsidRPr="002F7687">
                <w:rPr>
                  <w:rFonts w:ascii="Arial" w:hAnsi="Arial" w:cs="Arial"/>
                  <w:color w:val="000000"/>
                  <w:sz w:val="16"/>
                  <w:szCs w:val="16"/>
                </w:rPr>
                <w:t>Bop</w:t>
              </w:r>
            </w:ins>
          </w:p>
        </w:tc>
        <w:tc>
          <w:tcPr>
            <w:tcW w:w="2994" w:type="dxa"/>
            <w:gridSpan w:val="3"/>
            <w:noWrap/>
            <w:hideMark/>
            <w:tcPrChange w:id="1470" w:author="Stephen Wandro" w:date="2021-04-29T16:02:00Z">
              <w:tcPr>
                <w:tcW w:w="3416" w:type="dxa"/>
                <w:gridSpan w:val="3"/>
                <w:noWrap/>
                <w:hideMark/>
              </w:tcPr>
            </w:tcPrChange>
          </w:tcPr>
          <w:p w14:paraId="14EE461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1" w:author="Stephen Wandro" w:date="2021-04-29T15:36:00Z"/>
                <w:rFonts w:ascii="Arial" w:hAnsi="Arial" w:cs="Arial"/>
                <w:color w:val="000000"/>
                <w:sz w:val="16"/>
                <w:szCs w:val="16"/>
              </w:rPr>
            </w:pPr>
            <w:ins w:id="1472" w:author="Stephen Wandro" w:date="2021-04-29T15:36:00Z">
              <w:r w:rsidRPr="002F7687">
                <w:rPr>
                  <w:rFonts w:ascii="Arial" w:hAnsi="Arial" w:cs="Arial"/>
                  <w:sz w:val="16"/>
                  <w:szCs w:val="16"/>
                </w:rPr>
                <w:t>endonuclease III</w:t>
              </w:r>
            </w:ins>
          </w:p>
        </w:tc>
        <w:tc>
          <w:tcPr>
            <w:tcW w:w="1085" w:type="dxa"/>
            <w:noWrap/>
            <w:hideMark/>
            <w:tcPrChange w:id="1473" w:author="Stephen Wandro" w:date="2021-04-29T16:02:00Z">
              <w:tcPr>
                <w:tcW w:w="1085" w:type="dxa"/>
                <w:noWrap/>
                <w:hideMark/>
              </w:tcPr>
            </w:tcPrChange>
          </w:tcPr>
          <w:p w14:paraId="140345C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4" w:author="Stephen Wandro" w:date="2021-04-29T15:36:00Z"/>
                <w:rFonts w:ascii="Arial" w:hAnsi="Arial" w:cs="Arial"/>
                <w:color w:val="000000"/>
                <w:sz w:val="16"/>
                <w:szCs w:val="16"/>
              </w:rPr>
            </w:pPr>
            <w:ins w:id="1475" w:author="Stephen Wandro" w:date="2021-04-29T15:36:00Z">
              <w:r w:rsidRPr="002F7687">
                <w:rPr>
                  <w:rFonts w:ascii="Arial" w:hAnsi="Arial" w:cs="Arial"/>
                  <w:color w:val="000000"/>
                  <w:sz w:val="16"/>
                  <w:szCs w:val="16"/>
                </w:rPr>
                <w:t> </w:t>
              </w:r>
            </w:ins>
          </w:p>
        </w:tc>
        <w:tc>
          <w:tcPr>
            <w:tcW w:w="1186" w:type="dxa"/>
            <w:noWrap/>
            <w:hideMark/>
            <w:tcPrChange w:id="1476" w:author="Stephen Wandro" w:date="2021-04-29T16:02:00Z">
              <w:tcPr>
                <w:tcW w:w="1186" w:type="dxa"/>
                <w:noWrap/>
                <w:hideMark/>
              </w:tcPr>
            </w:tcPrChange>
          </w:tcPr>
          <w:p w14:paraId="5C97EAC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7" w:author="Stephen Wandro" w:date="2021-04-29T15:36:00Z"/>
                <w:rFonts w:ascii="Arial" w:hAnsi="Arial" w:cs="Arial"/>
                <w:color w:val="000000"/>
                <w:sz w:val="16"/>
                <w:szCs w:val="16"/>
              </w:rPr>
            </w:pPr>
            <w:ins w:id="1478" w:author="Stephen Wandro" w:date="2021-04-29T15:36:00Z">
              <w:r w:rsidRPr="002F7687">
                <w:rPr>
                  <w:rFonts w:ascii="Arial" w:hAnsi="Arial" w:cs="Arial"/>
                  <w:color w:val="000000"/>
                  <w:sz w:val="16"/>
                  <w:szCs w:val="16"/>
                </w:rPr>
                <w:t>SNP</w:t>
              </w:r>
            </w:ins>
          </w:p>
        </w:tc>
        <w:tc>
          <w:tcPr>
            <w:tcW w:w="1475" w:type="dxa"/>
            <w:gridSpan w:val="2"/>
            <w:noWrap/>
            <w:hideMark/>
            <w:tcPrChange w:id="1479" w:author="Stephen Wandro" w:date="2021-04-29T16:02:00Z">
              <w:tcPr>
                <w:tcW w:w="1475" w:type="dxa"/>
                <w:gridSpan w:val="2"/>
                <w:noWrap/>
                <w:hideMark/>
              </w:tcPr>
            </w:tcPrChange>
          </w:tcPr>
          <w:p w14:paraId="4B17DE0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80" w:author="Stephen Wandro" w:date="2021-04-29T15:36:00Z"/>
                <w:rFonts w:ascii="Arial" w:hAnsi="Arial" w:cs="Arial"/>
                <w:color w:val="000000"/>
                <w:sz w:val="16"/>
                <w:szCs w:val="16"/>
              </w:rPr>
            </w:pPr>
            <w:ins w:id="1481" w:author="Stephen Wandro" w:date="2021-04-29T15:36:00Z">
              <w:r w:rsidRPr="002F7687">
                <w:rPr>
                  <w:rFonts w:ascii="Arial" w:hAnsi="Arial" w:cs="Arial"/>
                  <w:color w:val="000000"/>
                  <w:sz w:val="16"/>
                  <w:szCs w:val="16"/>
                </w:rPr>
                <w:t> </w:t>
              </w:r>
            </w:ins>
          </w:p>
        </w:tc>
      </w:tr>
      <w:tr w:rsidR="009921B3" w:rsidRPr="002F7687" w14:paraId="3A4C16B5"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82" w:author="Stephen Wandro" w:date="2021-04-29T15:36:00Z"/>
          <w:trPrChange w:id="14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84" w:author="Stephen Wandro" w:date="2021-04-29T16:02:00Z">
              <w:tcPr>
                <w:tcW w:w="1795" w:type="dxa"/>
                <w:gridSpan w:val="2"/>
                <w:noWrap/>
                <w:hideMark/>
              </w:tcPr>
            </w:tcPrChange>
          </w:tcPr>
          <w:p w14:paraId="4A2E141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85" w:author="Stephen Wandro" w:date="2021-04-29T15:36:00Z"/>
                <w:rFonts w:ascii="Arial" w:hAnsi="Arial" w:cs="Arial"/>
                <w:color w:val="000000"/>
                <w:sz w:val="16"/>
                <w:szCs w:val="16"/>
              </w:rPr>
            </w:pPr>
            <w:ins w:id="148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87" w:author="Stephen Wandro" w:date="2021-04-29T16:02:00Z">
              <w:tcPr>
                <w:tcW w:w="393" w:type="dxa"/>
                <w:noWrap/>
                <w:hideMark/>
              </w:tcPr>
            </w:tcPrChange>
          </w:tcPr>
          <w:p w14:paraId="64C5E8C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88" w:author="Stephen Wandro" w:date="2021-04-29T15:36:00Z"/>
                <w:rFonts w:ascii="Arial" w:hAnsi="Arial" w:cs="Arial"/>
                <w:color w:val="000000"/>
                <w:sz w:val="16"/>
                <w:szCs w:val="16"/>
              </w:rPr>
            </w:pPr>
            <w:ins w:id="1489" w:author="Stephen Wandro" w:date="2021-04-29T15:36:00Z">
              <w:r w:rsidRPr="002F7687">
                <w:rPr>
                  <w:rFonts w:ascii="Arial" w:hAnsi="Arial" w:cs="Arial"/>
                  <w:sz w:val="16"/>
                  <w:szCs w:val="16"/>
                </w:rPr>
                <w:t>phiV12</w:t>
              </w:r>
            </w:ins>
          </w:p>
        </w:tc>
        <w:tc>
          <w:tcPr>
            <w:tcW w:w="2994" w:type="dxa"/>
            <w:gridSpan w:val="3"/>
            <w:noWrap/>
            <w:hideMark/>
            <w:tcPrChange w:id="1490" w:author="Stephen Wandro" w:date="2021-04-29T16:02:00Z">
              <w:tcPr>
                <w:tcW w:w="3416" w:type="dxa"/>
                <w:gridSpan w:val="3"/>
                <w:noWrap/>
                <w:hideMark/>
              </w:tcPr>
            </w:tcPrChange>
          </w:tcPr>
          <w:p w14:paraId="177F46F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1" w:author="Stephen Wandro" w:date="2021-04-29T15:36:00Z"/>
                <w:rFonts w:ascii="Arial" w:hAnsi="Arial" w:cs="Arial"/>
                <w:color w:val="000000"/>
                <w:sz w:val="16"/>
                <w:szCs w:val="16"/>
              </w:rPr>
            </w:pPr>
            <w:ins w:id="1492"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493" w:author="Stephen Wandro" w:date="2021-04-29T16:02:00Z">
              <w:tcPr>
                <w:tcW w:w="1085" w:type="dxa"/>
                <w:noWrap/>
                <w:hideMark/>
              </w:tcPr>
            </w:tcPrChange>
          </w:tcPr>
          <w:p w14:paraId="08D298E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4" w:author="Stephen Wandro" w:date="2021-04-29T15:36:00Z"/>
                <w:rFonts w:ascii="Arial" w:hAnsi="Arial" w:cs="Arial"/>
                <w:color w:val="000000"/>
                <w:sz w:val="16"/>
                <w:szCs w:val="16"/>
              </w:rPr>
            </w:pPr>
            <w:ins w:id="1495" w:author="Stephen Wandro" w:date="2021-04-29T15:36:00Z">
              <w:r w:rsidRPr="002F7687">
                <w:rPr>
                  <w:rFonts w:ascii="Arial" w:hAnsi="Arial" w:cs="Arial"/>
                  <w:color w:val="000000"/>
                  <w:sz w:val="16"/>
                  <w:szCs w:val="16"/>
                </w:rPr>
                <w:t> </w:t>
              </w:r>
            </w:ins>
          </w:p>
        </w:tc>
        <w:tc>
          <w:tcPr>
            <w:tcW w:w="1186" w:type="dxa"/>
            <w:noWrap/>
            <w:hideMark/>
            <w:tcPrChange w:id="1496" w:author="Stephen Wandro" w:date="2021-04-29T16:02:00Z">
              <w:tcPr>
                <w:tcW w:w="1186" w:type="dxa"/>
                <w:noWrap/>
                <w:hideMark/>
              </w:tcPr>
            </w:tcPrChange>
          </w:tcPr>
          <w:p w14:paraId="12406C4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7" w:author="Stephen Wandro" w:date="2021-04-29T15:36:00Z"/>
                <w:rFonts w:ascii="Arial" w:hAnsi="Arial" w:cs="Arial"/>
                <w:color w:val="000000"/>
                <w:sz w:val="16"/>
                <w:szCs w:val="16"/>
              </w:rPr>
            </w:pPr>
            <w:ins w:id="1498" w:author="Stephen Wandro" w:date="2021-04-29T15:36:00Z">
              <w:r w:rsidRPr="002F7687">
                <w:rPr>
                  <w:rFonts w:ascii="Arial" w:hAnsi="Arial" w:cs="Arial"/>
                  <w:color w:val="000000"/>
                  <w:sz w:val="16"/>
                  <w:szCs w:val="16"/>
                </w:rPr>
                <w:t>SNP</w:t>
              </w:r>
            </w:ins>
          </w:p>
        </w:tc>
        <w:tc>
          <w:tcPr>
            <w:tcW w:w="1475" w:type="dxa"/>
            <w:gridSpan w:val="2"/>
            <w:noWrap/>
            <w:hideMark/>
            <w:tcPrChange w:id="1499" w:author="Stephen Wandro" w:date="2021-04-29T16:02:00Z">
              <w:tcPr>
                <w:tcW w:w="1475" w:type="dxa"/>
                <w:gridSpan w:val="2"/>
                <w:noWrap/>
                <w:hideMark/>
              </w:tcPr>
            </w:tcPrChange>
          </w:tcPr>
          <w:p w14:paraId="4C858BA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00" w:author="Stephen Wandro" w:date="2021-04-29T15:36:00Z"/>
                <w:rFonts w:ascii="Arial" w:hAnsi="Arial" w:cs="Arial"/>
                <w:color w:val="000000"/>
                <w:sz w:val="16"/>
                <w:szCs w:val="16"/>
              </w:rPr>
            </w:pPr>
            <w:ins w:id="1501" w:author="Stephen Wandro" w:date="2021-04-29T15:36:00Z">
              <w:r w:rsidRPr="002F7687">
                <w:rPr>
                  <w:rFonts w:ascii="Arial" w:hAnsi="Arial" w:cs="Arial"/>
                  <w:sz w:val="16"/>
                  <w:szCs w:val="16"/>
                </w:rPr>
                <w:t>Epa</w:t>
              </w:r>
            </w:ins>
          </w:p>
        </w:tc>
      </w:tr>
      <w:tr w:rsidR="009921B3" w:rsidRPr="002F7687" w14:paraId="5C4EAE0E" w14:textId="77777777" w:rsidTr="009921B3">
        <w:trPr>
          <w:gridAfter w:val="1"/>
          <w:trHeight w:val="270"/>
          <w:ins w:id="1502" w:author="Stephen Wandro" w:date="2021-04-29T15:36:00Z"/>
          <w:trPrChange w:id="15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04" w:author="Stephen Wandro" w:date="2021-04-29T16:02:00Z">
              <w:tcPr>
                <w:tcW w:w="1795" w:type="dxa"/>
                <w:gridSpan w:val="2"/>
                <w:noWrap/>
                <w:hideMark/>
              </w:tcPr>
            </w:tcPrChange>
          </w:tcPr>
          <w:p w14:paraId="140FF3B3" w14:textId="77777777" w:rsidR="002F7687" w:rsidRPr="002F7687" w:rsidRDefault="002F7687" w:rsidP="002F7687">
            <w:pPr>
              <w:jc w:val="center"/>
              <w:rPr>
                <w:ins w:id="1505" w:author="Stephen Wandro" w:date="2021-04-29T15:36:00Z"/>
                <w:rFonts w:ascii="Arial" w:hAnsi="Arial" w:cs="Arial"/>
                <w:color w:val="000000"/>
                <w:sz w:val="16"/>
                <w:szCs w:val="16"/>
              </w:rPr>
            </w:pPr>
            <w:ins w:id="150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507" w:author="Stephen Wandro" w:date="2021-04-29T16:02:00Z">
              <w:tcPr>
                <w:tcW w:w="393" w:type="dxa"/>
                <w:noWrap/>
                <w:hideMark/>
              </w:tcPr>
            </w:tcPrChange>
          </w:tcPr>
          <w:p w14:paraId="4304DA9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08" w:author="Stephen Wandro" w:date="2021-04-29T15:36:00Z"/>
                <w:rFonts w:ascii="Arial" w:hAnsi="Arial" w:cs="Arial"/>
                <w:color w:val="000000"/>
                <w:sz w:val="16"/>
                <w:szCs w:val="16"/>
              </w:rPr>
            </w:pPr>
            <w:ins w:id="1509" w:author="Stephen Wandro" w:date="2021-04-29T15:36:00Z">
              <w:r w:rsidRPr="002F7687">
                <w:rPr>
                  <w:rFonts w:ascii="Arial" w:hAnsi="Arial" w:cs="Arial"/>
                  <w:color w:val="000000"/>
                  <w:sz w:val="16"/>
                  <w:szCs w:val="16"/>
                </w:rPr>
                <w:t>phiV12</w:t>
              </w:r>
            </w:ins>
          </w:p>
        </w:tc>
        <w:tc>
          <w:tcPr>
            <w:tcW w:w="2994" w:type="dxa"/>
            <w:gridSpan w:val="3"/>
            <w:noWrap/>
            <w:hideMark/>
            <w:tcPrChange w:id="1510" w:author="Stephen Wandro" w:date="2021-04-29T16:02:00Z">
              <w:tcPr>
                <w:tcW w:w="3416" w:type="dxa"/>
                <w:gridSpan w:val="3"/>
                <w:noWrap/>
                <w:hideMark/>
              </w:tcPr>
            </w:tcPrChange>
          </w:tcPr>
          <w:p w14:paraId="2C43A8E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1" w:author="Stephen Wandro" w:date="2021-04-29T15:36:00Z"/>
                <w:rFonts w:ascii="Arial" w:hAnsi="Arial" w:cs="Arial"/>
                <w:color w:val="000000"/>
                <w:sz w:val="16"/>
                <w:szCs w:val="16"/>
              </w:rPr>
            </w:pPr>
            <w:ins w:id="1512" w:author="Stephen Wandro" w:date="2021-04-29T15:36:00Z">
              <w:r w:rsidRPr="002F7687">
                <w:rPr>
                  <w:rFonts w:ascii="Arial" w:hAnsi="Arial" w:cs="Arial"/>
                  <w:color w:val="000000"/>
                  <w:sz w:val="16"/>
                  <w:szCs w:val="16"/>
                </w:rPr>
                <w:t>NAD-dependent epimerase/dehydratase</w:t>
              </w:r>
            </w:ins>
          </w:p>
        </w:tc>
        <w:tc>
          <w:tcPr>
            <w:tcW w:w="1085" w:type="dxa"/>
            <w:noWrap/>
            <w:hideMark/>
            <w:tcPrChange w:id="1513" w:author="Stephen Wandro" w:date="2021-04-29T16:02:00Z">
              <w:tcPr>
                <w:tcW w:w="1085" w:type="dxa"/>
                <w:noWrap/>
                <w:hideMark/>
              </w:tcPr>
            </w:tcPrChange>
          </w:tcPr>
          <w:p w14:paraId="3AB3870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4" w:author="Stephen Wandro" w:date="2021-04-29T15:36:00Z"/>
                <w:rFonts w:ascii="Arial" w:hAnsi="Arial" w:cs="Arial"/>
                <w:color w:val="000000"/>
                <w:sz w:val="16"/>
                <w:szCs w:val="16"/>
              </w:rPr>
            </w:pPr>
            <w:ins w:id="1515" w:author="Stephen Wandro" w:date="2021-04-29T15:36:00Z">
              <w:r w:rsidRPr="002F7687">
                <w:rPr>
                  <w:rFonts w:ascii="Arial" w:hAnsi="Arial" w:cs="Arial"/>
                  <w:color w:val="000000"/>
                  <w:sz w:val="16"/>
                  <w:szCs w:val="16"/>
                </w:rPr>
                <w:t> </w:t>
              </w:r>
            </w:ins>
          </w:p>
        </w:tc>
        <w:tc>
          <w:tcPr>
            <w:tcW w:w="1186" w:type="dxa"/>
            <w:noWrap/>
            <w:hideMark/>
            <w:tcPrChange w:id="1516" w:author="Stephen Wandro" w:date="2021-04-29T16:02:00Z">
              <w:tcPr>
                <w:tcW w:w="1186" w:type="dxa"/>
                <w:noWrap/>
                <w:hideMark/>
              </w:tcPr>
            </w:tcPrChange>
          </w:tcPr>
          <w:p w14:paraId="144FDA9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7" w:author="Stephen Wandro" w:date="2021-04-29T15:36:00Z"/>
                <w:rFonts w:ascii="Arial" w:hAnsi="Arial" w:cs="Arial"/>
                <w:color w:val="000000"/>
                <w:sz w:val="16"/>
                <w:szCs w:val="16"/>
              </w:rPr>
            </w:pPr>
            <w:ins w:id="1518" w:author="Stephen Wandro" w:date="2021-04-29T15:36:00Z">
              <w:r w:rsidRPr="002F7687">
                <w:rPr>
                  <w:rFonts w:ascii="Arial" w:hAnsi="Arial" w:cs="Arial"/>
                  <w:color w:val="000000"/>
                  <w:sz w:val="16"/>
                  <w:szCs w:val="16"/>
                </w:rPr>
                <w:t>SNP</w:t>
              </w:r>
            </w:ins>
          </w:p>
        </w:tc>
        <w:tc>
          <w:tcPr>
            <w:tcW w:w="1475" w:type="dxa"/>
            <w:gridSpan w:val="2"/>
            <w:noWrap/>
            <w:hideMark/>
            <w:tcPrChange w:id="1519" w:author="Stephen Wandro" w:date="2021-04-29T16:02:00Z">
              <w:tcPr>
                <w:tcW w:w="1475" w:type="dxa"/>
                <w:gridSpan w:val="2"/>
                <w:noWrap/>
                <w:hideMark/>
              </w:tcPr>
            </w:tcPrChange>
          </w:tcPr>
          <w:p w14:paraId="5682359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20" w:author="Stephen Wandro" w:date="2021-04-29T15:36:00Z"/>
                <w:rFonts w:ascii="Arial" w:hAnsi="Arial" w:cs="Arial"/>
                <w:color w:val="000000"/>
                <w:sz w:val="16"/>
                <w:szCs w:val="16"/>
              </w:rPr>
            </w:pPr>
            <w:ins w:id="1521" w:author="Stephen Wandro" w:date="2021-04-29T15:36:00Z">
              <w:r w:rsidRPr="002F7687">
                <w:rPr>
                  <w:rFonts w:ascii="Arial" w:hAnsi="Arial" w:cs="Arial"/>
                  <w:color w:val="000000"/>
                  <w:sz w:val="16"/>
                  <w:szCs w:val="16"/>
                </w:rPr>
                <w:t>Epa</w:t>
              </w:r>
            </w:ins>
          </w:p>
        </w:tc>
      </w:tr>
      <w:tr w:rsidR="009921B3" w:rsidRPr="002F7687" w14:paraId="362C9114"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522" w:author="Stephen Wandro" w:date="2021-04-29T15:36:00Z"/>
          <w:trPrChange w:id="15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24" w:author="Stephen Wandro" w:date="2021-04-29T16:02:00Z">
              <w:tcPr>
                <w:tcW w:w="1795" w:type="dxa"/>
                <w:gridSpan w:val="2"/>
                <w:noWrap/>
                <w:hideMark/>
              </w:tcPr>
            </w:tcPrChange>
          </w:tcPr>
          <w:p w14:paraId="517844DF"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525" w:author="Stephen Wandro" w:date="2021-04-29T15:36:00Z"/>
                <w:rFonts w:ascii="Arial" w:hAnsi="Arial" w:cs="Arial"/>
                <w:color w:val="000000"/>
                <w:sz w:val="16"/>
                <w:szCs w:val="16"/>
              </w:rPr>
            </w:pPr>
            <w:ins w:id="152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527" w:author="Stephen Wandro" w:date="2021-04-29T16:02:00Z">
              <w:tcPr>
                <w:tcW w:w="393" w:type="dxa"/>
                <w:noWrap/>
                <w:hideMark/>
              </w:tcPr>
            </w:tcPrChange>
          </w:tcPr>
          <w:p w14:paraId="0DF70D8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28" w:author="Stephen Wandro" w:date="2021-04-29T15:36:00Z"/>
                <w:rFonts w:ascii="Arial" w:hAnsi="Arial" w:cs="Arial"/>
                <w:color w:val="000000"/>
                <w:sz w:val="16"/>
                <w:szCs w:val="16"/>
              </w:rPr>
            </w:pPr>
            <w:ins w:id="1529" w:author="Stephen Wandro" w:date="2021-04-29T15:36:00Z">
              <w:r w:rsidRPr="002F7687">
                <w:rPr>
                  <w:rFonts w:ascii="Arial" w:hAnsi="Arial" w:cs="Arial"/>
                  <w:color w:val="000000"/>
                  <w:sz w:val="16"/>
                  <w:szCs w:val="16"/>
                </w:rPr>
                <w:t>phiV12</w:t>
              </w:r>
            </w:ins>
          </w:p>
        </w:tc>
        <w:tc>
          <w:tcPr>
            <w:tcW w:w="2994" w:type="dxa"/>
            <w:gridSpan w:val="3"/>
            <w:noWrap/>
            <w:hideMark/>
            <w:tcPrChange w:id="1530" w:author="Stephen Wandro" w:date="2021-04-29T16:02:00Z">
              <w:tcPr>
                <w:tcW w:w="3416" w:type="dxa"/>
                <w:gridSpan w:val="3"/>
                <w:noWrap/>
                <w:hideMark/>
              </w:tcPr>
            </w:tcPrChange>
          </w:tcPr>
          <w:p w14:paraId="59CEF12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1" w:author="Stephen Wandro" w:date="2021-04-29T15:36:00Z"/>
                <w:rFonts w:ascii="Arial" w:hAnsi="Arial" w:cs="Arial"/>
                <w:color w:val="000000"/>
                <w:sz w:val="16"/>
                <w:szCs w:val="16"/>
              </w:rPr>
            </w:pPr>
            <w:ins w:id="1532" w:author="Stephen Wandro" w:date="2021-04-29T15:36:00Z">
              <w:r w:rsidRPr="002F7687">
                <w:rPr>
                  <w:rFonts w:ascii="Arial" w:hAnsi="Arial" w:cs="Arial"/>
                  <w:sz w:val="16"/>
                  <w:szCs w:val="16"/>
                </w:rPr>
                <w:t>ATP-dependent Clp protease ATP-binding subunit ClpE</w:t>
              </w:r>
            </w:ins>
          </w:p>
        </w:tc>
        <w:tc>
          <w:tcPr>
            <w:tcW w:w="1085" w:type="dxa"/>
            <w:noWrap/>
            <w:hideMark/>
            <w:tcPrChange w:id="1533" w:author="Stephen Wandro" w:date="2021-04-29T16:02:00Z">
              <w:tcPr>
                <w:tcW w:w="1085" w:type="dxa"/>
                <w:noWrap/>
                <w:hideMark/>
              </w:tcPr>
            </w:tcPrChange>
          </w:tcPr>
          <w:p w14:paraId="73070BD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4" w:author="Stephen Wandro" w:date="2021-04-29T15:36:00Z"/>
                <w:rFonts w:ascii="Arial" w:hAnsi="Arial" w:cs="Arial"/>
                <w:color w:val="000000"/>
                <w:sz w:val="16"/>
                <w:szCs w:val="16"/>
              </w:rPr>
            </w:pPr>
            <w:ins w:id="1535" w:author="Stephen Wandro" w:date="2021-04-29T15:36:00Z">
              <w:r w:rsidRPr="002F7687">
                <w:rPr>
                  <w:rFonts w:ascii="Arial" w:hAnsi="Arial" w:cs="Arial"/>
                  <w:color w:val="000000"/>
                  <w:sz w:val="16"/>
                  <w:szCs w:val="16"/>
                </w:rPr>
                <w:t> </w:t>
              </w:r>
            </w:ins>
          </w:p>
        </w:tc>
        <w:tc>
          <w:tcPr>
            <w:tcW w:w="1186" w:type="dxa"/>
            <w:noWrap/>
            <w:hideMark/>
            <w:tcPrChange w:id="1536" w:author="Stephen Wandro" w:date="2021-04-29T16:02:00Z">
              <w:tcPr>
                <w:tcW w:w="1186" w:type="dxa"/>
                <w:noWrap/>
                <w:hideMark/>
              </w:tcPr>
            </w:tcPrChange>
          </w:tcPr>
          <w:p w14:paraId="705EDF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7" w:author="Stephen Wandro" w:date="2021-04-29T15:36:00Z"/>
                <w:rFonts w:ascii="Arial" w:hAnsi="Arial" w:cs="Arial"/>
                <w:color w:val="000000"/>
                <w:sz w:val="16"/>
                <w:szCs w:val="16"/>
              </w:rPr>
            </w:pPr>
            <w:ins w:id="1538" w:author="Stephen Wandro" w:date="2021-04-29T15:36:00Z">
              <w:r w:rsidRPr="002F7687">
                <w:rPr>
                  <w:rFonts w:ascii="Arial" w:hAnsi="Arial" w:cs="Arial"/>
                  <w:color w:val="000000"/>
                  <w:sz w:val="16"/>
                  <w:szCs w:val="16"/>
                </w:rPr>
                <w:t>SNP</w:t>
              </w:r>
            </w:ins>
          </w:p>
        </w:tc>
        <w:tc>
          <w:tcPr>
            <w:tcW w:w="1475" w:type="dxa"/>
            <w:gridSpan w:val="2"/>
            <w:noWrap/>
            <w:hideMark/>
            <w:tcPrChange w:id="1539" w:author="Stephen Wandro" w:date="2021-04-29T16:02:00Z">
              <w:tcPr>
                <w:tcW w:w="1475" w:type="dxa"/>
                <w:gridSpan w:val="2"/>
                <w:noWrap/>
                <w:hideMark/>
              </w:tcPr>
            </w:tcPrChange>
          </w:tcPr>
          <w:p w14:paraId="02BD608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40" w:author="Stephen Wandro" w:date="2021-04-29T15:36:00Z"/>
                <w:rFonts w:ascii="Arial" w:hAnsi="Arial" w:cs="Arial"/>
                <w:color w:val="000000"/>
                <w:sz w:val="16"/>
                <w:szCs w:val="16"/>
              </w:rPr>
            </w:pPr>
            <w:ins w:id="1541" w:author="Stephen Wandro" w:date="2021-04-29T15:36:00Z">
              <w:r w:rsidRPr="002F7687">
                <w:rPr>
                  <w:rFonts w:ascii="Arial" w:hAnsi="Arial" w:cs="Arial"/>
                  <w:color w:val="000000"/>
                  <w:sz w:val="16"/>
                  <w:szCs w:val="16"/>
                </w:rPr>
                <w:t> </w:t>
              </w:r>
            </w:ins>
          </w:p>
        </w:tc>
      </w:tr>
      <w:tr w:rsidR="009921B3" w:rsidRPr="002F7687" w14:paraId="13476086" w14:textId="77777777" w:rsidTr="009921B3">
        <w:trPr>
          <w:gridAfter w:val="1"/>
          <w:trHeight w:val="270"/>
          <w:ins w:id="1542" w:author="Stephen Wandro" w:date="2021-04-29T15:36:00Z"/>
          <w:trPrChange w:id="15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44" w:author="Stephen Wandro" w:date="2021-04-29T16:02:00Z">
              <w:tcPr>
                <w:tcW w:w="1795" w:type="dxa"/>
                <w:gridSpan w:val="2"/>
                <w:noWrap/>
                <w:hideMark/>
              </w:tcPr>
            </w:tcPrChange>
          </w:tcPr>
          <w:p w14:paraId="66C68009" w14:textId="77777777" w:rsidR="002F7687" w:rsidRPr="002F7687" w:rsidRDefault="002F7687" w:rsidP="002F7687">
            <w:pPr>
              <w:jc w:val="center"/>
              <w:rPr>
                <w:ins w:id="1545" w:author="Stephen Wandro" w:date="2021-04-29T15:36:00Z"/>
                <w:rFonts w:ascii="Arial" w:hAnsi="Arial" w:cs="Arial"/>
                <w:color w:val="000000"/>
                <w:sz w:val="16"/>
                <w:szCs w:val="16"/>
              </w:rPr>
            </w:pPr>
            <w:ins w:id="154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47" w:author="Stephen Wandro" w:date="2021-04-29T16:02:00Z">
              <w:tcPr>
                <w:tcW w:w="393" w:type="dxa"/>
                <w:noWrap/>
                <w:hideMark/>
              </w:tcPr>
            </w:tcPrChange>
          </w:tcPr>
          <w:p w14:paraId="682ACCF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48" w:author="Stephen Wandro" w:date="2021-04-29T15:36:00Z"/>
                <w:rFonts w:ascii="Arial" w:hAnsi="Arial" w:cs="Arial"/>
                <w:color w:val="000000"/>
                <w:sz w:val="16"/>
                <w:szCs w:val="16"/>
              </w:rPr>
            </w:pPr>
            <w:ins w:id="1549" w:author="Stephen Wandro" w:date="2021-04-29T15:36:00Z">
              <w:r w:rsidRPr="002F7687">
                <w:rPr>
                  <w:rFonts w:ascii="Arial" w:hAnsi="Arial" w:cs="Arial"/>
                  <w:color w:val="000000"/>
                  <w:sz w:val="16"/>
                  <w:szCs w:val="16"/>
                </w:rPr>
                <w:t>Bop</w:t>
              </w:r>
            </w:ins>
          </w:p>
        </w:tc>
        <w:tc>
          <w:tcPr>
            <w:tcW w:w="2994" w:type="dxa"/>
            <w:gridSpan w:val="3"/>
            <w:noWrap/>
            <w:hideMark/>
            <w:tcPrChange w:id="1550" w:author="Stephen Wandro" w:date="2021-04-29T16:02:00Z">
              <w:tcPr>
                <w:tcW w:w="3416" w:type="dxa"/>
                <w:gridSpan w:val="3"/>
                <w:noWrap/>
                <w:hideMark/>
              </w:tcPr>
            </w:tcPrChange>
          </w:tcPr>
          <w:p w14:paraId="4D05BE3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1" w:author="Stephen Wandro" w:date="2021-04-29T15:36:00Z"/>
                <w:rFonts w:ascii="Arial" w:hAnsi="Arial" w:cs="Arial"/>
                <w:color w:val="000000"/>
                <w:sz w:val="16"/>
                <w:szCs w:val="16"/>
              </w:rPr>
            </w:pPr>
            <w:ins w:id="1552"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553" w:author="Stephen Wandro" w:date="2021-04-29T16:02:00Z">
              <w:tcPr>
                <w:tcW w:w="1085" w:type="dxa"/>
                <w:noWrap/>
                <w:hideMark/>
              </w:tcPr>
            </w:tcPrChange>
          </w:tcPr>
          <w:p w14:paraId="705F8E2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4" w:author="Stephen Wandro" w:date="2021-04-29T15:36:00Z"/>
                <w:rFonts w:ascii="Arial" w:hAnsi="Arial" w:cs="Arial"/>
                <w:color w:val="000000"/>
                <w:sz w:val="16"/>
                <w:szCs w:val="16"/>
              </w:rPr>
            </w:pPr>
            <w:ins w:id="1555" w:author="Stephen Wandro" w:date="2021-04-29T15:36:00Z">
              <w:r w:rsidRPr="002F7687">
                <w:rPr>
                  <w:rFonts w:ascii="Arial" w:hAnsi="Arial" w:cs="Arial"/>
                  <w:color w:val="000000"/>
                  <w:sz w:val="16"/>
                  <w:szCs w:val="16"/>
                </w:rPr>
                <w:t> </w:t>
              </w:r>
            </w:ins>
          </w:p>
        </w:tc>
        <w:tc>
          <w:tcPr>
            <w:tcW w:w="1186" w:type="dxa"/>
            <w:noWrap/>
            <w:hideMark/>
            <w:tcPrChange w:id="1556" w:author="Stephen Wandro" w:date="2021-04-29T16:02:00Z">
              <w:tcPr>
                <w:tcW w:w="1186" w:type="dxa"/>
                <w:noWrap/>
                <w:hideMark/>
              </w:tcPr>
            </w:tcPrChange>
          </w:tcPr>
          <w:p w14:paraId="1CDCB11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7" w:author="Stephen Wandro" w:date="2021-04-29T15:36:00Z"/>
                <w:rFonts w:ascii="Arial" w:hAnsi="Arial" w:cs="Arial"/>
                <w:color w:val="000000"/>
                <w:sz w:val="16"/>
                <w:szCs w:val="16"/>
              </w:rPr>
            </w:pPr>
            <w:ins w:id="1558" w:author="Stephen Wandro" w:date="2021-04-29T15:36:00Z">
              <w:r w:rsidRPr="002F7687">
                <w:rPr>
                  <w:rFonts w:ascii="Arial" w:hAnsi="Arial" w:cs="Arial"/>
                  <w:color w:val="000000"/>
                  <w:sz w:val="16"/>
                  <w:szCs w:val="16"/>
                </w:rPr>
                <w:t>SNP</w:t>
              </w:r>
            </w:ins>
          </w:p>
        </w:tc>
        <w:tc>
          <w:tcPr>
            <w:tcW w:w="1475" w:type="dxa"/>
            <w:gridSpan w:val="2"/>
            <w:noWrap/>
            <w:hideMark/>
            <w:tcPrChange w:id="1559" w:author="Stephen Wandro" w:date="2021-04-29T16:02:00Z">
              <w:tcPr>
                <w:tcW w:w="1475" w:type="dxa"/>
                <w:gridSpan w:val="2"/>
                <w:noWrap/>
                <w:hideMark/>
              </w:tcPr>
            </w:tcPrChange>
          </w:tcPr>
          <w:p w14:paraId="59830AE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60" w:author="Stephen Wandro" w:date="2021-04-29T15:36:00Z"/>
                <w:rFonts w:ascii="Arial" w:hAnsi="Arial" w:cs="Arial"/>
                <w:color w:val="000000"/>
                <w:sz w:val="16"/>
                <w:szCs w:val="16"/>
              </w:rPr>
            </w:pPr>
            <w:ins w:id="1561" w:author="Stephen Wandro" w:date="2021-04-29T15:36:00Z">
              <w:r w:rsidRPr="002F7687">
                <w:rPr>
                  <w:rFonts w:ascii="Arial" w:hAnsi="Arial" w:cs="Arial"/>
                  <w:color w:val="000000"/>
                  <w:sz w:val="16"/>
                  <w:szCs w:val="16"/>
                </w:rPr>
                <w:t>Epa</w:t>
              </w:r>
            </w:ins>
          </w:p>
        </w:tc>
      </w:tr>
      <w:tr w:rsidR="009921B3" w:rsidRPr="002F7687" w14:paraId="31ABEDF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562" w:author="Stephen Wandro" w:date="2021-04-29T15:36:00Z"/>
          <w:trPrChange w:id="15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64" w:author="Stephen Wandro" w:date="2021-04-29T16:02:00Z">
              <w:tcPr>
                <w:tcW w:w="1795" w:type="dxa"/>
                <w:gridSpan w:val="2"/>
                <w:noWrap/>
                <w:hideMark/>
              </w:tcPr>
            </w:tcPrChange>
          </w:tcPr>
          <w:p w14:paraId="344EA52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565" w:author="Stephen Wandro" w:date="2021-04-29T15:36:00Z"/>
                <w:rFonts w:ascii="Arial" w:hAnsi="Arial" w:cs="Arial"/>
                <w:color w:val="000000"/>
                <w:sz w:val="16"/>
                <w:szCs w:val="16"/>
              </w:rPr>
            </w:pPr>
            <w:ins w:id="156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67" w:author="Stephen Wandro" w:date="2021-04-29T16:02:00Z">
              <w:tcPr>
                <w:tcW w:w="393" w:type="dxa"/>
                <w:noWrap/>
                <w:hideMark/>
              </w:tcPr>
            </w:tcPrChange>
          </w:tcPr>
          <w:p w14:paraId="4822DD6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68" w:author="Stephen Wandro" w:date="2021-04-29T15:36:00Z"/>
                <w:rFonts w:ascii="Arial" w:hAnsi="Arial" w:cs="Arial"/>
                <w:color w:val="000000"/>
                <w:sz w:val="16"/>
                <w:szCs w:val="16"/>
              </w:rPr>
            </w:pPr>
            <w:ins w:id="1569" w:author="Stephen Wandro" w:date="2021-04-29T15:36:00Z">
              <w:r w:rsidRPr="002F7687">
                <w:rPr>
                  <w:rFonts w:ascii="Arial" w:hAnsi="Arial" w:cs="Arial"/>
                  <w:sz w:val="16"/>
                  <w:szCs w:val="16"/>
                </w:rPr>
                <w:t>Bop</w:t>
              </w:r>
            </w:ins>
          </w:p>
        </w:tc>
        <w:tc>
          <w:tcPr>
            <w:tcW w:w="2994" w:type="dxa"/>
            <w:gridSpan w:val="3"/>
            <w:noWrap/>
            <w:hideMark/>
            <w:tcPrChange w:id="1570" w:author="Stephen Wandro" w:date="2021-04-29T16:02:00Z">
              <w:tcPr>
                <w:tcW w:w="3416" w:type="dxa"/>
                <w:gridSpan w:val="3"/>
                <w:noWrap/>
                <w:hideMark/>
              </w:tcPr>
            </w:tcPrChange>
          </w:tcPr>
          <w:p w14:paraId="7C9390A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1" w:author="Stephen Wandro" w:date="2021-04-29T15:36:00Z"/>
                <w:rFonts w:ascii="Arial" w:hAnsi="Arial" w:cs="Arial"/>
                <w:color w:val="000000"/>
                <w:sz w:val="16"/>
                <w:szCs w:val="16"/>
              </w:rPr>
            </w:pPr>
            <w:ins w:id="1572" w:author="Stephen Wandro" w:date="2021-04-29T15:36:00Z">
              <w:r w:rsidRPr="002F7687">
                <w:rPr>
                  <w:rFonts w:ascii="Arial" w:hAnsi="Arial" w:cs="Arial"/>
                  <w:sz w:val="16"/>
                  <w:szCs w:val="16"/>
                </w:rPr>
                <w:t>phosphocarrier protein HPr</w:t>
              </w:r>
            </w:ins>
          </w:p>
        </w:tc>
        <w:tc>
          <w:tcPr>
            <w:tcW w:w="1085" w:type="dxa"/>
            <w:noWrap/>
            <w:hideMark/>
            <w:tcPrChange w:id="1573" w:author="Stephen Wandro" w:date="2021-04-29T16:02:00Z">
              <w:tcPr>
                <w:tcW w:w="1085" w:type="dxa"/>
                <w:noWrap/>
                <w:hideMark/>
              </w:tcPr>
            </w:tcPrChange>
          </w:tcPr>
          <w:p w14:paraId="44213C4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4" w:author="Stephen Wandro" w:date="2021-04-29T15:36:00Z"/>
                <w:rFonts w:ascii="Arial" w:hAnsi="Arial" w:cs="Arial"/>
                <w:color w:val="000000"/>
                <w:sz w:val="16"/>
                <w:szCs w:val="16"/>
              </w:rPr>
            </w:pPr>
            <w:ins w:id="1575" w:author="Stephen Wandro" w:date="2021-04-29T15:36:00Z">
              <w:r w:rsidRPr="002F7687">
                <w:rPr>
                  <w:rFonts w:ascii="Arial" w:hAnsi="Arial" w:cs="Arial"/>
                  <w:color w:val="000000"/>
                  <w:sz w:val="16"/>
                  <w:szCs w:val="16"/>
                </w:rPr>
                <w:t> </w:t>
              </w:r>
            </w:ins>
          </w:p>
        </w:tc>
        <w:tc>
          <w:tcPr>
            <w:tcW w:w="1186" w:type="dxa"/>
            <w:noWrap/>
            <w:hideMark/>
            <w:tcPrChange w:id="1576" w:author="Stephen Wandro" w:date="2021-04-29T16:02:00Z">
              <w:tcPr>
                <w:tcW w:w="1186" w:type="dxa"/>
                <w:noWrap/>
                <w:hideMark/>
              </w:tcPr>
            </w:tcPrChange>
          </w:tcPr>
          <w:p w14:paraId="4A12089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7" w:author="Stephen Wandro" w:date="2021-04-29T15:36:00Z"/>
                <w:rFonts w:ascii="Arial" w:hAnsi="Arial" w:cs="Arial"/>
                <w:color w:val="000000"/>
                <w:sz w:val="16"/>
                <w:szCs w:val="16"/>
              </w:rPr>
            </w:pPr>
            <w:ins w:id="1578" w:author="Stephen Wandro" w:date="2021-04-29T15:36:00Z">
              <w:r w:rsidRPr="002F7687">
                <w:rPr>
                  <w:rFonts w:ascii="Arial" w:hAnsi="Arial" w:cs="Arial"/>
                  <w:color w:val="000000"/>
                  <w:sz w:val="16"/>
                  <w:szCs w:val="16"/>
                </w:rPr>
                <w:t>SNP</w:t>
              </w:r>
            </w:ins>
          </w:p>
        </w:tc>
        <w:tc>
          <w:tcPr>
            <w:tcW w:w="1475" w:type="dxa"/>
            <w:gridSpan w:val="2"/>
            <w:noWrap/>
            <w:hideMark/>
            <w:tcPrChange w:id="1579" w:author="Stephen Wandro" w:date="2021-04-29T16:02:00Z">
              <w:tcPr>
                <w:tcW w:w="1475" w:type="dxa"/>
                <w:gridSpan w:val="2"/>
                <w:noWrap/>
                <w:hideMark/>
              </w:tcPr>
            </w:tcPrChange>
          </w:tcPr>
          <w:p w14:paraId="30E08DC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80" w:author="Stephen Wandro" w:date="2021-04-29T15:36:00Z"/>
                <w:rFonts w:ascii="Arial" w:hAnsi="Arial" w:cs="Arial"/>
                <w:color w:val="000000"/>
                <w:sz w:val="16"/>
                <w:szCs w:val="16"/>
              </w:rPr>
            </w:pPr>
            <w:ins w:id="1581" w:author="Stephen Wandro" w:date="2021-04-29T15:36:00Z">
              <w:r w:rsidRPr="002F7687">
                <w:rPr>
                  <w:rFonts w:ascii="Arial" w:hAnsi="Arial" w:cs="Arial"/>
                  <w:color w:val="000000"/>
                  <w:sz w:val="16"/>
                  <w:szCs w:val="16"/>
                </w:rPr>
                <w:t> </w:t>
              </w:r>
            </w:ins>
          </w:p>
        </w:tc>
      </w:tr>
      <w:tr w:rsidR="009921B3" w:rsidRPr="002F7687" w14:paraId="14F92C20" w14:textId="77777777" w:rsidTr="009921B3">
        <w:trPr>
          <w:gridAfter w:val="1"/>
          <w:trHeight w:val="270"/>
          <w:ins w:id="1582" w:author="Stephen Wandro" w:date="2021-04-29T15:36:00Z"/>
          <w:trPrChange w:id="15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84" w:author="Stephen Wandro" w:date="2021-04-29T16:02:00Z">
              <w:tcPr>
                <w:tcW w:w="1795" w:type="dxa"/>
                <w:gridSpan w:val="2"/>
                <w:noWrap/>
                <w:hideMark/>
              </w:tcPr>
            </w:tcPrChange>
          </w:tcPr>
          <w:p w14:paraId="2BD54BC4" w14:textId="77777777" w:rsidR="002F7687" w:rsidRPr="002F7687" w:rsidRDefault="002F7687" w:rsidP="002F7687">
            <w:pPr>
              <w:jc w:val="center"/>
              <w:rPr>
                <w:ins w:id="1585" w:author="Stephen Wandro" w:date="2021-04-29T15:36:00Z"/>
                <w:rFonts w:ascii="Arial" w:hAnsi="Arial" w:cs="Arial"/>
                <w:color w:val="000000"/>
                <w:sz w:val="16"/>
                <w:szCs w:val="16"/>
              </w:rPr>
            </w:pPr>
            <w:ins w:id="158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87" w:author="Stephen Wandro" w:date="2021-04-29T16:02:00Z">
              <w:tcPr>
                <w:tcW w:w="393" w:type="dxa"/>
                <w:noWrap/>
                <w:hideMark/>
              </w:tcPr>
            </w:tcPrChange>
          </w:tcPr>
          <w:p w14:paraId="30C85DA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88" w:author="Stephen Wandro" w:date="2021-04-29T15:36:00Z"/>
                <w:rFonts w:ascii="Arial" w:hAnsi="Arial" w:cs="Arial"/>
                <w:color w:val="000000"/>
                <w:sz w:val="16"/>
                <w:szCs w:val="16"/>
              </w:rPr>
            </w:pPr>
            <w:ins w:id="1589" w:author="Stephen Wandro" w:date="2021-04-29T15:36:00Z">
              <w:r w:rsidRPr="002F7687">
                <w:rPr>
                  <w:rFonts w:ascii="Arial" w:hAnsi="Arial" w:cs="Arial"/>
                  <w:color w:val="000000"/>
                  <w:sz w:val="16"/>
                  <w:szCs w:val="16"/>
                </w:rPr>
                <w:t>Bop</w:t>
              </w:r>
            </w:ins>
          </w:p>
        </w:tc>
        <w:tc>
          <w:tcPr>
            <w:tcW w:w="2994" w:type="dxa"/>
            <w:gridSpan w:val="3"/>
            <w:noWrap/>
            <w:hideMark/>
            <w:tcPrChange w:id="1590" w:author="Stephen Wandro" w:date="2021-04-29T16:02:00Z">
              <w:tcPr>
                <w:tcW w:w="3416" w:type="dxa"/>
                <w:gridSpan w:val="3"/>
                <w:noWrap/>
                <w:hideMark/>
              </w:tcPr>
            </w:tcPrChange>
          </w:tcPr>
          <w:p w14:paraId="11BE3D3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1" w:author="Stephen Wandro" w:date="2021-04-29T15:36:00Z"/>
                <w:rFonts w:ascii="Arial" w:hAnsi="Arial" w:cs="Arial"/>
                <w:color w:val="000000"/>
                <w:sz w:val="16"/>
                <w:szCs w:val="16"/>
              </w:rPr>
            </w:pPr>
            <w:ins w:id="1592"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593" w:author="Stephen Wandro" w:date="2021-04-29T16:02:00Z">
              <w:tcPr>
                <w:tcW w:w="1085" w:type="dxa"/>
                <w:noWrap/>
                <w:hideMark/>
              </w:tcPr>
            </w:tcPrChange>
          </w:tcPr>
          <w:p w14:paraId="4A3E52F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4" w:author="Stephen Wandro" w:date="2021-04-29T15:36:00Z"/>
                <w:rFonts w:ascii="Arial" w:hAnsi="Arial" w:cs="Arial"/>
                <w:color w:val="000000"/>
                <w:sz w:val="16"/>
                <w:szCs w:val="16"/>
              </w:rPr>
            </w:pPr>
            <w:ins w:id="1595" w:author="Stephen Wandro" w:date="2021-04-29T15:36:00Z">
              <w:r w:rsidRPr="002F7687">
                <w:rPr>
                  <w:rFonts w:ascii="Arial" w:hAnsi="Arial" w:cs="Arial"/>
                  <w:color w:val="000000"/>
                  <w:sz w:val="16"/>
                  <w:szCs w:val="16"/>
                </w:rPr>
                <w:t> </w:t>
              </w:r>
            </w:ins>
          </w:p>
        </w:tc>
        <w:tc>
          <w:tcPr>
            <w:tcW w:w="1186" w:type="dxa"/>
            <w:noWrap/>
            <w:hideMark/>
            <w:tcPrChange w:id="1596" w:author="Stephen Wandro" w:date="2021-04-29T16:02:00Z">
              <w:tcPr>
                <w:tcW w:w="1186" w:type="dxa"/>
                <w:noWrap/>
                <w:hideMark/>
              </w:tcPr>
            </w:tcPrChange>
          </w:tcPr>
          <w:p w14:paraId="5402E47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7" w:author="Stephen Wandro" w:date="2021-04-29T15:36:00Z"/>
                <w:rFonts w:ascii="Arial" w:hAnsi="Arial" w:cs="Arial"/>
                <w:color w:val="000000"/>
                <w:sz w:val="16"/>
                <w:szCs w:val="16"/>
              </w:rPr>
            </w:pPr>
            <w:ins w:id="1598" w:author="Stephen Wandro" w:date="2021-04-29T15:36:00Z">
              <w:r w:rsidRPr="002F7687">
                <w:rPr>
                  <w:rFonts w:ascii="Arial" w:hAnsi="Arial" w:cs="Arial"/>
                  <w:color w:val="000000"/>
                  <w:sz w:val="16"/>
                  <w:szCs w:val="16"/>
                </w:rPr>
                <w:t>SNP</w:t>
              </w:r>
            </w:ins>
          </w:p>
        </w:tc>
        <w:tc>
          <w:tcPr>
            <w:tcW w:w="1475" w:type="dxa"/>
            <w:gridSpan w:val="2"/>
            <w:noWrap/>
            <w:hideMark/>
            <w:tcPrChange w:id="1599" w:author="Stephen Wandro" w:date="2021-04-29T16:02:00Z">
              <w:tcPr>
                <w:tcW w:w="1475" w:type="dxa"/>
                <w:gridSpan w:val="2"/>
                <w:noWrap/>
                <w:hideMark/>
              </w:tcPr>
            </w:tcPrChange>
          </w:tcPr>
          <w:p w14:paraId="0E029AC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00" w:author="Stephen Wandro" w:date="2021-04-29T15:36:00Z"/>
                <w:rFonts w:ascii="Arial" w:hAnsi="Arial" w:cs="Arial"/>
                <w:color w:val="000000"/>
                <w:sz w:val="16"/>
                <w:szCs w:val="16"/>
              </w:rPr>
            </w:pPr>
            <w:ins w:id="1601" w:author="Stephen Wandro" w:date="2021-04-29T15:36:00Z">
              <w:r w:rsidRPr="002F7687">
                <w:rPr>
                  <w:rFonts w:ascii="Arial" w:hAnsi="Arial" w:cs="Arial"/>
                  <w:color w:val="000000"/>
                  <w:sz w:val="16"/>
                  <w:szCs w:val="16"/>
                </w:rPr>
                <w:t>Epa</w:t>
              </w:r>
            </w:ins>
          </w:p>
        </w:tc>
      </w:tr>
      <w:tr w:rsidR="009921B3" w:rsidRPr="002F7687" w14:paraId="6F2AAD79"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02" w:author="Stephen Wandro" w:date="2021-04-29T15:36:00Z"/>
          <w:trPrChange w:id="16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04" w:author="Stephen Wandro" w:date="2021-04-29T16:02:00Z">
              <w:tcPr>
                <w:tcW w:w="1795" w:type="dxa"/>
                <w:gridSpan w:val="2"/>
                <w:noWrap/>
                <w:hideMark/>
              </w:tcPr>
            </w:tcPrChange>
          </w:tcPr>
          <w:p w14:paraId="361E7AF4"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05" w:author="Stephen Wandro" w:date="2021-04-29T15:36:00Z"/>
                <w:rFonts w:ascii="Arial" w:hAnsi="Arial" w:cs="Arial"/>
                <w:color w:val="000000"/>
                <w:sz w:val="16"/>
                <w:szCs w:val="16"/>
              </w:rPr>
            </w:pPr>
            <w:ins w:id="160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07" w:author="Stephen Wandro" w:date="2021-04-29T16:02:00Z">
              <w:tcPr>
                <w:tcW w:w="393" w:type="dxa"/>
                <w:noWrap/>
                <w:hideMark/>
              </w:tcPr>
            </w:tcPrChange>
          </w:tcPr>
          <w:p w14:paraId="4A5FA66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08" w:author="Stephen Wandro" w:date="2021-04-29T15:36:00Z"/>
                <w:rFonts w:ascii="Arial" w:hAnsi="Arial" w:cs="Arial"/>
                <w:color w:val="000000"/>
                <w:sz w:val="16"/>
                <w:szCs w:val="16"/>
              </w:rPr>
            </w:pPr>
            <w:ins w:id="1609" w:author="Stephen Wandro" w:date="2021-04-29T15:36:00Z">
              <w:r w:rsidRPr="002F7687">
                <w:rPr>
                  <w:rFonts w:ascii="Arial" w:hAnsi="Arial" w:cs="Arial"/>
                  <w:sz w:val="16"/>
                  <w:szCs w:val="16"/>
                </w:rPr>
                <w:t>Bop</w:t>
              </w:r>
            </w:ins>
          </w:p>
        </w:tc>
        <w:tc>
          <w:tcPr>
            <w:tcW w:w="2994" w:type="dxa"/>
            <w:gridSpan w:val="3"/>
            <w:noWrap/>
            <w:hideMark/>
            <w:tcPrChange w:id="1610" w:author="Stephen Wandro" w:date="2021-04-29T16:02:00Z">
              <w:tcPr>
                <w:tcW w:w="3416" w:type="dxa"/>
                <w:gridSpan w:val="3"/>
                <w:noWrap/>
                <w:hideMark/>
              </w:tcPr>
            </w:tcPrChange>
          </w:tcPr>
          <w:p w14:paraId="527E928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1" w:author="Stephen Wandro" w:date="2021-04-29T15:36:00Z"/>
                <w:rFonts w:ascii="Arial" w:hAnsi="Arial" w:cs="Arial"/>
                <w:color w:val="000000"/>
                <w:sz w:val="16"/>
                <w:szCs w:val="16"/>
              </w:rPr>
            </w:pPr>
            <w:ins w:id="1612"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613" w:author="Stephen Wandro" w:date="2021-04-29T16:02:00Z">
              <w:tcPr>
                <w:tcW w:w="1085" w:type="dxa"/>
                <w:noWrap/>
                <w:hideMark/>
              </w:tcPr>
            </w:tcPrChange>
          </w:tcPr>
          <w:p w14:paraId="5CC752B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4" w:author="Stephen Wandro" w:date="2021-04-29T15:36:00Z"/>
                <w:rFonts w:ascii="Arial" w:hAnsi="Arial" w:cs="Arial"/>
                <w:color w:val="000000"/>
                <w:sz w:val="16"/>
                <w:szCs w:val="16"/>
              </w:rPr>
            </w:pPr>
            <w:ins w:id="1615" w:author="Stephen Wandro" w:date="2021-04-29T15:36:00Z">
              <w:r w:rsidRPr="002F7687">
                <w:rPr>
                  <w:rFonts w:ascii="Arial" w:hAnsi="Arial" w:cs="Arial"/>
                  <w:color w:val="000000"/>
                  <w:sz w:val="16"/>
                  <w:szCs w:val="16"/>
                </w:rPr>
                <w:t> </w:t>
              </w:r>
            </w:ins>
          </w:p>
        </w:tc>
        <w:tc>
          <w:tcPr>
            <w:tcW w:w="1186" w:type="dxa"/>
            <w:noWrap/>
            <w:hideMark/>
            <w:tcPrChange w:id="1616" w:author="Stephen Wandro" w:date="2021-04-29T16:02:00Z">
              <w:tcPr>
                <w:tcW w:w="1186" w:type="dxa"/>
                <w:noWrap/>
                <w:hideMark/>
              </w:tcPr>
            </w:tcPrChange>
          </w:tcPr>
          <w:p w14:paraId="65BC962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7" w:author="Stephen Wandro" w:date="2021-04-29T15:36:00Z"/>
                <w:rFonts w:ascii="Arial" w:hAnsi="Arial" w:cs="Arial"/>
                <w:color w:val="000000"/>
                <w:sz w:val="16"/>
                <w:szCs w:val="16"/>
              </w:rPr>
            </w:pPr>
            <w:ins w:id="1618" w:author="Stephen Wandro" w:date="2021-04-29T15:36:00Z">
              <w:r w:rsidRPr="002F7687">
                <w:rPr>
                  <w:rFonts w:ascii="Arial" w:hAnsi="Arial" w:cs="Arial"/>
                  <w:color w:val="000000"/>
                  <w:sz w:val="16"/>
                  <w:szCs w:val="16"/>
                </w:rPr>
                <w:t>SNP</w:t>
              </w:r>
            </w:ins>
          </w:p>
        </w:tc>
        <w:tc>
          <w:tcPr>
            <w:tcW w:w="1475" w:type="dxa"/>
            <w:gridSpan w:val="2"/>
            <w:noWrap/>
            <w:hideMark/>
            <w:tcPrChange w:id="1619" w:author="Stephen Wandro" w:date="2021-04-29T16:02:00Z">
              <w:tcPr>
                <w:tcW w:w="1475" w:type="dxa"/>
                <w:gridSpan w:val="2"/>
                <w:noWrap/>
                <w:hideMark/>
              </w:tcPr>
            </w:tcPrChange>
          </w:tcPr>
          <w:p w14:paraId="0EDA7E44"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20" w:author="Stephen Wandro" w:date="2021-04-29T15:36:00Z"/>
                <w:rFonts w:ascii="Arial" w:hAnsi="Arial" w:cs="Arial"/>
                <w:color w:val="000000"/>
                <w:sz w:val="16"/>
                <w:szCs w:val="16"/>
              </w:rPr>
            </w:pPr>
            <w:ins w:id="1621" w:author="Stephen Wandro" w:date="2021-04-29T15:36:00Z">
              <w:r w:rsidRPr="002F7687">
                <w:rPr>
                  <w:rFonts w:ascii="Arial" w:hAnsi="Arial" w:cs="Arial"/>
                  <w:sz w:val="16"/>
                  <w:szCs w:val="16"/>
                </w:rPr>
                <w:t>Epa</w:t>
              </w:r>
            </w:ins>
          </w:p>
        </w:tc>
      </w:tr>
      <w:tr w:rsidR="009921B3" w:rsidRPr="002F7687" w14:paraId="160B3418" w14:textId="77777777" w:rsidTr="009921B3">
        <w:trPr>
          <w:gridAfter w:val="1"/>
          <w:trHeight w:val="270"/>
          <w:ins w:id="1622" w:author="Stephen Wandro" w:date="2021-04-29T15:36:00Z"/>
          <w:trPrChange w:id="16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24" w:author="Stephen Wandro" w:date="2021-04-29T16:02:00Z">
              <w:tcPr>
                <w:tcW w:w="1795" w:type="dxa"/>
                <w:gridSpan w:val="2"/>
                <w:noWrap/>
                <w:hideMark/>
              </w:tcPr>
            </w:tcPrChange>
          </w:tcPr>
          <w:p w14:paraId="534DF2B1" w14:textId="77777777" w:rsidR="002F7687" w:rsidRPr="002F7687" w:rsidRDefault="002F7687" w:rsidP="002F7687">
            <w:pPr>
              <w:jc w:val="center"/>
              <w:rPr>
                <w:ins w:id="1625" w:author="Stephen Wandro" w:date="2021-04-29T15:36:00Z"/>
                <w:rFonts w:ascii="Arial" w:hAnsi="Arial" w:cs="Arial"/>
                <w:color w:val="000000"/>
                <w:sz w:val="16"/>
                <w:szCs w:val="16"/>
              </w:rPr>
            </w:pPr>
            <w:ins w:id="162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27" w:author="Stephen Wandro" w:date="2021-04-29T16:02:00Z">
              <w:tcPr>
                <w:tcW w:w="393" w:type="dxa"/>
                <w:noWrap/>
                <w:hideMark/>
              </w:tcPr>
            </w:tcPrChange>
          </w:tcPr>
          <w:p w14:paraId="7064545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28" w:author="Stephen Wandro" w:date="2021-04-29T15:36:00Z"/>
                <w:rFonts w:ascii="Arial" w:hAnsi="Arial" w:cs="Arial"/>
                <w:color w:val="000000"/>
                <w:sz w:val="16"/>
                <w:szCs w:val="16"/>
              </w:rPr>
            </w:pPr>
            <w:ins w:id="1629" w:author="Stephen Wandro" w:date="2021-04-29T15:36:00Z">
              <w:r w:rsidRPr="002F7687">
                <w:rPr>
                  <w:rFonts w:ascii="Arial" w:hAnsi="Arial" w:cs="Arial"/>
                  <w:color w:val="000000"/>
                  <w:sz w:val="16"/>
                  <w:szCs w:val="16"/>
                </w:rPr>
                <w:t>Bop</w:t>
              </w:r>
            </w:ins>
          </w:p>
        </w:tc>
        <w:tc>
          <w:tcPr>
            <w:tcW w:w="2994" w:type="dxa"/>
            <w:gridSpan w:val="3"/>
            <w:noWrap/>
            <w:hideMark/>
            <w:tcPrChange w:id="1630" w:author="Stephen Wandro" w:date="2021-04-29T16:02:00Z">
              <w:tcPr>
                <w:tcW w:w="3416" w:type="dxa"/>
                <w:gridSpan w:val="3"/>
                <w:noWrap/>
                <w:hideMark/>
              </w:tcPr>
            </w:tcPrChange>
          </w:tcPr>
          <w:p w14:paraId="5404072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1" w:author="Stephen Wandro" w:date="2021-04-29T15:36:00Z"/>
                <w:rFonts w:ascii="Arial" w:hAnsi="Arial" w:cs="Arial"/>
                <w:color w:val="000000"/>
                <w:sz w:val="16"/>
                <w:szCs w:val="16"/>
              </w:rPr>
            </w:pPr>
            <w:ins w:id="1632"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633" w:author="Stephen Wandro" w:date="2021-04-29T16:02:00Z">
              <w:tcPr>
                <w:tcW w:w="1085" w:type="dxa"/>
                <w:noWrap/>
                <w:hideMark/>
              </w:tcPr>
            </w:tcPrChange>
          </w:tcPr>
          <w:p w14:paraId="3993986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4" w:author="Stephen Wandro" w:date="2021-04-29T15:36:00Z"/>
                <w:rFonts w:ascii="Arial" w:hAnsi="Arial" w:cs="Arial"/>
                <w:color w:val="000000"/>
                <w:sz w:val="16"/>
                <w:szCs w:val="16"/>
              </w:rPr>
            </w:pPr>
            <w:ins w:id="1635" w:author="Stephen Wandro" w:date="2021-04-29T15:36:00Z">
              <w:r w:rsidRPr="002F7687">
                <w:rPr>
                  <w:rFonts w:ascii="Arial" w:hAnsi="Arial" w:cs="Arial"/>
                  <w:color w:val="000000"/>
                  <w:sz w:val="16"/>
                  <w:szCs w:val="16"/>
                </w:rPr>
                <w:t> </w:t>
              </w:r>
            </w:ins>
          </w:p>
        </w:tc>
        <w:tc>
          <w:tcPr>
            <w:tcW w:w="1186" w:type="dxa"/>
            <w:noWrap/>
            <w:hideMark/>
            <w:tcPrChange w:id="1636" w:author="Stephen Wandro" w:date="2021-04-29T16:02:00Z">
              <w:tcPr>
                <w:tcW w:w="1186" w:type="dxa"/>
                <w:noWrap/>
                <w:hideMark/>
              </w:tcPr>
            </w:tcPrChange>
          </w:tcPr>
          <w:p w14:paraId="6E4B299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7" w:author="Stephen Wandro" w:date="2021-04-29T15:36:00Z"/>
                <w:rFonts w:ascii="Arial" w:hAnsi="Arial" w:cs="Arial"/>
                <w:color w:val="000000"/>
                <w:sz w:val="16"/>
                <w:szCs w:val="16"/>
              </w:rPr>
            </w:pPr>
            <w:ins w:id="1638" w:author="Stephen Wandro" w:date="2021-04-29T15:36:00Z">
              <w:r w:rsidRPr="002F7687">
                <w:rPr>
                  <w:rFonts w:ascii="Arial" w:hAnsi="Arial" w:cs="Arial"/>
                  <w:color w:val="000000"/>
                  <w:sz w:val="16"/>
                  <w:szCs w:val="16"/>
                </w:rPr>
                <w:t>SNP</w:t>
              </w:r>
            </w:ins>
          </w:p>
        </w:tc>
        <w:tc>
          <w:tcPr>
            <w:tcW w:w="1475" w:type="dxa"/>
            <w:gridSpan w:val="2"/>
            <w:noWrap/>
            <w:hideMark/>
            <w:tcPrChange w:id="1639" w:author="Stephen Wandro" w:date="2021-04-29T16:02:00Z">
              <w:tcPr>
                <w:tcW w:w="1475" w:type="dxa"/>
                <w:gridSpan w:val="2"/>
                <w:noWrap/>
                <w:hideMark/>
              </w:tcPr>
            </w:tcPrChange>
          </w:tcPr>
          <w:p w14:paraId="5488900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40" w:author="Stephen Wandro" w:date="2021-04-29T15:36:00Z"/>
                <w:rFonts w:ascii="Arial" w:hAnsi="Arial" w:cs="Arial"/>
                <w:color w:val="000000"/>
                <w:sz w:val="16"/>
                <w:szCs w:val="16"/>
              </w:rPr>
            </w:pPr>
            <w:ins w:id="1641" w:author="Stephen Wandro" w:date="2021-04-29T15:36:00Z">
              <w:r w:rsidRPr="002F7687">
                <w:rPr>
                  <w:rFonts w:ascii="Arial" w:hAnsi="Arial" w:cs="Arial"/>
                  <w:color w:val="000000"/>
                  <w:sz w:val="16"/>
                  <w:szCs w:val="16"/>
                </w:rPr>
                <w:t>Epa</w:t>
              </w:r>
            </w:ins>
          </w:p>
        </w:tc>
      </w:tr>
      <w:tr w:rsidR="009921B3" w:rsidRPr="002F7687" w14:paraId="7FE40F12"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42" w:author="Stephen Wandro" w:date="2021-04-29T15:36:00Z"/>
          <w:trPrChange w:id="16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44" w:author="Stephen Wandro" w:date="2021-04-29T16:02:00Z">
              <w:tcPr>
                <w:tcW w:w="1795" w:type="dxa"/>
                <w:gridSpan w:val="2"/>
                <w:noWrap/>
                <w:hideMark/>
              </w:tcPr>
            </w:tcPrChange>
          </w:tcPr>
          <w:p w14:paraId="46DA2960"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45" w:author="Stephen Wandro" w:date="2021-04-29T15:36:00Z"/>
                <w:rFonts w:ascii="Arial" w:hAnsi="Arial" w:cs="Arial"/>
                <w:color w:val="000000"/>
                <w:sz w:val="16"/>
                <w:szCs w:val="16"/>
              </w:rPr>
            </w:pPr>
            <w:ins w:id="164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47" w:author="Stephen Wandro" w:date="2021-04-29T16:02:00Z">
              <w:tcPr>
                <w:tcW w:w="393" w:type="dxa"/>
                <w:noWrap/>
                <w:hideMark/>
              </w:tcPr>
            </w:tcPrChange>
          </w:tcPr>
          <w:p w14:paraId="3A722B9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48" w:author="Stephen Wandro" w:date="2021-04-29T15:36:00Z"/>
                <w:rFonts w:ascii="Arial" w:hAnsi="Arial" w:cs="Arial"/>
                <w:color w:val="000000"/>
                <w:sz w:val="16"/>
                <w:szCs w:val="16"/>
              </w:rPr>
            </w:pPr>
            <w:ins w:id="1649" w:author="Stephen Wandro" w:date="2021-04-29T15:36:00Z">
              <w:r w:rsidRPr="002F7687">
                <w:rPr>
                  <w:rFonts w:ascii="Arial" w:hAnsi="Arial" w:cs="Arial"/>
                  <w:color w:val="000000"/>
                  <w:sz w:val="16"/>
                  <w:szCs w:val="16"/>
                </w:rPr>
                <w:t>phiV12</w:t>
              </w:r>
            </w:ins>
          </w:p>
        </w:tc>
        <w:tc>
          <w:tcPr>
            <w:tcW w:w="2994" w:type="dxa"/>
            <w:gridSpan w:val="3"/>
            <w:noWrap/>
            <w:hideMark/>
            <w:tcPrChange w:id="1650" w:author="Stephen Wandro" w:date="2021-04-29T16:02:00Z">
              <w:tcPr>
                <w:tcW w:w="3416" w:type="dxa"/>
                <w:gridSpan w:val="3"/>
                <w:noWrap/>
                <w:hideMark/>
              </w:tcPr>
            </w:tcPrChange>
          </w:tcPr>
          <w:p w14:paraId="48FFAA1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1" w:author="Stephen Wandro" w:date="2021-04-29T15:36:00Z"/>
                <w:rFonts w:ascii="Arial" w:hAnsi="Arial" w:cs="Arial"/>
                <w:color w:val="000000"/>
                <w:sz w:val="16"/>
                <w:szCs w:val="16"/>
              </w:rPr>
            </w:pPr>
            <w:ins w:id="1652" w:author="Stephen Wandro" w:date="2021-04-29T15:36:00Z">
              <w:r w:rsidRPr="002F7687">
                <w:rPr>
                  <w:rFonts w:ascii="Arial" w:hAnsi="Arial" w:cs="Arial"/>
                  <w:color w:val="000000"/>
                  <w:sz w:val="16"/>
                  <w:szCs w:val="16"/>
                </w:rPr>
                <w:t>exopolysaccharide biosynthesis polyprenyl glycosylphosphotransferase</w:t>
              </w:r>
            </w:ins>
          </w:p>
        </w:tc>
        <w:tc>
          <w:tcPr>
            <w:tcW w:w="1085" w:type="dxa"/>
            <w:noWrap/>
            <w:hideMark/>
            <w:tcPrChange w:id="1653" w:author="Stephen Wandro" w:date="2021-04-29T16:02:00Z">
              <w:tcPr>
                <w:tcW w:w="1085" w:type="dxa"/>
                <w:noWrap/>
                <w:hideMark/>
              </w:tcPr>
            </w:tcPrChange>
          </w:tcPr>
          <w:p w14:paraId="132CBA2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4" w:author="Stephen Wandro" w:date="2021-04-29T15:36:00Z"/>
                <w:rFonts w:ascii="Arial" w:hAnsi="Arial" w:cs="Arial"/>
                <w:color w:val="000000"/>
                <w:sz w:val="16"/>
                <w:szCs w:val="16"/>
              </w:rPr>
            </w:pPr>
            <w:ins w:id="1655" w:author="Stephen Wandro" w:date="2021-04-29T15:36:00Z">
              <w:r w:rsidRPr="002F7687">
                <w:rPr>
                  <w:rFonts w:ascii="Arial" w:hAnsi="Arial" w:cs="Arial"/>
                  <w:color w:val="000000"/>
                  <w:sz w:val="16"/>
                  <w:szCs w:val="16"/>
                </w:rPr>
                <w:t> </w:t>
              </w:r>
            </w:ins>
          </w:p>
        </w:tc>
        <w:tc>
          <w:tcPr>
            <w:tcW w:w="1186" w:type="dxa"/>
            <w:noWrap/>
            <w:hideMark/>
            <w:tcPrChange w:id="1656" w:author="Stephen Wandro" w:date="2021-04-29T16:02:00Z">
              <w:tcPr>
                <w:tcW w:w="1186" w:type="dxa"/>
                <w:noWrap/>
                <w:hideMark/>
              </w:tcPr>
            </w:tcPrChange>
          </w:tcPr>
          <w:p w14:paraId="35ED36F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7" w:author="Stephen Wandro" w:date="2021-04-29T15:36:00Z"/>
                <w:rFonts w:ascii="Arial" w:hAnsi="Arial" w:cs="Arial"/>
                <w:color w:val="000000"/>
                <w:sz w:val="16"/>
                <w:szCs w:val="16"/>
              </w:rPr>
            </w:pPr>
            <w:ins w:id="1658" w:author="Stephen Wandro" w:date="2021-04-29T15:36:00Z">
              <w:r w:rsidRPr="002F7687">
                <w:rPr>
                  <w:rFonts w:ascii="Arial" w:hAnsi="Arial" w:cs="Arial"/>
                  <w:color w:val="000000"/>
                  <w:sz w:val="16"/>
                  <w:szCs w:val="16"/>
                </w:rPr>
                <w:t>SNP</w:t>
              </w:r>
            </w:ins>
          </w:p>
        </w:tc>
        <w:tc>
          <w:tcPr>
            <w:tcW w:w="1475" w:type="dxa"/>
            <w:gridSpan w:val="2"/>
            <w:noWrap/>
            <w:hideMark/>
            <w:tcPrChange w:id="1659" w:author="Stephen Wandro" w:date="2021-04-29T16:02:00Z">
              <w:tcPr>
                <w:tcW w:w="1475" w:type="dxa"/>
                <w:gridSpan w:val="2"/>
                <w:noWrap/>
                <w:hideMark/>
              </w:tcPr>
            </w:tcPrChange>
          </w:tcPr>
          <w:p w14:paraId="686182C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60" w:author="Stephen Wandro" w:date="2021-04-29T15:36:00Z"/>
                <w:rFonts w:ascii="Arial" w:hAnsi="Arial" w:cs="Arial"/>
                <w:color w:val="000000"/>
                <w:sz w:val="16"/>
                <w:szCs w:val="16"/>
              </w:rPr>
            </w:pPr>
            <w:ins w:id="1661" w:author="Stephen Wandro" w:date="2021-04-29T15:36:00Z">
              <w:r w:rsidRPr="002F7687">
                <w:rPr>
                  <w:rFonts w:ascii="Arial" w:hAnsi="Arial" w:cs="Arial"/>
                  <w:color w:val="000000"/>
                  <w:sz w:val="16"/>
                  <w:szCs w:val="16"/>
                </w:rPr>
                <w:t>Epa</w:t>
              </w:r>
            </w:ins>
          </w:p>
        </w:tc>
      </w:tr>
      <w:tr w:rsidR="009921B3" w:rsidRPr="002F7687" w14:paraId="2A4294BB" w14:textId="77777777" w:rsidTr="009921B3">
        <w:trPr>
          <w:gridAfter w:val="1"/>
          <w:trHeight w:val="270"/>
          <w:ins w:id="1662" w:author="Stephen Wandro" w:date="2021-04-29T15:36:00Z"/>
          <w:trPrChange w:id="16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64" w:author="Stephen Wandro" w:date="2021-04-29T16:02:00Z">
              <w:tcPr>
                <w:tcW w:w="1795" w:type="dxa"/>
                <w:gridSpan w:val="2"/>
                <w:noWrap/>
                <w:hideMark/>
              </w:tcPr>
            </w:tcPrChange>
          </w:tcPr>
          <w:p w14:paraId="6B231781" w14:textId="77777777" w:rsidR="002F7687" w:rsidRPr="002F7687" w:rsidRDefault="002F7687" w:rsidP="002F7687">
            <w:pPr>
              <w:jc w:val="center"/>
              <w:rPr>
                <w:ins w:id="1665" w:author="Stephen Wandro" w:date="2021-04-29T15:36:00Z"/>
                <w:rFonts w:ascii="Arial" w:hAnsi="Arial" w:cs="Arial"/>
                <w:color w:val="000000"/>
                <w:sz w:val="16"/>
                <w:szCs w:val="16"/>
              </w:rPr>
            </w:pPr>
            <w:ins w:id="166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67" w:author="Stephen Wandro" w:date="2021-04-29T16:02:00Z">
              <w:tcPr>
                <w:tcW w:w="393" w:type="dxa"/>
                <w:noWrap/>
                <w:hideMark/>
              </w:tcPr>
            </w:tcPrChange>
          </w:tcPr>
          <w:p w14:paraId="3C49945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68" w:author="Stephen Wandro" w:date="2021-04-29T15:36:00Z"/>
                <w:rFonts w:ascii="Arial" w:hAnsi="Arial" w:cs="Arial"/>
                <w:color w:val="000000"/>
                <w:sz w:val="16"/>
                <w:szCs w:val="16"/>
              </w:rPr>
            </w:pPr>
            <w:ins w:id="1669" w:author="Stephen Wandro" w:date="2021-04-29T15:36:00Z">
              <w:r w:rsidRPr="002F7687">
                <w:rPr>
                  <w:rFonts w:ascii="Arial" w:hAnsi="Arial" w:cs="Arial"/>
                  <w:color w:val="000000"/>
                  <w:sz w:val="16"/>
                  <w:szCs w:val="16"/>
                </w:rPr>
                <w:t>phiV12</w:t>
              </w:r>
            </w:ins>
          </w:p>
        </w:tc>
        <w:tc>
          <w:tcPr>
            <w:tcW w:w="2994" w:type="dxa"/>
            <w:gridSpan w:val="3"/>
            <w:noWrap/>
            <w:hideMark/>
            <w:tcPrChange w:id="1670" w:author="Stephen Wandro" w:date="2021-04-29T16:02:00Z">
              <w:tcPr>
                <w:tcW w:w="3416" w:type="dxa"/>
                <w:gridSpan w:val="3"/>
                <w:noWrap/>
                <w:hideMark/>
              </w:tcPr>
            </w:tcPrChange>
          </w:tcPr>
          <w:p w14:paraId="6DCCBD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1" w:author="Stephen Wandro" w:date="2021-04-29T15:36:00Z"/>
                <w:rFonts w:ascii="Arial" w:hAnsi="Arial" w:cs="Arial"/>
                <w:color w:val="000000"/>
                <w:sz w:val="16"/>
                <w:szCs w:val="16"/>
              </w:rPr>
            </w:pPr>
            <w:ins w:id="1672" w:author="Stephen Wandro" w:date="2021-04-29T15:36:00Z">
              <w:r w:rsidRPr="002F7687">
                <w:rPr>
                  <w:rFonts w:ascii="Arial" w:hAnsi="Arial" w:cs="Arial"/>
                  <w:color w:val="000000"/>
                  <w:sz w:val="16"/>
                  <w:szCs w:val="16"/>
                </w:rPr>
                <w:t>DNA ligase (NAD+)</w:t>
              </w:r>
            </w:ins>
          </w:p>
        </w:tc>
        <w:tc>
          <w:tcPr>
            <w:tcW w:w="1085" w:type="dxa"/>
            <w:noWrap/>
            <w:hideMark/>
            <w:tcPrChange w:id="1673" w:author="Stephen Wandro" w:date="2021-04-29T16:02:00Z">
              <w:tcPr>
                <w:tcW w:w="1085" w:type="dxa"/>
                <w:noWrap/>
                <w:hideMark/>
              </w:tcPr>
            </w:tcPrChange>
          </w:tcPr>
          <w:p w14:paraId="62992B8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4" w:author="Stephen Wandro" w:date="2021-04-29T15:36:00Z"/>
                <w:rFonts w:ascii="Arial" w:hAnsi="Arial" w:cs="Arial"/>
                <w:color w:val="000000"/>
                <w:sz w:val="16"/>
                <w:szCs w:val="16"/>
              </w:rPr>
            </w:pPr>
            <w:ins w:id="1675" w:author="Stephen Wandro" w:date="2021-04-29T15:36:00Z">
              <w:r w:rsidRPr="002F7687">
                <w:rPr>
                  <w:rFonts w:ascii="Arial" w:hAnsi="Arial" w:cs="Arial"/>
                  <w:color w:val="000000"/>
                  <w:sz w:val="16"/>
                  <w:szCs w:val="16"/>
                </w:rPr>
                <w:t> </w:t>
              </w:r>
            </w:ins>
          </w:p>
        </w:tc>
        <w:tc>
          <w:tcPr>
            <w:tcW w:w="1186" w:type="dxa"/>
            <w:noWrap/>
            <w:hideMark/>
            <w:tcPrChange w:id="1676" w:author="Stephen Wandro" w:date="2021-04-29T16:02:00Z">
              <w:tcPr>
                <w:tcW w:w="1186" w:type="dxa"/>
                <w:noWrap/>
                <w:hideMark/>
              </w:tcPr>
            </w:tcPrChange>
          </w:tcPr>
          <w:p w14:paraId="292872C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7" w:author="Stephen Wandro" w:date="2021-04-29T15:36:00Z"/>
                <w:rFonts w:ascii="Arial" w:hAnsi="Arial" w:cs="Arial"/>
                <w:color w:val="000000"/>
                <w:sz w:val="16"/>
                <w:szCs w:val="16"/>
              </w:rPr>
            </w:pPr>
            <w:ins w:id="1678" w:author="Stephen Wandro" w:date="2021-04-29T15:36:00Z">
              <w:r w:rsidRPr="002F7687">
                <w:rPr>
                  <w:rFonts w:ascii="Arial" w:hAnsi="Arial" w:cs="Arial"/>
                  <w:color w:val="000000"/>
                  <w:sz w:val="16"/>
                  <w:szCs w:val="16"/>
                </w:rPr>
                <w:t>SNP</w:t>
              </w:r>
            </w:ins>
          </w:p>
        </w:tc>
        <w:tc>
          <w:tcPr>
            <w:tcW w:w="1475" w:type="dxa"/>
            <w:gridSpan w:val="2"/>
            <w:noWrap/>
            <w:hideMark/>
            <w:tcPrChange w:id="1679" w:author="Stephen Wandro" w:date="2021-04-29T16:02:00Z">
              <w:tcPr>
                <w:tcW w:w="1475" w:type="dxa"/>
                <w:gridSpan w:val="2"/>
                <w:noWrap/>
                <w:hideMark/>
              </w:tcPr>
            </w:tcPrChange>
          </w:tcPr>
          <w:p w14:paraId="0FC8ED4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80" w:author="Stephen Wandro" w:date="2021-04-29T15:36:00Z"/>
                <w:rFonts w:ascii="Arial" w:hAnsi="Arial" w:cs="Arial"/>
                <w:color w:val="000000"/>
                <w:sz w:val="16"/>
                <w:szCs w:val="16"/>
              </w:rPr>
            </w:pPr>
            <w:ins w:id="1681" w:author="Stephen Wandro" w:date="2021-04-29T15:36:00Z">
              <w:r w:rsidRPr="002F7687">
                <w:rPr>
                  <w:rFonts w:ascii="Arial" w:hAnsi="Arial" w:cs="Arial"/>
                  <w:color w:val="000000"/>
                  <w:sz w:val="16"/>
                  <w:szCs w:val="16"/>
                </w:rPr>
                <w:t> </w:t>
              </w:r>
            </w:ins>
          </w:p>
        </w:tc>
      </w:tr>
      <w:tr w:rsidR="009921B3" w:rsidRPr="002F7687" w14:paraId="37348560"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82" w:author="Stephen Wandro" w:date="2021-04-29T15:36:00Z"/>
          <w:trPrChange w:id="16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84" w:author="Stephen Wandro" w:date="2021-04-29T16:02:00Z">
              <w:tcPr>
                <w:tcW w:w="1795" w:type="dxa"/>
                <w:gridSpan w:val="2"/>
                <w:noWrap/>
                <w:hideMark/>
              </w:tcPr>
            </w:tcPrChange>
          </w:tcPr>
          <w:p w14:paraId="575093A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85" w:author="Stephen Wandro" w:date="2021-04-29T15:36:00Z"/>
                <w:rFonts w:ascii="Arial" w:hAnsi="Arial" w:cs="Arial"/>
                <w:color w:val="000000"/>
                <w:sz w:val="16"/>
                <w:szCs w:val="16"/>
              </w:rPr>
            </w:pPr>
            <w:ins w:id="1686"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87" w:author="Stephen Wandro" w:date="2021-04-29T16:02:00Z">
              <w:tcPr>
                <w:tcW w:w="393" w:type="dxa"/>
                <w:noWrap/>
                <w:hideMark/>
              </w:tcPr>
            </w:tcPrChange>
          </w:tcPr>
          <w:p w14:paraId="493DB06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88" w:author="Stephen Wandro" w:date="2021-04-29T15:36:00Z"/>
                <w:rFonts w:ascii="Arial" w:hAnsi="Arial" w:cs="Arial"/>
                <w:color w:val="000000"/>
                <w:sz w:val="16"/>
                <w:szCs w:val="16"/>
              </w:rPr>
            </w:pPr>
            <w:ins w:id="1689" w:author="Stephen Wandro" w:date="2021-04-29T15:36:00Z">
              <w:r w:rsidRPr="002F7687">
                <w:rPr>
                  <w:rFonts w:ascii="Arial" w:hAnsi="Arial" w:cs="Arial"/>
                  <w:sz w:val="16"/>
                  <w:szCs w:val="16"/>
                </w:rPr>
                <w:t>phiV12</w:t>
              </w:r>
            </w:ins>
          </w:p>
        </w:tc>
        <w:tc>
          <w:tcPr>
            <w:tcW w:w="2994" w:type="dxa"/>
            <w:gridSpan w:val="3"/>
            <w:noWrap/>
            <w:hideMark/>
            <w:tcPrChange w:id="1690" w:author="Stephen Wandro" w:date="2021-04-29T16:02:00Z">
              <w:tcPr>
                <w:tcW w:w="3416" w:type="dxa"/>
                <w:gridSpan w:val="3"/>
                <w:noWrap/>
                <w:hideMark/>
              </w:tcPr>
            </w:tcPrChange>
          </w:tcPr>
          <w:p w14:paraId="5EA562D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1" w:author="Stephen Wandro" w:date="2021-04-29T15:36:00Z"/>
                <w:rFonts w:ascii="Arial" w:hAnsi="Arial" w:cs="Arial"/>
                <w:color w:val="000000"/>
                <w:sz w:val="16"/>
                <w:szCs w:val="16"/>
              </w:rPr>
            </w:pPr>
            <w:ins w:id="1692"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693" w:author="Stephen Wandro" w:date="2021-04-29T16:02:00Z">
              <w:tcPr>
                <w:tcW w:w="1085" w:type="dxa"/>
                <w:noWrap/>
                <w:hideMark/>
              </w:tcPr>
            </w:tcPrChange>
          </w:tcPr>
          <w:p w14:paraId="09CDC2E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4" w:author="Stephen Wandro" w:date="2021-04-29T15:36:00Z"/>
                <w:rFonts w:ascii="Arial" w:hAnsi="Arial" w:cs="Arial"/>
                <w:color w:val="000000"/>
                <w:sz w:val="16"/>
                <w:szCs w:val="16"/>
              </w:rPr>
            </w:pPr>
            <w:ins w:id="1695" w:author="Stephen Wandro" w:date="2021-04-29T15:36:00Z">
              <w:r w:rsidRPr="002F7687">
                <w:rPr>
                  <w:rFonts w:ascii="Arial" w:hAnsi="Arial" w:cs="Arial"/>
                  <w:color w:val="000000"/>
                  <w:sz w:val="16"/>
                  <w:szCs w:val="16"/>
                </w:rPr>
                <w:t> </w:t>
              </w:r>
            </w:ins>
          </w:p>
        </w:tc>
        <w:tc>
          <w:tcPr>
            <w:tcW w:w="1186" w:type="dxa"/>
            <w:noWrap/>
            <w:hideMark/>
            <w:tcPrChange w:id="1696" w:author="Stephen Wandro" w:date="2021-04-29T16:02:00Z">
              <w:tcPr>
                <w:tcW w:w="1186" w:type="dxa"/>
                <w:noWrap/>
                <w:hideMark/>
              </w:tcPr>
            </w:tcPrChange>
          </w:tcPr>
          <w:p w14:paraId="35B9CD0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7" w:author="Stephen Wandro" w:date="2021-04-29T15:36:00Z"/>
                <w:rFonts w:ascii="Arial" w:hAnsi="Arial" w:cs="Arial"/>
                <w:color w:val="000000"/>
                <w:sz w:val="16"/>
                <w:szCs w:val="16"/>
              </w:rPr>
            </w:pPr>
            <w:ins w:id="1698" w:author="Stephen Wandro" w:date="2021-04-29T15:36:00Z">
              <w:r w:rsidRPr="002F7687">
                <w:rPr>
                  <w:rFonts w:ascii="Arial" w:hAnsi="Arial" w:cs="Arial"/>
                  <w:sz w:val="16"/>
                  <w:szCs w:val="16"/>
                </w:rPr>
                <w:t>DEL</w:t>
              </w:r>
            </w:ins>
          </w:p>
        </w:tc>
        <w:tc>
          <w:tcPr>
            <w:tcW w:w="1475" w:type="dxa"/>
            <w:gridSpan w:val="2"/>
            <w:noWrap/>
            <w:hideMark/>
            <w:tcPrChange w:id="1699" w:author="Stephen Wandro" w:date="2021-04-29T16:02:00Z">
              <w:tcPr>
                <w:tcW w:w="1475" w:type="dxa"/>
                <w:gridSpan w:val="2"/>
                <w:noWrap/>
                <w:hideMark/>
              </w:tcPr>
            </w:tcPrChange>
          </w:tcPr>
          <w:p w14:paraId="33FACA6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00" w:author="Stephen Wandro" w:date="2021-04-29T15:36:00Z"/>
                <w:rFonts w:ascii="Arial" w:hAnsi="Arial" w:cs="Arial"/>
                <w:color w:val="000000"/>
                <w:sz w:val="16"/>
                <w:szCs w:val="16"/>
              </w:rPr>
            </w:pPr>
            <w:ins w:id="1701" w:author="Stephen Wandro" w:date="2021-04-29T15:36:00Z">
              <w:r w:rsidRPr="002F7687">
                <w:rPr>
                  <w:rFonts w:ascii="Arial" w:hAnsi="Arial" w:cs="Arial"/>
                  <w:sz w:val="16"/>
                  <w:szCs w:val="16"/>
                </w:rPr>
                <w:t>Epa</w:t>
              </w:r>
            </w:ins>
          </w:p>
        </w:tc>
      </w:tr>
      <w:tr w:rsidR="009921B3" w:rsidRPr="002F7687" w14:paraId="0D45EAFA" w14:textId="77777777" w:rsidTr="009921B3">
        <w:trPr>
          <w:gridAfter w:val="1"/>
          <w:trHeight w:val="270"/>
          <w:ins w:id="1702" w:author="Stephen Wandro" w:date="2021-04-29T15:36:00Z"/>
          <w:trPrChange w:id="17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04" w:author="Stephen Wandro" w:date="2021-04-29T16:02:00Z">
              <w:tcPr>
                <w:tcW w:w="1795" w:type="dxa"/>
                <w:gridSpan w:val="2"/>
                <w:noWrap/>
                <w:hideMark/>
              </w:tcPr>
            </w:tcPrChange>
          </w:tcPr>
          <w:p w14:paraId="74ED7C2E" w14:textId="77777777" w:rsidR="002F7687" w:rsidRPr="002F7687" w:rsidRDefault="002F7687" w:rsidP="002F7687">
            <w:pPr>
              <w:jc w:val="center"/>
              <w:rPr>
                <w:ins w:id="1705" w:author="Stephen Wandro" w:date="2021-04-29T15:36:00Z"/>
                <w:rFonts w:ascii="Arial" w:hAnsi="Arial" w:cs="Arial"/>
                <w:color w:val="000000"/>
                <w:sz w:val="16"/>
                <w:szCs w:val="16"/>
              </w:rPr>
            </w:pPr>
            <w:ins w:id="170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07" w:author="Stephen Wandro" w:date="2021-04-29T16:02:00Z">
              <w:tcPr>
                <w:tcW w:w="393" w:type="dxa"/>
                <w:noWrap/>
                <w:hideMark/>
              </w:tcPr>
            </w:tcPrChange>
          </w:tcPr>
          <w:p w14:paraId="55C1D5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08" w:author="Stephen Wandro" w:date="2021-04-29T15:36:00Z"/>
                <w:rFonts w:ascii="Arial" w:hAnsi="Arial" w:cs="Arial"/>
                <w:color w:val="000000"/>
                <w:sz w:val="16"/>
                <w:szCs w:val="16"/>
              </w:rPr>
            </w:pPr>
            <w:ins w:id="1709" w:author="Stephen Wandro" w:date="2021-04-29T15:36:00Z">
              <w:r w:rsidRPr="002F7687">
                <w:rPr>
                  <w:rFonts w:ascii="Arial" w:hAnsi="Arial" w:cs="Arial"/>
                  <w:color w:val="000000"/>
                  <w:sz w:val="16"/>
                  <w:szCs w:val="16"/>
                </w:rPr>
                <w:t>Ben</w:t>
              </w:r>
            </w:ins>
          </w:p>
        </w:tc>
        <w:tc>
          <w:tcPr>
            <w:tcW w:w="2994" w:type="dxa"/>
            <w:gridSpan w:val="3"/>
            <w:noWrap/>
            <w:hideMark/>
            <w:tcPrChange w:id="1710" w:author="Stephen Wandro" w:date="2021-04-29T16:02:00Z">
              <w:tcPr>
                <w:tcW w:w="3416" w:type="dxa"/>
                <w:gridSpan w:val="3"/>
                <w:noWrap/>
                <w:hideMark/>
              </w:tcPr>
            </w:tcPrChange>
          </w:tcPr>
          <w:p w14:paraId="0825222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1" w:author="Stephen Wandro" w:date="2021-04-29T15:36:00Z"/>
                <w:rFonts w:ascii="Arial" w:hAnsi="Arial" w:cs="Arial"/>
                <w:color w:val="000000"/>
                <w:sz w:val="16"/>
                <w:szCs w:val="16"/>
              </w:rPr>
            </w:pPr>
            <w:ins w:id="1712" w:author="Stephen Wandro" w:date="2021-04-29T15:36:00Z">
              <w:r w:rsidRPr="002F7687">
                <w:rPr>
                  <w:rFonts w:ascii="Arial" w:hAnsi="Arial" w:cs="Arial"/>
                  <w:color w:val="000000"/>
                  <w:sz w:val="16"/>
                  <w:szCs w:val="16"/>
                </w:rPr>
                <w:t>DNA gyrase subunit A (EC 5.99.1.3)</w:t>
              </w:r>
            </w:ins>
          </w:p>
        </w:tc>
        <w:tc>
          <w:tcPr>
            <w:tcW w:w="1085" w:type="dxa"/>
            <w:noWrap/>
            <w:hideMark/>
            <w:tcPrChange w:id="1713" w:author="Stephen Wandro" w:date="2021-04-29T16:02:00Z">
              <w:tcPr>
                <w:tcW w:w="1085" w:type="dxa"/>
                <w:noWrap/>
                <w:hideMark/>
              </w:tcPr>
            </w:tcPrChange>
          </w:tcPr>
          <w:p w14:paraId="139BA8B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4" w:author="Stephen Wandro" w:date="2021-04-29T15:36:00Z"/>
                <w:rFonts w:ascii="Arial" w:hAnsi="Arial" w:cs="Arial"/>
                <w:color w:val="000000"/>
                <w:sz w:val="16"/>
                <w:szCs w:val="16"/>
              </w:rPr>
            </w:pPr>
            <w:ins w:id="1715" w:author="Stephen Wandro" w:date="2021-04-29T15:36:00Z">
              <w:r w:rsidRPr="002F7687">
                <w:rPr>
                  <w:rFonts w:ascii="Arial" w:hAnsi="Arial" w:cs="Arial"/>
                  <w:color w:val="000000"/>
                  <w:sz w:val="16"/>
                  <w:szCs w:val="16"/>
                </w:rPr>
                <w:t> </w:t>
              </w:r>
            </w:ins>
          </w:p>
        </w:tc>
        <w:tc>
          <w:tcPr>
            <w:tcW w:w="1186" w:type="dxa"/>
            <w:noWrap/>
            <w:hideMark/>
            <w:tcPrChange w:id="1716" w:author="Stephen Wandro" w:date="2021-04-29T16:02:00Z">
              <w:tcPr>
                <w:tcW w:w="1186" w:type="dxa"/>
                <w:noWrap/>
                <w:hideMark/>
              </w:tcPr>
            </w:tcPrChange>
          </w:tcPr>
          <w:p w14:paraId="55A4C5C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7" w:author="Stephen Wandro" w:date="2021-04-29T15:36:00Z"/>
                <w:rFonts w:ascii="Arial" w:hAnsi="Arial" w:cs="Arial"/>
                <w:color w:val="000000"/>
                <w:sz w:val="16"/>
                <w:szCs w:val="16"/>
              </w:rPr>
            </w:pPr>
            <w:ins w:id="1718" w:author="Stephen Wandro" w:date="2021-04-29T15:36:00Z">
              <w:r w:rsidRPr="002F7687">
                <w:rPr>
                  <w:rFonts w:ascii="Arial" w:hAnsi="Arial" w:cs="Arial"/>
                  <w:color w:val="000000"/>
                  <w:sz w:val="16"/>
                  <w:szCs w:val="16"/>
                </w:rPr>
                <w:t>SNP</w:t>
              </w:r>
            </w:ins>
          </w:p>
        </w:tc>
        <w:tc>
          <w:tcPr>
            <w:tcW w:w="1475" w:type="dxa"/>
            <w:gridSpan w:val="2"/>
            <w:noWrap/>
            <w:hideMark/>
            <w:tcPrChange w:id="1719" w:author="Stephen Wandro" w:date="2021-04-29T16:02:00Z">
              <w:tcPr>
                <w:tcW w:w="1475" w:type="dxa"/>
                <w:gridSpan w:val="2"/>
                <w:noWrap/>
                <w:hideMark/>
              </w:tcPr>
            </w:tcPrChange>
          </w:tcPr>
          <w:p w14:paraId="2D43635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20" w:author="Stephen Wandro" w:date="2021-04-29T15:36:00Z"/>
                <w:rFonts w:ascii="Arial" w:hAnsi="Arial" w:cs="Arial"/>
                <w:color w:val="000000"/>
                <w:sz w:val="16"/>
                <w:szCs w:val="16"/>
              </w:rPr>
            </w:pPr>
            <w:ins w:id="1721" w:author="Stephen Wandro" w:date="2021-04-29T15:36:00Z">
              <w:r w:rsidRPr="002F7687">
                <w:rPr>
                  <w:rFonts w:ascii="Arial" w:hAnsi="Arial" w:cs="Arial"/>
                  <w:color w:val="000000"/>
                  <w:sz w:val="16"/>
                  <w:szCs w:val="16"/>
                </w:rPr>
                <w:t> </w:t>
              </w:r>
            </w:ins>
          </w:p>
        </w:tc>
      </w:tr>
      <w:tr w:rsidR="009921B3" w:rsidRPr="002F7687" w14:paraId="317C3043"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722" w:author="Stephen Wandro" w:date="2021-04-29T15:36:00Z"/>
          <w:trPrChange w:id="17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24" w:author="Stephen Wandro" w:date="2021-04-29T16:02:00Z">
              <w:tcPr>
                <w:tcW w:w="1795" w:type="dxa"/>
                <w:gridSpan w:val="2"/>
                <w:noWrap/>
                <w:hideMark/>
              </w:tcPr>
            </w:tcPrChange>
          </w:tcPr>
          <w:p w14:paraId="4E54366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725" w:author="Stephen Wandro" w:date="2021-04-29T15:36:00Z"/>
                <w:rFonts w:ascii="Arial" w:hAnsi="Arial" w:cs="Arial"/>
                <w:color w:val="000000"/>
                <w:sz w:val="16"/>
                <w:szCs w:val="16"/>
              </w:rPr>
            </w:pPr>
            <w:ins w:id="172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27" w:author="Stephen Wandro" w:date="2021-04-29T16:02:00Z">
              <w:tcPr>
                <w:tcW w:w="393" w:type="dxa"/>
                <w:noWrap/>
                <w:hideMark/>
              </w:tcPr>
            </w:tcPrChange>
          </w:tcPr>
          <w:p w14:paraId="0FB83FD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28" w:author="Stephen Wandro" w:date="2021-04-29T15:36:00Z"/>
                <w:rFonts w:ascii="Arial" w:hAnsi="Arial" w:cs="Arial"/>
                <w:color w:val="000000"/>
                <w:sz w:val="16"/>
                <w:szCs w:val="16"/>
              </w:rPr>
            </w:pPr>
            <w:ins w:id="1729" w:author="Stephen Wandro" w:date="2021-04-29T15:36:00Z">
              <w:r w:rsidRPr="002F7687">
                <w:rPr>
                  <w:rFonts w:ascii="Arial" w:hAnsi="Arial" w:cs="Arial"/>
                  <w:sz w:val="16"/>
                  <w:szCs w:val="16"/>
                </w:rPr>
                <w:t>Ben</w:t>
              </w:r>
            </w:ins>
          </w:p>
        </w:tc>
        <w:tc>
          <w:tcPr>
            <w:tcW w:w="2994" w:type="dxa"/>
            <w:gridSpan w:val="3"/>
            <w:noWrap/>
            <w:hideMark/>
            <w:tcPrChange w:id="1730" w:author="Stephen Wandro" w:date="2021-04-29T16:02:00Z">
              <w:tcPr>
                <w:tcW w:w="3416" w:type="dxa"/>
                <w:gridSpan w:val="3"/>
                <w:noWrap/>
                <w:hideMark/>
              </w:tcPr>
            </w:tcPrChange>
          </w:tcPr>
          <w:p w14:paraId="2A7547C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1" w:author="Stephen Wandro" w:date="2021-04-29T15:36:00Z"/>
                <w:rFonts w:ascii="Arial" w:hAnsi="Arial" w:cs="Arial"/>
                <w:color w:val="000000"/>
                <w:sz w:val="16"/>
                <w:szCs w:val="16"/>
              </w:rPr>
            </w:pPr>
            <w:ins w:id="1732" w:author="Stephen Wandro" w:date="2021-04-29T15:36:00Z">
              <w:r w:rsidRPr="002F7687">
                <w:rPr>
                  <w:rFonts w:ascii="Arial" w:hAnsi="Arial" w:cs="Arial"/>
                  <w:sz w:val="16"/>
                  <w:szCs w:val="16"/>
                </w:rPr>
                <w:t>DNA-directed RNA polymerase beta' subunit (EC 2.7.7.6)</w:t>
              </w:r>
            </w:ins>
          </w:p>
        </w:tc>
        <w:tc>
          <w:tcPr>
            <w:tcW w:w="1085" w:type="dxa"/>
            <w:noWrap/>
            <w:hideMark/>
            <w:tcPrChange w:id="1733" w:author="Stephen Wandro" w:date="2021-04-29T16:02:00Z">
              <w:tcPr>
                <w:tcW w:w="1085" w:type="dxa"/>
                <w:noWrap/>
                <w:hideMark/>
              </w:tcPr>
            </w:tcPrChange>
          </w:tcPr>
          <w:p w14:paraId="704FC47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4" w:author="Stephen Wandro" w:date="2021-04-29T15:36:00Z"/>
                <w:rFonts w:ascii="Arial" w:hAnsi="Arial" w:cs="Arial"/>
                <w:color w:val="000000"/>
                <w:sz w:val="16"/>
                <w:szCs w:val="16"/>
              </w:rPr>
            </w:pPr>
            <w:ins w:id="1735" w:author="Stephen Wandro" w:date="2021-04-29T15:36:00Z">
              <w:r w:rsidRPr="002F7687">
                <w:rPr>
                  <w:rFonts w:ascii="Arial" w:hAnsi="Arial" w:cs="Arial"/>
                  <w:color w:val="000000"/>
                  <w:sz w:val="16"/>
                  <w:szCs w:val="16"/>
                </w:rPr>
                <w:t> </w:t>
              </w:r>
            </w:ins>
          </w:p>
        </w:tc>
        <w:tc>
          <w:tcPr>
            <w:tcW w:w="1186" w:type="dxa"/>
            <w:noWrap/>
            <w:hideMark/>
            <w:tcPrChange w:id="1736" w:author="Stephen Wandro" w:date="2021-04-29T16:02:00Z">
              <w:tcPr>
                <w:tcW w:w="1186" w:type="dxa"/>
                <w:noWrap/>
                <w:hideMark/>
              </w:tcPr>
            </w:tcPrChange>
          </w:tcPr>
          <w:p w14:paraId="3F309F8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7" w:author="Stephen Wandro" w:date="2021-04-29T15:36:00Z"/>
                <w:rFonts w:ascii="Arial" w:hAnsi="Arial" w:cs="Arial"/>
                <w:color w:val="000000"/>
                <w:sz w:val="16"/>
                <w:szCs w:val="16"/>
              </w:rPr>
            </w:pPr>
            <w:ins w:id="1738" w:author="Stephen Wandro" w:date="2021-04-29T15:36:00Z">
              <w:r w:rsidRPr="002F7687">
                <w:rPr>
                  <w:rFonts w:ascii="Arial" w:hAnsi="Arial" w:cs="Arial"/>
                  <w:color w:val="000000"/>
                  <w:sz w:val="16"/>
                  <w:szCs w:val="16"/>
                </w:rPr>
                <w:t>SNP</w:t>
              </w:r>
            </w:ins>
          </w:p>
        </w:tc>
        <w:tc>
          <w:tcPr>
            <w:tcW w:w="1475" w:type="dxa"/>
            <w:gridSpan w:val="2"/>
            <w:noWrap/>
            <w:hideMark/>
            <w:tcPrChange w:id="1739" w:author="Stephen Wandro" w:date="2021-04-29T16:02:00Z">
              <w:tcPr>
                <w:tcW w:w="1475" w:type="dxa"/>
                <w:gridSpan w:val="2"/>
                <w:noWrap/>
                <w:hideMark/>
              </w:tcPr>
            </w:tcPrChange>
          </w:tcPr>
          <w:p w14:paraId="47660FE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40" w:author="Stephen Wandro" w:date="2021-04-29T15:36:00Z"/>
                <w:rFonts w:ascii="Arial" w:hAnsi="Arial" w:cs="Arial"/>
                <w:color w:val="000000"/>
                <w:sz w:val="16"/>
                <w:szCs w:val="16"/>
              </w:rPr>
            </w:pPr>
            <w:ins w:id="1741" w:author="Stephen Wandro" w:date="2021-04-29T15:36:00Z">
              <w:r w:rsidRPr="002F7687">
                <w:rPr>
                  <w:rFonts w:ascii="Arial" w:hAnsi="Arial" w:cs="Arial"/>
                  <w:color w:val="000000"/>
                  <w:sz w:val="16"/>
                  <w:szCs w:val="16"/>
                </w:rPr>
                <w:t> </w:t>
              </w:r>
            </w:ins>
          </w:p>
        </w:tc>
      </w:tr>
      <w:tr w:rsidR="009921B3" w:rsidRPr="002F7687" w14:paraId="1D3907B8" w14:textId="77777777" w:rsidTr="009921B3">
        <w:trPr>
          <w:gridAfter w:val="1"/>
          <w:trHeight w:val="270"/>
          <w:ins w:id="1742" w:author="Stephen Wandro" w:date="2021-04-29T15:36:00Z"/>
          <w:trPrChange w:id="17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44" w:author="Stephen Wandro" w:date="2021-04-29T16:02:00Z">
              <w:tcPr>
                <w:tcW w:w="1795" w:type="dxa"/>
                <w:gridSpan w:val="2"/>
                <w:noWrap/>
                <w:hideMark/>
              </w:tcPr>
            </w:tcPrChange>
          </w:tcPr>
          <w:p w14:paraId="0454480B" w14:textId="77777777" w:rsidR="002F7687" w:rsidRPr="002F7687" w:rsidRDefault="002F7687" w:rsidP="002F7687">
            <w:pPr>
              <w:jc w:val="center"/>
              <w:rPr>
                <w:ins w:id="1745" w:author="Stephen Wandro" w:date="2021-04-29T15:36:00Z"/>
                <w:rFonts w:ascii="Arial" w:hAnsi="Arial" w:cs="Arial"/>
                <w:color w:val="000000"/>
                <w:sz w:val="16"/>
                <w:szCs w:val="16"/>
              </w:rPr>
            </w:pPr>
            <w:ins w:id="1746" w:author="Stephen Wandro" w:date="2021-04-29T15:36:00Z">
              <w:r w:rsidRPr="002F7687">
                <w:rPr>
                  <w:rFonts w:ascii="Arial" w:hAnsi="Arial" w:cs="Arial"/>
                  <w:i/>
                  <w:iCs/>
                  <w:color w:val="000000"/>
                  <w:sz w:val="16"/>
                  <w:szCs w:val="16"/>
                </w:rPr>
                <w:lastRenderedPageBreak/>
                <w:t>E. faecium</w:t>
              </w:r>
              <w:r w:rsidRPr="002F7687">
                <w:rPr>
                  <w:rFonts w:ascii="Arial" w:hAnsi="Arial" w:cs="Arial"/>
                  <w:color w:val="000000"/>
                  <w:sz w:val="16"/>
                  <w:szCs w:val="16"/>
                </w:rPr>
                <w:t xml:space="preserve"> TX1330</w:t>
              </w:r>
            </w:ins>
          </w:p>
        </w:tc>
        <w:tc>
          <w:tcPr>
            <w:tcW w:w="815" w:type="dxa"/>
            <w:noWrap/>
            <w:hideMark/>
            <w:tcPrChange w:id="1747" w:author="Stephen Wandro" w:date="2021-04-29T16:02:00Z">
              <w:tcPr>
                <w:tcW w:w="393" w:type="dxa"/>
                <w:noWrap/>
                <w:hideMark/>
              </w:tcPr>
            </w:tcPrChange>
          </w:tcPr>
          <w:p w14:paraId="305C8F5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48" w:author="Stephen Wandro" w:date="2021-04-29T15:36:00Z"/>
                <w:rFonts w:ascii="Arial" w:hAnsi="Arial" w:cs="Arial"/>
                <w:color w:val="000000"/>
                <w:sz w:val="16"/>
                <w:szCs w:val="16"/>
              </w:rPr>
            </w:pPr>
            <w:ins w:id="1749" w:author="Stephen Wandro" w:date="2021-04-29T15:36:00Z">
              <w:r w:rsidRPr="002F7687">
                <w:rPr>
                  <w:rFonts w:ascii="Arial" w:hAnsi="Arial" w:cs="Arial"/>
                  <w:color w:val="000000"/>
                  <w:sz w:val="16"/>
                  <w:szCs w:val="16"/>
                </w:rPr>
                <w:t>Ben</w:t>
              </w:r>
            </w:ins>
          </w:p>
        </w:tc>
        <w:tc>
          <w:tcPr>
            <w:tcW w:w="2994" w:type="dxa"/>
            <w:gridSpan w:val="3"/>
            <w:noWrap/>
            <w:hideMark/>
            <w:tcPrChange w:id="1750" w:author="Stephen Wandro" w:date="2021-04-29T16:02:00Z">
              <w:tcPr>
                <w:tcW w:w="3416" w:type="dxa"/>
                <w:gridSpan w:val="3"/>
                <w:noWrap/>
                <w:hideMark/>
              </w:tcPr>
            </w:tcPrChange>
          </w:tcPr>
          <w:p w14:paraId="69F398B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1" w:author="Stephen Wandro" w:date="2021-04-29T15:36:00Z"/>
                <w:rFonts w:ascii="Arial" w:hAnsi="Arial" w:cs="Arial"/>
                <w:color w:val="000000"/>
                <w:sz w:val="16"/>
                <w:szCs w:val="16"/>
              </w:rPr>
            </w:pPr>
            <w:ins w:id="1752" w:author="Stephen Wandro" w:date="2021-04-29T15:36:00Z">
              <w:r w:rsidRPr="002F7687">
                <w:rPr>
                  <w:rFonts w:ascii="Arial" w:hAnsi="Arial" w:cs="Arial"/>
                  <w:color w:val="000000"/>
                  <w:sz w:val="16"/>
                  <w:szCs w:val="16"/>
                </w:rPr>
                <w:t>Tyrosine-protein kinase EpsD (EC 2.7.10.2)</w:t>
              </w:r>
            </w:ins>
          </w:p>
        </w:tc>
        <w:tc>
          <w:tcPr>
            <w:tcW w:w="1085" w:type="dxa"/>
            <w:noWrap/>
            <w:hideMark/>
            <w:tcPrChange w:id="1753" w:author="Stephen Wandro" w:date="2021-04-29T16:02:00Z">
              <w:tcPr>
                <w:tcW w:w="1085" w:type="dxa"/>
                <w:noWrap/>
                <w:hideMark/>
              </w:tcPr>
            </w:tcPrChange>
          </w:tcPr>
          <w:p w14:paraId="41360FA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4" w:author="Stephen Wandro" w:date="2021-04-29T15:36:00Z"/>
                <w:rFonts w:ascii="Arial" w:hAnsi="Arial" w:cs="Arial"/>
                <w:color w:val="000000"/>
                <w:sz w:val="16"/>
                <w:szCs w:val="16"/>
              </w:rPr>
            </w:pPr>
            <w:ins w:id="1755" w:author="Stephen Wandro" w:date="2021-04-29T15:36:00Z">
              <w:r w:rsidRPr="002F7687">
                <w:rPr>
                  <w:rFonts w:ascii="Arial" w:hAnsi="Arial" w:cs="Arial"/>
                  <w:color w:val="000000"/>
                  <w:sz w:val="16"/>
                  <w:szCs w:val="16"/>
                </w:rPr>
                <w:t> </w:t>
              </w:r>
            </w:ins>
          </w:p>
        </w:tc>
        <w:tc>
          <w:tcPr>
            <w:tcW w:w="1186" w:type="dxa"/>
            <w:noWrap/>
            <w:hideMark/>
            <w:tcPrChange w:id="1756" w:author="Stephen Wandro" w:date="2021-04-29T16:02:00Z">
              <w:tcPr>
                <w:tcW w:w="1186" w:type="dxa"/>
                <w:noWrap/>
                <w:hideMark/>
              </w:tcPr>
            </w:tcPrChange>
          </w:tcPr>
          <w:p w14:paraId="5203407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7" w:author="Stephen Wandro" w:date="2021-04-29T15:36:00Z"/>
                <w:rFonts w:ascii="Arial" w:hAnsi="Arial" w:cs="Arial"/>
                <w:color w:val="000000"/>
                <w:sz w:val="16"/>
                <w:szCs w:val="16"/>
              </w:rPr>
            </w:pPr>
            <w:ins w:id="1758" w:author="Stephen Wandro" w:date="2021-04-29T15:36:00Z">
              <w:r w:rsidRPr="002F7687">
                <w:rPr>
                  <w:rFonts w:ascii="Arial" w:hAnsi="Arial" w:cs="Arial"/>
                  <w:color w:val="000000"/>
                  <w:sz w:val="16"/>
                  <w:szCs w:val="16"/>
                </w:rPr>
                <w:t>SNP</w:t>
              </w:r>
            </w:ins>
          </w:p>
        </w:tc>
        <w:tc>
          <w:tcPr>
            <w:tcW w:w="1475" w:type="dxa"/>
            <w:gridSpan w:val="2"/>
            <w:noWrap/>
            <w:hideMark/>
            <w:tcPrChange w:id="1759" w:author="Stephen Wandro" w:date="2021-04-29T16:02:00Z">
              <w:tcPr>
                <w:tcW w:w="1475" w:type="dxa"/>
                <w:gridSpan w:val="2"/>
                <w:noWrap/>
                <w:hideMark/>
              </w:tcPr>
            </w:tcPrChange>
          </w:tcPr>
          <w:p w14:paraId="61CD54B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60" w:author="Stephen Wandro" w:date="2021-04-29T15:36:00Z"/>
                <w:rFonts w:ascii="Arial" w:hAnsi="Arial" w:cs="Arial"/>
                <w:color w:val="000000"/>
                <w:sz w:val="16"/>
                <w:szCs w:val="16"/>
              </w:rPr>
            </w:pPr>
            <w:ins w:id="1761" w:author="Stephen Wandro" w:date="2021-04-29T15:36:00Z">
              <w:r w:rsidRPr="002F7687">
                <w:rPr>
                  <w:rFonts w:ascii="Arial" w:hAnsi="Arial" w:cs="Arial"/>
                  <w:color w:val="000000"/>
                  <w:sz w:val="16"/>
                  <w:szCs w:val="16"/>
                </w:rPr>
                <w:t>Yqw</w:t>
              </w:r>
            </w:ins>
          </w:p>
        </w:tc>
      </w:tr>
      <w:tr w:rsidR="009921B3" w:rsidRPr="002F7687" w14:paraId="49546A66"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762" w:author="Stephen Wandro" w:date="2021-04-29T15:36:00Z"/>
          <w:trPrChange w:id="17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64" w:author="Stephen Wandro" w:date="2021-04-29T16:02:00Z">
              <w:tcPr>
                <w:tcW w:w="1795" w:type="dxa"/>
                <w:gridSpan w:val="2"/>
                <w:noWrap/>
                <w:hideMark/>
              </w:tcPr>
            </w:tcPrChange>
          </w:tcPr>
          <w:p w14:paraId="2FE9D9A3"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765" w:author="Stephen Wandro" w:date="2021-04-29T15:36:00Z"/>
                <w:rFonts w:ascii="Arial" w:hAnsi="Arial" w:cs="Arial"/>
                <w:color w:val="000000"/>
                <w:sz w:val="16"/>
                <w:szCs w:val="16"/>
              </w:rPr>
            </w:pPr>
            <w:ins w:id="176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67" w:author="Stephen Wandro" w:date="2021-04-29T16:02:00Z">
              <w:tcPr>
                <w:tcW w:w="393" w:type="dxa"/>
                <w:noWrap/>
                <w:hideMark/>
              </w:tcPr>
            </w:tcPrChange>
          </w:tcPr>
          <w:p w14:paraId="394F1A1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68" w:author="Stephen Wandro" w:date="2021-04-29T15:36:00Z"/>
                <w:rFonts w:ascii="Arial" w:hAnsi="Arial" w:cs="Arial"/>
                <w:color w:val="000000"/>
                <w:sz w:val="16"/>
                <w:szCs w:val="16"/>
              </w:rPr>
            </w:pPr>
            <w:ins w:id="1769" w:author="Stephen Wandro" w:date="2021-04-29T15:36:00Z">
              <w:r w:rsidRPr="002F7687">
                <w:rPr>
                  <w:rFonts w:ascii="Arial" w:hAnsi="Arial" w:cs="Arial"/>
                  <w:sz w:val="16"/>
                  <w:szCs w:val="16"/>
                </w:rPr>
                <w:t>Ben</w:t>
              </w:r>
            </w:ins>
          </w:p>
        </w:tc>
        <w:tc>
          <w:tcPr>
            <w:tcW w:w="2994" w:type="dxa"/>
            <w:gridSpan w:val="3"/>
            <w:noWrap/>
            <w:hideMark/>
            <w:tcPrChange w:id="1770" w:author="Stephen Wandro" w:date="2021-04-29T16:02:00Z">
              <w:tcPr>
                <w:tcW w:w="3416" w:type="dxa"/>
                <w:gridSpan w:val="3"/>
                <w:noWrap/>
                <w:hideMark/>
              </w:tcPr>
            </w:tcPrChange>
          </w:tcPr>
          <w:p w14:paraId="2AA95A1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1" w:author="Stephen Wandro" w:date="2021-04-29T15:36:00Z"/>
                <w:rFonts w:ascii="Arial" w:hAnsi="Arial" w:cs="Arial"/>
                <w:color w:val="000000"/>
                <w:sz w:val="16"/>
                <w:szCs w:val="16"/>
              </w:rPr>
            </w:pPr>
            <w:ins w:id="1772" w:author="Stephen Wandro" w:date="2021-04-29T15:36:00Z">
              <w:r w:rsidRPr="002F7687">
                <w:rPr>
                  <w:rFonts w:ascii="Arial" w:hAnsi="Arial" w:cs="Arial"/>
                  <w:sz w:val="16"/>
                  <w:szCs w:val="16"/>
                </w:rPr>
                <w:t>Tyrosine-protein kinase EpsD (EC 2.7.10.2)</w:t>
              </w:r>
            </w:ins>
          </w:p>
        </w:tc>
        <w:tc>
          <w:tcPr>
            <w:tcW w:w="1085" w:type="dxa"/>
            <w:noWrap/>
            <w:hideMark/>
            <w:tcPrChange w:id="1773" w:author="Stephen Wandro" w:date="2021-04-29T16:02:00Z">
              <w:tcPr>
                <w:tcW w:w="1085" w:type="dxa"/>
                <w:noWrap/>
                <w:hideMark/>
              </w:tcPr>
            </w:tcPrChange>
          </w:tcPr>
          <w:p w14:paraId="3DF328B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4" w:author="Stephen Wandro" w:date="2021-04-29T15:36:00Z"/>
                <w:rFonts w:ascii="Arial" w:hAnsi="Arial" w:cs="Arial"/>
                <w:color w:val="000000"/>
                <w:sz w:val="16"/>
                <w:szCs w:val="16"/>
              </w:rPr>
            </w:pPr>
            <w:ins w:id="1775" w:author="Stephen Wandro" w:date="2021-04-29T15:36:00Z">
              <w:r w:rsidRPr="002F7687">
                <w:rPr>
                  <w:rFonts w:ascii="Arial" w:hAnsi="Arial" w:cs="Arial"/>
                  <w:color w:val="000000"/>
                  <w:sz w:val="16"/>
                  <w:szCs w:val="16"/>
                </w:rPr>
                <w:t> </w:t>
              </w:r>
            </w:ins>
          </w:p>
        </w:tc>
        <w:tc>
          <w:tcPr>
            <w:tcW w:w="1186" w:type="dxa"/>
            <w:noWrap/>
            <w:hideMark/>
            <w:tcPrChange w:id="1776" w:author="Stephen Wandro" w:date="2021-04-29T16:02:00Z">
              <w:tcPr>
                <w:tcW w:w="1186" w:type="dxa"/>
                <w:noWrap/>
                <w:hideMark/>
              </w:tcPr>
            </w:tcPrChange>
          </w:tcPr>
          <w:p w14:paraId="346D929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7" w:author="Stephen Wandro" w:date="2021-04-29T15:36:00Z"/>
                <w:rFonts w:ascii="Arial" w:hAnsi="Arial" w:cs="Arial"/>
                <w:color w:val="000000"/>
                <w:sz w:val="16"/>
                <w:szCs w:val="16"/>
              </w:rPr>
            </w:pPr>
            <w:ins w:id="1778" w:author="Stephen Wandro" w:date="2021-04-29T15:36:00Z">
              <w:r w:rsidRPr="002F7687">
                <w:rPr>
                  <w:rFonts w:ascii="Arial" w:hAnsi="Arial" w:cs="Arial"/>
                  <w:color w:val="000000"/>
                  <w:sz w:val="16"/>
                  <w:szCs w:val="16"/>
                </w:rPr>
                <w:t>SNP</w:t>
              </w:r>
            </w:ins>
          </w:p>
        </w:tc>
        <w:tc>
          <w:tcPr>
            <w:tcW w:w="1475" w:type="dxa"/>
            <w:gridSpan w:val="2"/>
            <w:noWrap/>
            <w:hideMark/>
            <w:tcPrChange w:id="1779" w:author="Stephen Wandro" w:date="2021-04-29T16:02:00Z">
              <w:tcPr>
                <w:tcW w:w="1475" w:type="dxa"/>
                <w:gridSpan w:val="2"/>
                <w:noWrap/>
                <w:hideMark/>
              </w:tcPr>
            </w:tcPrChange>
          </w:tcPr>
          <w:p w14:paraId="6A9DF88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80" w:author="Stephen Wandro" w:date="2021-04-29T15:36:00Z"/>
                <w:rFonts w:ascii="Arial" w:hAnsi="Arial" w:cs="Arial"/>
                <w:color w:val="000000"/>
                <w:sz w:val="16"/>
                <w:szCs w:val="16"/>
              </w:rPr>
            </w:pPr>
            <w:ins w:id="1781" w:author="Stephen Wandro" w:date="2021-04-29T15:36:00Z">
              <w:r w:rsidRPr="002F7687">
                <w:rPr>
                  <w:rFonts w:ascii="Arial" w:hAnsi="Arial" w:cs="Arial"/>
                  <w:sz w:val="16"/>
                  <w:szCs w:val="16"/>
                </w:rPr>
                <w:t>Yqw</w:t>
              </w:r>
            </w:ins>
          </w:p>
        </w:tc>
      </w:tr>
      <w:tr w:rsidR="009921B3" w:rsidRPr="002F7687" w14:paraId="33F72BD0" w14:textId="77777777" w:rsidTr="009921B3">
        <w:trPr>
          <w:gridAfter w:val="1"/>
          <w:trHeight w:val="270"/>
          <w:ins w:id="1782" w:author="Stephen Wandro" w:date="2021-04-29T15:36:00Z"/>
          <w:trPrChange w:id="17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84" w:author="Stephen Wandro" w:date="2021-04-29T16:02:00Z">
              <w:tcPr>
                <w:tcW w:w="1795" w:type="dxa"/>
                <w:gridSpan w:val="2"/>
                <w:noWrap/>
                <w:hideMark/>
              </w:tcPr>
            </w:tcPrChange>
          </w:tcPr>
          <w:p w14:paraId="4682A199" w14:textId="77777777" w:rsidR="002F7687" w:rsidRPr="002F7687" w:rsidRDefault="002F7687" w:rsidP="002F7687">
            <w:pPr>
              <w:jc w:val="center"/>
              <w:rPr>
                <w:ins w:id="1785" w:author="Stephen Wandro" w:date="2021-04-29T15:36:00Z"/>
                <w:rFonts w:ascii="Arial" w:hAnsi="Arial" w:cs="Arial"/>
                <w:color w:val="000000"/>
                <w:sz w:val="16"/>
                <w:szCs w:val="16"/>
              </w:rPr>
            </w:pPr>
            <w:ins w:id="178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87" w:author="Stephen Wandro" w:date="2021-04-29T16:02:00Z">
              <w:tcPr>
                <w:tcW w:w="393" w:type="dxa"/>
                <w:noWrap/>
                <w:hideMark/>
              </w:tcPr>
            </w:tcPrChange>
          </w:tcPr>
          <w:p w14:paraId="1C7E3C8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88" w:author="Stephen Wandro" w:date="2021-04-29T15:36:00Z"/>
                <w:rFonts w:ascii="Arial" w:hAnsi="Arial" w:cs="Arial"/>
                <w:color w:val="000000"/>
                <w:sz w:val="16"/>
                <w:szCs w:val="16"/>
              </w:rPr>
            </w:pPr>
            <w:ins w:id="1789" w:author="Stephen Wandro" w:date="2021-04-29T15:36:00Z">
              <w:r w:rsidRPr="002F7687">
                <w:rPr>
                  <w:rFonts w:ascii="Arial" w:hAnsi="Arial" w:cs="Arial"/>
                  <w:color w:val="000000"/>
                  <w:sz w:val="16"/>
                  <w:szCs w:val="16"/>
                </w:rPr>
                <w:t>Ben</w:t>
              </w:r>
            </w:ins>
          </w:p>
        </w:tc>
        <w:tc>
          <w:tcPr>
            <w:tcW w:w="2994" w:type="dxa"/>
            <w:gridSpan w:val="3"/>
            <w:noWrap/>
            <w:hideMark/>
            <w:tcPrChange w:id="1790" w:author="Stephen Wandro" w:date="2021-04-29T16:02:00Z">
              <w:tcPr>
                <w:tcW w:w="3416" w:type="dxa"/>
                <w:gridSpan w:val="3"/>
                <w:noWrap/>
                <w:hideMark/>
              </w:tcPr>
            </w:tcPrChange>
          </w:tcPr>
          <w:p w14:paraId="31E5E27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1" w:author="Stephen Wandro" w:date="2021-04-29T15:36:00Z"/>
                <w:rFonts w:ascii="Arial" w:hAnsi="Arial" w:cs="Arial"/>
                <w:color w:val="000000"/>
                <w:sz w:val="16"/>
                <w:szCs w:val="16"/>
              </w:rPr>
            </w:pPr>
            <w:ins w:id="1792" w:author="Stephen Wandro" w:date="2021-04-29T15:36:00Z">
              <w:r w:rsidRPr="002F7687">
                <w:rPr>
                  <w:rFonts w:ascii="Arial" w:hAnsi="Arial" w:cs="Arial"/>
                  <w:color w:val="000000"/>
                  <w:sz w:val="16"/>
                  <w:szCs w:val="16"/>
                </w:rPr>
                <w:t>DNA-directed RNA polymerase beta subunit (EC 2.7.7.6)</w:t>
              </w:r>
            </w:ins>
          </w:p>
        </w:tc>
        <w:tc>
          <w:tcPr>
            <w:tcW w:w="1085" w:type="dxa"/>
            <w:noWrap/>
            <w:hideMark/>
            <w:tcPrChange w:id="1793" w:author="Stephen Wandro" w:date="2021-04-29T16:02:00Z">
              <w:tcPr>
                <w:tcW w:w="1085" w:type="dxa"/>
                <w:noWrap/>
                <w:hideMark/>
              </w:tcPr>
            </w:tcPrChange>
          </w:tcPr>
          <w:p w14:paraId="5B2E932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4" w:author="Stephen Wandro" w:date="2021-04-29T15:36:00Z"/>
                <w:rFonts w:ascii="Arial" w:hAnsi="Arial" w:cs="Arial"/>
                <w:color w:val="000000"/>
                <w:sz w:val="16"/>
                <w:szCs w:val="16"/>
              </w:rPr>
            </w:pPr>
            <w:ins w:id="1795" w:author="Stephen Wandro" w:date="2021-04-29T15:36:00Z">
              <w:r w:rsidRPr="002F7687">
                <w:rPr>
                  <w:rFonts w:ascii="Arial" w:hAnsi="Arial" w:cs="Arial"/>
                  <w:color w:val="000000"/>
                  <w:sz w:val="16"/>
                  <w:szCs w:val="16"/>
                </w:rPr>
                <w:t> </w:t>
              </w:r>
            </w:ins>
          </w:p>
        </w:tc>
        <w:tc>
          <w:tcPr>
            <w:tcW w:w="1186" w:type="dxa"/>
            <w:noWrap/>
            <w:hideMark/>
            <w:tcPrChange w:id="1796" w:author="Stephen Wandro" w:date="2021-04-29T16:02:00Z">
              <w:tcPr>
                <w:tcW w:w="1186" w:type="dxa"/>
                <w:noWrap/>
                <w:hideMark/>
              </w:tcPr>
            </w:tcPrChange>
          </w:tcPr>
          <w:p w14:paraId="24D00C6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7" w:author="Stephen Wandro" w:date="2021-04-29T15:36:00Z"/>
                <w:rFonts w:ascii="Arial" w:hAnsi="Arial" w:cs="Arial"/>
                <w:color w:val="000000"/>
                <w:sz w:val="16"/>
                <w:szCs w:val="16"/>
              </w:rPr>
            </w:pPr>
            <w:ins w:id="1798" w:author="Stephen Wandro" w:date="2021-04-29T15:36:00Z">
              <w:r w:rsidRPr="002F7687">
                <w:rPr>
                  <w:rFonts w:ascii="Arial" w:hAnsi="Arial" w:cs="Arial"/>
                  <w:color w:val="000000"/>
                  <w:sz w:val="16"/>
                  <w:szCs w:val="16"/>
                </w:rPr>
                <w:t>SNP</w:t>
              </w:r>
            </w:ins>
          </w:p>
        </w:tc>
        <w:tc>
          <w:tcPr>
            <w:tcW w:w="1475" w:type="dxa"/>
            <w:gridSpan w:val="2"/>
            <w:noWrap/>
            <w:hideMark/>
            <w:tcPrChange w:id="1799" w:author="Stephen Wandro" w:date="2021-04-29T16:02:00Z">
              <w:tcPr>
                <w:tcW w:w="1475" w:type="dxa"/>
                <w:gridSpan w:val="2"/>
                <w:noWrap/>
                <w:hideMark/>
              </w:tcPr>
            </w:tcPrChange>
          </w:tcPr>
          <w:p w14:paraId="5C79492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00" w:author="Stephen Wandro" w:date="2021-04-29T15:36:00Z"/>
                <w:rFonts w:ascii="Arial" w:hAnsi="Arial" w:cs="Arial"/>
                <w:color w:val="000000"/>
                <w:sz w:val="16"/>
                <w:szCs w:val="16"/>
              </w:rPr>
            </w:pPr>
            <w:ins w:id="1801" w:author="Stephen Wandro" w:date="2021-04-29T15:36:00Z">
              <w:r w:rsidRPr="002F7687">
                <w:rPr>
                  <w:rFonts w:ascii="Arial" w:hAnsi="Arial" w:cs="Arial"/>
                  <w:color w:val="000000"/>
                  <w:sz w:val="16"/>
                  <w:szCs w:val="16"/>
                </w:rPr>
                <w:t> </w:t>
              </w:r>
            </w:ins>
          </w:p>
        </w:tc>
      </w:tr>
      <w:tr w:rsidR="009921B3" w:rsidRPr="002F7687" w14:paraId="74EB8AC8"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02" w:author="Stephen Wandro" w:date="2021-04-29T15:36:00Z"/>
          <w:trPrChange w:id="18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04" w:author="Stephen Wandro" w:date="2021-04-29T16:02:00Z">
              <w:tcPr>
                <w:tcW w:w="1795" w:type="dxa"/>
                <w:gridSpan w:val="2"/>
                <w:noWrap/>
                <w:hideMark/>
              </w:tcPr>
            </w:tcPrChange>
          </w:tcPr>
          <w:p w14:paraId="2C58A693"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05" w:author="Stephen Wandro" w:date="2021-04-29T15:36:00Z"/>
                <w:rFonts w:ascii="Arial" w:hAnsi="Arial" w:cs="Arial"/>
                <w:color w:val="000000"/>
                <w:sz w:val="16"/>
                <w:szCs w:val="16"/>
              </w:rPr>
            </w:pPr>
            <w:ins w:id="180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07" w:author="Stephen Wandro" w:date="2021-04-29T16:02:00Z">
              <w:tcPr>
                <w:tcW w:w="393" w:type="dxa"/>
                <w:noWrap/>
                <w:hideMark/>
              </w:tcPr>
            </w:tcPrChange>
          </w:tcPr>
          <w:p w14:paraId="5FFB315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08" w:author="Stephen Wandro" w:date="2021-04-29T15:36:00Z"/>
                <w:rFonts w:ascii="Arial" w:hAnsi="Arial" w:cs="Arial"/>
                <w:color w:val="000000"/>
                <w:sz w:val="16"/>
                <w:szCs w:val="16"/>
              </w:rPr>
            </w:pPr>
            <w:ins w:id="1809" w:author="Stephen Wandro" w:date="2021-04-29T15:36:00Z">
              <w:r w:rsidRPr="002F7687">
                <w:rPr>
                  <w:rFonts w:ascii="Arial" w:hAnsi="Arial" w:cs="Arial"/>
                  <w:sz w:val="16"/>
                  <w:szCs w:val="16"/>
                </w:rPr>
                <w:t>Bill</w:t>
              </w:r>
            </w:ins>
          </w:p>
        </w:tc>
        <w:tc>
          <w:tcPr>
            <w:tcW w:w="2994" w:type="dxa"/>
            <w:gridSpan w:val="3"/>
            <w:noWrap/>
            <w:hideMark/>
            <w:tcPrChange w:id="1810" w:author="Stephen Wandro" w:date="2021-04-29T16:02:00Z">
              <w:tcPr>
                <w:tcW w:w="3416" w:type="dxa"/>
                <w:gridSpan w:val="3"/>
                <w:noWrap/>
                <w:hideMark/>
              </w:tcPr>
            </w:tcPrChange>
          </w:tcPr>
          <w:p w14:paraId="42A0AB9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1" w:author="Stephen Wandro" w:date="2021-04-29T15:36:00Z"/>
                <w:rFonts w:ascii="Arial" w:hAnsi="Arial" w:cs="Arial"/>
                <w:color w:val="000000"/>
                <w:sz w:val="16"/>
                <w:szCs w:val="16"/>
              </w:rPr>
            </w:pPr>
            <w:ins w:id="1812" w:author="Stephen Wandro" w:date="2021-04-29T15:36:00Z">
              <w:r w:rsidRPr="002F7687">
                <w:rPr>
                  <w:rFonts w:ascii="Arial" w:hAnsi="Arial" w:cs="Arial"/>
                  <w:sz w:val="16"/>
                  <w:szCs w:val="16"/>
                </w:rPr>
                <w:t>Tyrosine-protein kinase EpsD (EC 2.7.10.2)</w:t>
              </w:r>
            </w:ins>
          </w:p>
        </w:tc>
        <w:tc>
          <w:tcPr>
            <w:tcW w:w="1085" w:type="dxa"/>
            <w:noWrap/>
            <w:hideMark/>
            <w:tcPrChange w:id="1813" w:author="Stephen Wandro" w:date="2021-04-29T16:02:00Z">
              <w:tcPr>
                <w:tcW w:w="1085" w:type="dxa"/>
                <w:noWrap/>
                <w:hideMark/>
              </w:tcPr>
            </w:tcPrChange>
          </w:tcPr>
          <w:p w14:paraId="28E2FF7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4" w:author="Stephen Wandro" w:date="2021-04-29T15:36:00Z"/>
                <w:rFonts w:ascii="Arial" w:hAnsi="Arial" w:cs="Arial"/>
                <w:color w:val="000000"/>
                <w:sz w:val="16"/>
                <w:szCs w:val="16"/>
              </w:rPr>
            </w:pPr>
            <w:ins w:id="1815" w:author="Stephen Wandro" w:date="2021-04-29T15:36:00Z">
              <w:r w:rsidRPr="002F7687">
                <w:rPr>
                  <w:rFonts w:ascii="Arial" w:hAnsi="Arial" w:cs="Arial"/>
                  <w:color w:val="000000"/>
                  <w:sz w:val="16"/>
                  <w:szCs w:val="16"/>
                </w:rPr>
                <w:t> </w:t>
              </w:r>
            </w:ins>
          </w:p>
        </w:tc>
        <w:tc>
          <w:tcPr>
            <w:tcW w:w="1186" w:type="dxa"/>
            <w:noWrap/>
            <w:hideMark/>
            <w:tcPrChange w:id="1816" w:author="Stephen Wandro" w:date="2021-04-29T16:02:00Z">
              <w:tcPr>
                <w:tcW w:w="1186" w:type="dxa"/>
                <w:noWrap/>
                <w:hideMark/>
              </w:tcPr>
            </w:tcPrChange>
          </w:tcPr>
          <w:p w14:paraId="27705D7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7" w:author="Stephen Wandro" w:date="2021-04-29T15:36:00Z"/>
                <w:rFonts w:ascii="Arial" w:hAnsi="Arial" w:cs="Arial"/>
                <w:color w:val="000000"/>
                <w:sz w:val="16"/>
                <w:szCs w:val="16"/>
              </w:rPr>
            </w:pPr>
            <w:ins w:id="1818" w:author="Stephen Wandro" w:date="2021-04-29T15:36:00Z">
              <w:r w:rsidRPr="002F7687">
                <w:rPr>
                  <w:rFonts w:ascii="Arial" w:hAnsi="Arial" w:cs="Arial"/>
                  <w:color w:val="000000"/>
                  <w:sz w:val="16"/>
                  <w:szCs w:val="16"/>
                </w:rPr>
                <w:t>SNP</w:t>
              </w:r>
            </w:ins>
          </w:p>
        </w:tc>
        <w:tc>
          <w:tcPr>
            <w:tcW w:w="1475" w:type="dxa"/>
            <w:gridSpan w:val="2"/>
            <w:noWrap/>
            <w:hideMark/>
            <w:tcPrChange w:id="1819" w:author="Stephen Wandro" w:date="2021-04-29T16:02:00Z">
              <w:tcPr>
                <w:tcW w:w="1475" w:type="dxa"/>
                <w:gridSpan w:val="2"/>
                <w:noWrap/>
                <w:hideMark/>
              </w:tcPr>
            </w:tcPrChange>
          </w:tcPr>
          <w:p w14:paraId="1CBF60A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20" w:author="Stephen Wandro" w:date="2021-04-29T15:36:00Z"/>
                <w:rFonts w:ascii="Arial" w:hAnsi="Arial" w:cs="Arial"/>
                <w:color w:val="000000"/>
                <w:sz w:val="16"/>
                <w:szCs w:val="16"/>
              </w:rPr>
            </w:pPr>
            <w:ins w:id="1821" w:author="Stephen Wandro" w:date="2021-04-29T15:36:00Z">
              <w:r w:rsidRPr="002F7687">
                <w:rPr>
                  <w:rFonts w:ascii="Arial" w:hAnsi="Arial" w:cs="Arial"/>
                  <w:sz w:val="16"/>
                  <w:szCs w:val="16"/>
                </w:rPr>
                <w:t>Yqw</w:t>
              </w:r>
            </w:ins>
          </w:p>
        </w:tc>
      </w:tr>
      <w:tr w:rsidR="009921B3" w:rsidRPr="002F7687" w14:paraId="522E071C" w14:textId="77777777" w:rsidTr="009921B3">
        <w:trPr>
          <w:gridAfter w:val="1"/>
          <w:trHeight w:val="270"/>
          <w:ins w:id="1822" w:author="Stephen Wandro" w:date="2021-04-29T15:36:00Z"/>
          <w:trPrChange w:id="18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24" w:author="Stephen Wandro" w:date="2021-04-29T16:02:00Z">
              <w:tcPr>
                <w:tcW w:w="1795" w:type="dxa"/>
                <w:gridSpan w:val="2"/>
                <w:noWrap/>
                <w:hideMark/>
              </w:tcPr>
            </w:tcPrChange>
          </w:tcPr>
          <w:p w14:paraId="0B3809A1" w14:textId="77777777" w:rsidR="002F7687" w:rsidRPr="002F7687" w:rsidRDefault="002F7687" w:rsidP="002F7687">
            <w:pPr>
              <w:jc w:val="center"/>
              <w:rPr>
                <w:ins w:id="1825" w:author="Stephen Wandro" w:date="2021-04-29T15:36:00Z"/>
                <w:rFonts w:ascii="Arial" w:hAnsi="Arial" w:cs="Arial"/>
                <w:color w:val="000000"/>
                <w:sz w:val="16"/>
                <w:szCs w:val="16"/>
              </w:rPr>
            </w:pPr>
            <w:ins w:id="182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27" w:author="Stephen Wandro" w:date="2021-04-29T16:02:00Z">
              <w:tcPr>
                <w:tcW w:w="393" w:type="dxa"/>
                <w:noWrap/>
                <w:hideMark/>
              </w:tcPr>
            </w:tcPrChange>
          </w:tcPr>
          <w:p w14:paraId="7FD6196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28" w:author="Stephen Wandro" w:date="2021-04-29T15:36:00Z"/>
                <w:rFonts w:ascii="Arial" w:hAnsi="Arial" w:cs="Arial"/>
                <w:color w:val="000000"/>
                <w:sz w:val="16"/>
                <w:szCs w:val="16"/>
              </w:rPr>
            </w:pPr>
            <w:ins w:id="1829" w:author="Stephen Wandro" w:date="2021-04-29T15:36:00Z">
              <w:r w:rsidRPr="002F7687">
                <w:rPr>
                  <w:rFonts w:ascii="Arial" w:hAnsi="Arial" w:cs="Arial"/>
                  <w:sz w:val="16"/>
                  <w:szCs w:val="16"/>
                </w:rPr>
                <w:t>Bob</w:t>
              </w:r>
            </w:ins>
          </w:p>
        </w:tc>
        <w:tc>
          <w:tcPr>
            <w:tcW w:w="2994" w:type="dxa"/>
            <w:gridSpan w:val="3"/>
            <w:noWrap/>
            <w:hideMark/>
            <w:tcPrChange w:id="1830" w:author="Stephen Wandro" w:date="2021-04-29T16:02:00Z">
              <w:tcPr>
                <w:tcW w:w="3416" w:type="dxa"/>
                <w:gridSpan w:val="3"/>
                <w:noWrap/>
                <w:hideMark/>
              </w:tcPr>
            </w:tcPrChange>
          </w:tcPr>
          <w:p w14:paraId="5399CCA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1" w:author="Stephen Wandro" w:date="2021-04-29T15:36:00Z"/>
                <w:rFonts w:ascii="Arial" w:hAnsi="Arial" w:cs="Arial"/>
                <w:color w:val="000000"/>
                <w:sz w:val="16"/>
                <w:szCs w:val="16"/>
              </w:rPr>
            </w:pPr>
            <w:ins w:id="1832" w:author="Stephen Wandro" w:date="2021-04-29T15:36:00Z">
              <w:r w:rsidRPr="002F7687">
                <w:rPr>
                  <w:rFonts w:ascii="Arial" w:hAnsi="Arial" w:cs="Arial"/>
                  <w:sz w:val="16"/>
                  <w:szCs w:val="16"/>
                </w:rPr>
                <w:t>Two-component transcriptional response regulator, LuxR family</w:t>
              </w:r>
            </w:ins>
          </w:p>
        </w:tc>
        <w:tc>
          <w:tcPr>
            <w:tcW w:w="1085" w:type="dxa"/>
            <w:noWrap/>
            <w:hideMark/>
            <w:tcPrChange w:id="1833" w:author="Stephen Wandro" w:date="2021-04-29T16:02:00Z">
              <w:tcPr>
                <w:tcW w:w="1085" w:type="dxa"/>
                <w:noWrap/>
                <w:hideMark/>
              </w:tcPr>
            </w:tcPrChange>
          </w:tcPr>
          <w:p w14:paraId="4E4BFD2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4" w:author="Stephen Wandro" w:date="2021-04-29T15:36:00Z"/>
                <w:rFonts w:ascii="Arial" w:hAnsi="Arial" w:cs="Arial"/>
                <w:color w:val="000000"/>
                <w:sz w:val="16"/>
                <w:szCs w:val="16"/>
              </w:rPr>
            </w:pPr>
            <w:ins w:id="1835" w:author="Stephen Wandro" w:date="2021-04-29T15:36:00Z">
              <w:r w:rsidRPr="002F7687">
                <w:rPr>
                  <w:rFonts w:ascii="Arial" w:hAnsi="Arial" w:cs="Arial"/>
                  <w:color w:val="000000"/>
                  <w:sz w:val="16"/>
                  <w:szCs w:val="16"/>
                </w:rPr>
                <w:t> </w:t>
              </w:r>
            </w:ins>
          </w:p>
        </w:tc>
        <w:tc>
          <w:tcPr>
            <w:tcW w:w="1186" w:type="dxa"/>
            <w:noWrap/>
            <w:hideMark/>
            <w:tcPrChange w:id="1836" w:author="Stephen Wandro" w:date="2021-04-29T16:02:00Z">
              <w:tcPr>
                <w:tcW w:w="1186" w:type="dxa"/>
                <w:noWrap/>
                <w:hideMark/>
              </w:tcPr>
            </w:tcPrChange>
          </w:tcPr>
          <w:p w14:paraId="543B91A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7" w:author="Stephen Wandro" w:date="2021-04-29T15:36:00Z"/>
                <w:rFonts w:ascii="Arial" w:hAnsi="Arial" w:cs="Arial"/>
                <w:color w:val="000000"/>
                <w:sz w:val="16"/>
                <w:szCs w:val="16"/>
              </w:rPr>
            </w:pPr>
            <w:ins w:id="1838" w:author="Stephen Wandro" w:date="2021-04-29T15:36:00Z">
              <w:r w:rsidRPr="002F7687">
                <w:rPr>
                  <w:rFonts w:ascii="Arial" w:hAnsi="Arial" w:cs="Arial"/>
                  <w:color w:val="000000"/>
                  <w:sz w:val="16"/>
                  <w:szCs w:val="16"/>
                </w:rPr>
                <w:t>SNP</w:t>
              </w:r>
            </w:ins>
          </w:p>
        </w:tc>
        <w:tc>
          <w:tcPr>
            <w:tcW w:w="1475" w:type="dxa"/>
            <w:gridSpan w:val="2"/>
            <w:noWrap/>
            <w:hideMark/>
            <w:tcPrChange w:id="1839" w:author="Stephen Wandro" w:date="2021-04-29T16:02:00Z">
              <w:tcPr>
                <w:tcW w:w="1475" w:type="dxa"/>
                <w:gridSpan w:val="2"/>
                <w:noWrap/>
                <w:hideMark/>
              </w:tcPr>
            </w:tcPrChange>
          </w:tcPr>
          <w:p w14:paraId="0C4F1D9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40" w:author="Stephen Wandro" w:date="2021-04-29T15:36:00Z"/>
                <w:rFonts w:ascii="Arial" w:hAnsi="Arial" w:cs="Arial"/>
                <w:color w:val="000000"/>
                <w:sz w:val="16"/>
                <w:szCs w:val="16"/>
              </w:rPr>
            </w:pPr>
            <w:ins w:id="1841" w:author="Stephen Wandro" w:date="2021-04-29T15:36:00Z">
              <w:r w:rsidRPr="002F7687">
                <w:rPr>
                  <w:rFonts w:ascii="Arial" w:hAnsi="Arial" w:cs="Arial"/>
                  <w:color w:val="000000"/>
                  <w:sz w:val="16"/>
                  <w:szCs w:val="16"/>
                </w:rPr>
                <w:t> </w:t>
              </w:r>
            </w:ins>
          </w:p>
        </w:tc>
      </w:tr>
      <w:tr w:rsidR="009921B3" w:rsidRPr="002F7687" w14:paraId="0D855D3B"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42" w:author="Stephen Wandro" w:date="2021-04-29T15:36:00Z"/>
          <w:trPrChange w:id="18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44" w:author="Stephen Wandro" w:date="2021-04-29T16:02:00Z">
              <w:tcPr>
                <w:tcW w:w="1795" w:type="dxa"/>
                <w:gridSpan w:val="2"/>
                <w:noWrap/>
                <w:hideMark/>
              </w:tcPr>
            </w:tcPrChange>
          </w:tcPr>
          <w:p w14:paraId="4AD3A94B"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45" w:author="Stephen Wandro" w:date="2021-04-29T15:36:00Z"/>
                <w:rFonts w:ascii="Arial" w:hAnsi="Arial" w:cs="Arial"/>
                <w:color w:val="000000"/>
                <w:sz w:val="16"/>
                <w:szCs w:val="16"/>
              </w:rPr>
            </w:pPr>
            <w:ins w:id="184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47" w:author="Stephen Wandro" w:date="2021-04-29T16:02:00Z">
              <w:tcPr>
                <w:tcW w:w="393" w:type="dxa"/>
                <w:noWrap/>
                <w:hideMark/>
              </w:tcPr>
            </w:tcPrChange>
          </w:tcPr>
          <w:p w14:paraId="3512803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48" w:author="Stephen Wandro" w:date="2021-04-29T15:36:00Z"/>
                <w:rFonts w:ascii="Arial" w:hAnsi="Arial" w:cs="Arial"/>
                <w:color w:val="000000"/>
                <w:sz w:val="16"/>
                <w:szCs w:val="16"/>
              </w:rPr>
            </w:pPr>
            <w:ins w:id="1849" w:author="Stephen Wandro" w:date="2021-04-29T15:36:00Z">
              <w:r w:rsidRPr="002F7687">
                <w:rPr>
                  <w:rFonts w:ascii="Arial" w:hAnsi="Arial" w:cs="Arial"/>
                  <w:color w:val="000000"/>
                  <w:sz w:val="16"/>
                  <w:szCs w:val="16"/>
                </w:rPr>
                <w:t>Bop</w:t>
              </w:r>
            </w:ins>
          </w:p>
        </w:tc>
        <w:tc>
          <w:tcPr>
            <w:tcW w:w="2994" w:type="dxa"/>
            <w:gridSpan w:val="3"/>
            <w:noWrap/>
            <w:hideMark/>
            <w:tcPrChange w:id="1850" w:author="Stephen Wandro" w:date="2021-04-29T16:02:00Z">
              <w:tcPr>
                <w:tcW w:w="3416" w:type="dxa"/>
                <w:gridSpan w:val="3"/>
                <w:noWrap/>
                <w:hideMark/>
              </w:tcPr>
            </w:tcPrChange>
          </w:tcPr>
          <w:p w14:paraId="21CD428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1" w:author="Stephen Wandro" w:date="2021-04-29T15:36:00Z"/>
                <w:rFonts w:ascii="Arial" w:hAnsi="Arial" w:cs="Arial"/>
                <w:color w:val="000000"/>
                <w:sz w:val="16"/>
                <w:szCs w:val="16"/>
              </w:rPr>
            </w:pPr>
            <w:ins w:id="1852" w:author="Stephen Wandro" w:date="2021-04-29T15:36:00Z">
              <w:r w:rsidRPr="002F7687">
                <w:rPr>
                  <w:rFonts w:ascii="Arial" w:hAnsi="Arial" w:cs="Arial"/>
                  <w:color w:val="000000"/>
                  <w:sz w:val="16"/>
                  <w:szCs w:val="16"/>
                </w:rPr>
                <w:t>UDP-N-acetylglucosamine 4,6-dehydratase (EC 4.2.1.135)</w:t>
              </w:r>
            </w:ins>
          </w:p>
        </w:tc>
        <w:tc>
          <w:tcPr>
            <w:tcW w:w="1085" w:type="dxa"/>
            <w:noWrap/>
            <w:hideMark/>
            <w:tcPrChange w:id="1853" w:author="Stephen Wandro" w:date="2021-04-29T16:02:00Z">
              <w:tcPr>
                <w:tcW w:w="1085" w:type="dxa"/>
                <w:noWrap/>
                <w:hideMark/>
              </w:tcPr>
            </w:tcPrChange>
          </w:tcPr>
          <w:p w14:paraId="5A7EF82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4" w:author="Stephen Wandro" w:date="2021-04-29T15:36:00Z"/>
                <w:rFonts w:ascii="Arial" w:hAnsi="Arial" w:cs="Arial"/>
                <w:color w:val="000000"/>
                <w:sz w:val="16"/>
                <w:szCs w:val="16"/>
              </w:rPr>
            </w:pPr>
            <w:ins w:id="1855" w:author="Stephen Wandro" w:date="2021-04-29T15:36:00Z">
              <w:r w:rsidRPr="002F7687">
                <w:rPr>
                  <w:rFonts w:ascii="Arial" w:hAnsi="Arial" w:cs="Arial"/>
                  <w:color w:val="000000"/>
                  <w:sz w:val="16"/>
                  <w:szCs w:val="16"/>
                </w:rPr>
                <w:t> </w:t>
              </w:r>
            </w:ins>
          </w:p>
        </w:tc>
        <w:tc>
          <w:tcPr>
            <w:tcW w:w="1186" w:type="dxa"/>
            <w:noWrap/>
            <w:hideMark/>
            <w:tcPrChange w:id="1856" w:author="Stephen Wandro" w:date="2021-04-29T16:02:00Z">
              <w:tcPr>
                <w:tcW w:w="1186" w:type="dxa"/>
                <w:noWrap/>
                <w:hideMark/>
              </w:tcPr>
            </w:tcPrChange>
          </w:tcPr>
          <w:p w14:paraId="5402132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7" w:author="Stephen Wandro" w:date="2021-04-29T15:36:00Z"/>
                <w:rFonts w:ascii="Arial" w:hAnsi="Arial" w:cs="Arial"/>
                <w:color w:val="000000"/>
                <w:sz w:val="16"/>
                <w:szCs w:val="16"/>
              </w:rPr>
            </w:pPr>
            <w:ins w:id="1858" w:author="Stephen Wandro" w:date="2021-04-29T15:36:00Z">
              <w:r w:rsidRPr="002F7687">
                <w:rPr>
                  <w:rFonts w:ascii="Arial" w:hAnsi="Arial" w:cs="Arial"/>
                  <w:color w:val="000000"/>
                  <w:sz w:val="16"/>
                  <w:szCs w:val="16"/>
                </w:rPr>
                <w:t>SNP</w:t>
              </w:r>
            </w:ins>
          </w:p>
        </w:tc>
        <w:tc>
          <w:tcPr>
            <w:tcW w:w="1475" w:type="dxa"/>
            <w:gridSpan w:val="2"/>
            <w:noWrap/>
            <w:hideMark/>
            <w:tcPrChange w:id="1859" w:author="Stephen Wandro" w:date="2021-04-29T16:02:00Z">
              <w:tcPr>
                <w:tcW w:w="1475" w:type="dxa"/>
                <w:gridSpan w:val="2"/>
                <w:noWrap/>
                <w:hideMark/>
              </w:tcPr>
            </w:tcPrChange>
          </w:tcPr>
          <w:p w14:paraId="6EA6BBF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60" w:author="Stephen Wandro" w:date="2021-04-29T15:36:00Z"/>
                <w:rFonts w:ascii="Arial" w:hAnsi="Arial" w:cs="Arial"/>
                <w:color w:val="000000"/>
                <w:sz w:val="16"/>
                <w:szCs w:val="16"/>
              </w:rPr>
            </w:pPr>
            <w:ins w:id="1861" w:author="Stephen Wandro" w:date="2021-04-29T15:36:00Z">
              <w:r w:rsidRPr="002F7687">
                <w:rPr>
                  <w:rFonts w:ascii="Arial" w:hAnsi="Arial" w:cs="Arial"/>
                  <w:color w:val="000000"/>
                  <w:sz w:val="16"/>
                  <w:szCs w:val="16"/>
                </w:rPr>
                <w:t> </w:t>
              </w:r>
            </w:ins>
          </w:p>
        </w:tc>
      </w:tr>
      <w:tr w:rsidR="009921B3" w:rsidRPr="002F7687" w14:paraId="3121FFCE" w14:textId="77777777" w:rsidTr="009921B3">
        <w:trPr>
          <w:gridAfter w:val="1"/>
          <w:trHeight w:val="270"/>
          <w:ins w:id="1862" w:author="Stephen Wandro" w:date="2021-04-29T15:36:00Z"/>
          <w:trPrChange w:id="186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64" w:author="Stephen Wandro" w:date="2021-04-29T16:02:00Z">
              <w:tcPr>
                <w:tcW w:w="1795" w:type="dxa"/>
                <w:gridSpan w:val="2"/>
                <w:noWrap/>
                <w:hideMark/>
              </w:tcPr>
            </w:tcPrChange>
          </w:tcPr>
          <w:p w14:paraId="50564EF7" w14:textId="77777777" w:rsidR="002F7687" w:rsidRPr="002F7687" w:rsidRDefault="002F7687" w:rsidP="002F7687">
            <w:pPr>
              <w:jc w:val="center"/>
              <w:rPr>
                <w:ins w:id="1865" w:author="Stephen Wandro" w:date="2021-04-29T15:36:00Z"/>
                <w:rFonts w:ascii="Arial" w:hAnsi="Arial" w:cs="Arial"/>
                <w:color w:val="000000"/>
                <w:sz w:val="16"/>
                <w:szCs w:val="16"/>
              </w:rPr>
            </w:pPr>
            <w:ins w:id="186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67" w:author="Stephen Wandro" w:date="2021-04-29T16:02:00Z">
              <w:tcPr>
                <w:tcW w:w="393" w:type="dxa"/>
                <w:noWrap/>
                <w:hideMark/>
              </w:tcPr>
            </w:tcPrChange>
          </w:tcPr>
          <w:p w14:paraId="1A202BD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68" w:author="Stephen Wandro" w:date="2021-04-29T15:36:00Z"/>
                <w:rFonts w:ascii="Arial" w:hAnsi="Arial" w:cs="Arial"/>
                <w:color w:val="000000"/>
                <w:sz w:val="16"/>
                <w:szCs w:val="16"/>
              </w:rPr>
            </w:pPr>
            <w:ins w:id="1869" w:author="Stephen Wandro" w:date="2021-04-29T15:36:00Z">
              <w:r w:rsidRPr="002F7687">
                <w:rPr>
                  <w:rFonts w:ascii="Arial" w:hAnsi="Arial" w:cs="Arial"/>
                  <w:sz w:val="16"/>
                  <w:szCs w:val="16"/>
                </w:rPr>
                <w:t>Bop</w:t>
              </w:r>
            </w:ins>
          </w:p>
        </w:tc>
        <w:tc>
          <w:tcPr>
            <w:tcW w:w="2994" w:type="dxa"/>
            <w:gridSpan w:val="3"/>
            <w:noWrap/>
            <w:hideMark/>
            <w:tcPrChange w:id="1870" w:author="Stephen Wandro" w:date="2021-04-29T16:02:00Z">
              <w:tcPr>
                <w:tcW w:w="3416" w:type="dxa"/>
                <w:gridSpan w:val="3"/>
                <w:noWrap/>
                <w:hideMark/>
              </w:tcPr>
            </w:tcPrChange>
          </w:tcPr>
          <w:p w14:paraId="5F3F270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1" w:author="Stephen Wandro" w:date="2021-04-29T15:36:00Z"/>
                <w:rFonts w:ascii="Arial" w:hAnsi="Arial" w:cs="Arial"/>
                <w:color w:val="000000"/>
                <w:sz w:val="16"/>
                <w:szCs w:val="16"/>
              </w:rPr>
            </w:pPr>
            <w:ins w:id="1872" w:author="Stephen Wandro" w:date="2021-04-29T15:36:00Z">
              <w:r w:rsidRPr="002F7687">
                <w:rPr>
                  <w:rFonts w:ascii="Arial" w:hAnsi="Arial" w:cs="Arial"/>
                  <w:sz w:val="16"/>
                  <w:szCs w:val="16"/>
                </w:rPr>
                <w:t>Tyrosine-protein kinase EpsD (EC 2.7.10.2)</w:t>
              </w:r>
            </w:ins>
          </w:p>
        </w:tc>
        <w:tc>
          <w:tcPr>
            <w:tcW w:w="1085" w:type="dxa"/>
            <w:noWrap/>
            <w:hideMark/>
            <w:tcPrChange w:id="1873" w:author="Stephen Wandro" w:date="2021-04-29T16:02:00Z">
              <w:tcPr>
                <w:tcW w:w="1085" w:type="dxa"/>
                <w:noWrap/>
                <w:hideMark/>
              </w:tcPr>
            </w:tcPrChange>
          </w:tcPr>
          <w:p w14:paraId="14C939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4" w:author="Stephen Wandro" w:date="2021-04-29T15:36:00Z"/>
                <w:rFonts w:ascii="Arial" w:hAnsi="Arial" w:cs="Arial"/>
                <w:color w:val="000000"/>
                <w:sz w:val="16"/>
                <w:szCs w:val="16"/>
              </w:rPr>
            </w:pPr>
            <w:ins w:id="1875" w:author="Stephen Wandro" w:date="2021-04-29T15:36:00Z">
              <w:r w:rsidRPr="002F7687">
                <w:rPr>
                  <w:rFonts w:ascii="Arial" w:hAnsi="Arial" w:cs="Arial"/>
                  <w:color w:val="000000"/>
                  <w:sz w:val="16"/>
                  <w:szCs w:val="16"/>
                </w:rPr>
                <w:t> </w:t>
              </w:r>
            </w:ins>
          </w:p>
        </w:tc>
        <w:tc>
          <w:tcPr>
            <w:tcW w:w="1186" w:type="dxa"/>
            <w:noWrap/>
            <w:hideMark/>
            <w:tcPrChange w:id="1876" w:author="Stephen Wandro" w:date="2021-04-29T16:02:00Z">
              <w:tcPr>
                <w:tcW w:w="1186" w:type="dxa"/>
                <w:noWrap/>
                <w:hideMark/>
              </w:tcPr>
            </w:tcPrChange>
          </w:tcPr>
          <w:p w14:paraId="06BA089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7" w:author="Stephen Wandro" w:date="2021-04-29T15:36:00Z"/>
                <w:rFonts w:ascii="Arial" w:hAnsi="Arial" w:cs="Arial"/>
                <w:color w:val="000000"/>
                <w:sz w:val="16"/>
                <w:szCs w:val="16"/>
              </w:rPr>
            </w:pPr>
            <w:ins w:id="1878" w:author="Stephen Wandro" w:date="2021-04-29T15:36:00Z">
              <w:r w:rsidRPr="002F7687">
                <w:rPr>
                  <w:rFonts w:ascii="Arial" w:hAnsi="Arial" w:cs="Arial"/>
                  <w:color w:val="000000"/>
                  <w:sz w:val="16"/>
                  <w:szCs w:val="16"/>
                </w:rPr>
                <w:t>SNP</w:t>
              </w:r>
            </w:ins>
          </w:p>
        </w:tc>
        <w:tc>
          <w:tcPr>
            <w:tcW w:w="1475" w:type="dxa"/>
            <w:gridSpan w:val="2"/>
            <w:noWrap/>
            <w:hideMark/>
            <w:tcPrChange w:id="1879" w:author="Stephen Wandro" w:date="2021-04-29T16:02:00Z">
              <w:tcPr>
                <w:tcW w:w="1475" w:type="dxa"/>
                <w:gridSpan w:val="2"/>
                <w:noWrap/>
                <w:hideMark/>
              </w:tcPr>
            </w:tcPrChange>
          </w:tcPr>
          <w:p w14:paraId="29E77FE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80" w:author="Stephen Wandro" w:date="2021-04-29T15:36:00Z"/>
                <w:rFonts w:ascii="Arial" w:hAnsi="Arial" w:cs="Arial"/>
                <w:color w:val="000000"/>
                <w:sz w:val="16"/>
                <w:szCs w:val="16"/>
              </w:rPr>
            </w:pPr>
            <w:ins w:id="1881" w:author="Stephen Wandro" w:date="2021-04-29T15:36:00Z">
              <w:r w:rsidRPr="002F7687">
                <w:rPr>
                  <w:rFonts w:ascii="Arial" w:hAnsi="Arial" w:cs="Arial"/>
                  <w:sz w:val="16"/>
                  <w:szCs w:val="16"/>
                </w:rPr>
                <w:t>Yqw</w:t>
              </w:r>
            </w:ins>
          </w:p>
        </w:tc>
      </w:tr>
      <w:tr w:rsidR="009921B3" w:rsidRPr="002F7687" w14:paraId="2123FF47"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82" w:author="Stephen Wandro" w:date="2021-04-29T15:36:00Z"/>
          <w:trPrChange w:id="188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84" w:author="Stephen Wandro" w:date="2021-04-29T16:02:00Z">
              <w:tcPr>
                <w:tcW w:w="1795" w:type="dxa"/>
                <w:gridSpan w:val="2"/>
                <w:noWrap/>
                <w:hideMark/>
              </w:tcPr>
            </w:tcPrChange>
          </w:tcPr>
          <w:p w14:paraId="005F619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85" w:author="Stephen Wandro" w:date="2021-04-29T15:36:00Z"/>
                <w:rFonts w:ascii="Arial" w:hAnsi="Arial" w:cs="Arial"/>
                <w:color w:val="000000"/>
                <w:sz w:val="16"/>
                <w:szCs w:val="16"/>
              </w:rPr>
            </w:pPr>
            <w:ins w:id="188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87" w:author="Stephen Wandro" w:date="2021-04-29T16:02:00Z">
              <w:tcPr>
                <w:tcW w:w="393" w:type="dxa"/>
                <w:noWrap/>
                <w:hideMark/>
              </w:tcPr>
            </w:tcPrChange>
          </w:tcPr>
          <w:p w14:paraId="662FE34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88" w:author="Stephen Wandro" w:date="2021-04-29T15:36:00Z"/>
                <w:rFonts w:ascii="Arial" w:hAnsi="Arial" w:cs="Arial"/>
                <w:color w:val="000000"/>
                <w:sz w:val="16"/>
                <w:szCs w:val="16"/>
              </w:rPr>
            </w:pPr>
            <w:ins w:id="1889" w:author="Stephen Wandro" w:date="2021-04-29T15:36:00Z">
              <w:r w:rsidRPr="002F7687">
                <w:rPr>
                  <w:rFonts w:ascii="Arial" w:hAnsi="Arial" w:cs="Arial"/>
                  <w:sz w:val="16"/>
                  <w:szCs w:val="16"/>
                </w:rPr>
                <w:t>Carl</w:t>
              </w:r>
            </w:ins>
          </w:p>
        </w:tc>
        <w:tc>
          <w:tcPr>
            <w:tcW w:w="2994" w:type="dxa"/>
            <w:gridSpan w:val="3"/>
            <w:noWrap/>
            <w:hideMark/>
            <w:tcPrChange w:id="1890" w:author="Stephen Wandro" w:date="2021-04-29T16:02:00Z">
              <w:tcPr>
                <w:tcW w:w="3416" w:type="dxa"/>
                <w:gridSpan w:val="3"/>
                <w:noWrap/>
                <w:hideMark/>
              </w:tcPr>
            </w:tcPrChange>
          </w:tcPr>
          <w:p w14:paraId="562FEE1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1" w:author="Stephen Wandro" w:date="2021-04-29T15:36:00Z"/>
                <w:rFonts w:ascii="Arial" w:hAnsi="Arial" w:cs="Arial"/>
                <w:color w:val="000000"/>
                <w:sz w:val="16"/>
                <w:szCs w:val="16"/>
              </w:rPr>
            </w:pPr>
            <w:ins w:id="1892" w:author="Stephen Wandro" w:date="2021-04-29T15:36:00Z">
              <w:r w:rsidRPr="002F7687">
                <w:rPr>
                  <w:rFonts w:ascii="Arial" w:hAnsi="Arial" w:cs="Arial"/>
                  <w:sz w:val="16"/>
                  <w:szCs w:val="16"/>
                </w:rPr>
                <w:t>Tyrosine-protein kinase transmembrane modulator EpsC</w:t>
              </w:r>
            </w:ins>
          </w:p>
        </w:tc>
        <w:tc>
          <w:tcPr>
            <w:tcW w:w="1085" w:type="dxa"/>
            <w:noWrap/>
            <w:hideMark/>
            <w:tcPrChange w:id="1893" w:author="Stephen Wandro" w:date="2021-04-29T16:02:00Z">
              <w:tcPr>
                <w:tcW w:w="1085" w:type="dxa"/>
                <w:noWrap/>
                <w:hideMark/>
              </w:tcPr>
            </w:tcPrChange>
          </w:tcPr>
          <w:p w14:paraId="07CCFC6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4" w:author="Stephen Wandro" w:date="2021-04-29T15:36:00Z"/>
                <w:rFonts w:ascii="Arial" w:hAnsi="Arial" w:cs="Arial"/>
                <w:color w:val="000000"/>
                <w:sz w:val="16"/>
                <w:szCs w:val="16"/>
              </w:rPr>
            </w:pPr>
            <w:ins w:id="1895" w:author="Stephen Wandro" w:date="2021-04-29T15:36:00Z">
              <w:r w:rsidRPr="002F7687">
                <w:rPr>
                  <w:rFonts w:ascii="Arial" w:hAnsi="Arial" w:cs="Arial"/>
                  <w:color w:val="000000"/>
                  <w:sz w:val="16"/>
                  <w:szCs w:val="16"/>
                </w:rPr>
                <w:t> </w:t>
              </w:r>
            </w:ins>
          </w:p>
        </w:tc>
        <w:tc>
          <w:tcPr>
            <w:tcW w:w="1186" w:type="dxa"/>
            <w:noWrap/>
            <w:hideMark/>
            <w:tcPrChange w:id="1896" w:author="Stephen Wandro" w:date="2021-04-29T16:02:00Z">
              <w:tcPr>
                <w:tcW w:w="1186" w:type="dxa"/>
                <w:noWrap/>
                <w:hideMark/>
              </w:tcPr>
            </w:tcPrChange>
          </w:tcPr>
          <w:p w14:paraId="5DFB1F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7" w:author="Stephen Wandro" w:date="2021-04-29T15:36:00Z"/>
                <w:rFonts w:ascii="Arial" w:hAnsi="Arial" w:cs="Arial"/>
                <w:color w:val="000000"/>
                <w:sz w:val="16"/>
                <w:szCs w:val="16"/>
              </w:rPr>
            </w:pPr>
            <w:ins w:id="1898" w:author="Stephen Wandro" w:date="2021-04-29T15:36:00Z">
              <w:r w:rsidRPr="002F7687">
                <w:rPr>
                  <w:rFonts w:ascii="Arial" w:hAnsi="Arial" w:cs="Arial"/>
                  <w:color w:val="000000"/>
                  <w:sz w:val="16"/>
                  <w:szCs w:val="16"/>
                </w:rPr>
                <w:t>SNP</w:t>
              </w:r>
            </w:ins>
          </w:p>
        </w:tc>
        <w:tc>
          <w:tcPr>
            <w:tcW w:w="1475" w:type="dxa"/>
            <w:gridSpan w:val="2"/>
            <w:noWrap/>
            <w:hideMark/>
            <w:tcPrChange w:id="1899" w:author="Stephen Wandro" w:date="2021-04-29T16:02:00Z">
              <w:tcPr>
                <w:tcW w:w="1475" w:type="dxa"/>
                <w:gridSpan w:val="2"/>
                <w:noWrap/>
                <w:hideMark/>
              </w:tcPr>
            </w:tcPrChange>
          </w:tcPr>
          <w:p w14:paraId="05EAF0C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00" w:author="Stephen Wandro" w:date="2021-04-29T15:36:00Z"/>
                <w:rFonts w:ascii="Arial" w:hAnsi="Arial" w:cs="Arial"/>
                <w:color w:val="000000"/>
                <w:sz w:val="16"/>
                <w:szCs w:val="16"/>
              </w:rPr>
            </w:pPr>
            <w:ins w:id="1901" w:author="Stephen Wandro" w:date="2021-04-29T15:36:00Z">
              <w:r w:rsidRPr="002F7687">
                <w:rPr>
                  <w:rFonts w:ascii="Arial" w:hAnsi="Arial" w:cs="Arial"/>
                  <w:sz w:val="16"/>
                  <w:szCs w:val="16"/>
                </w:rPr>
                <w:t>Yqw</w:t>
              </w:r>
            </w:ins>
          </w:p>
        </w:tc>
      </w:tr>
      <w:tr w:rsidR="009921B3" w:rsidRPr="002F7687" w14:paraId="36C935DF" w14:textId="77777777" w:rsidTr="009921B3">
        <w:trPr>
          <w:gridAfter w:val="1"/>
          <w:trHeight w:val="270"/>
          <w:ins w:id="1902" w:author="Stephen Wandro" w:date="2021-04-29T15:36:00Z"/>
          <w:trPrChange w:id="190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04" w:author="Stephen Wandro" w:date="2021-04-29T16:02:00Z">
              <w:tcPr>
                <w:tcW w:w="1795" w:type="dxa"/>
                <w:gridSpan w:val="2"/>
                <w:noWrap/>
                <w:hideMark/>
              </w:tcPr>
            </w:tcPrChange>
          </w:tcPr>
          <w:p w14:paraId="7D04F95E" w14:textId="77777777" w:rsidR="002F7687" w:rsidRPr="002F7687" w:rsidRDefault="002F7687" w:rsidP="002F7687">
            <w:pPr>
              <w:jc w:val="center"/>
              <w:rPr>
                <w:ins w:id="1905" w:author="Stephen Wandro" w:date="2021-04-29T15:36:00Z"/>
                <w:rFonts w:ascii="Arial" w:hAnsi="Arial" w:cs="Arial"/>
                <w:color w:val="000000"/>
                <w:sz w:val="16"/>
                <w:szCs w:val="16"/>
              </w:rPr>
            </w:pPr>
            <w:ins w:id="190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07" w:author="Stephen Wandro" w:date="2021-04-29T16:02:00Z">
              <w:tcPr>
                <w:tcW w:w="393" w:type="dxa"/>
                <w:noWrap/>
                <w:hideMark/>
              </w:tcPr>
            </w:tcPrChange>
          </w:tcPr>
          <w:p w14:paraId="42DF7C4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08" w:author="Stephen Wandro" w:date="2021-04-29T15:36:00Z"/>
                <w:rFonts w:ascii="Arial" w:hAnsi="Arial" w:cs="Arial"/>
                <w:color w:val="000000"/>
                <w:sz w:val="16"/>
                <w:szCs w:val="16"/>
              </w:rPr>
            </w:pPr>
            <w:ins w:id="1909" w:author="Stephen Wandro" w:date="2021-04-29T15:36:00Z">
              <w:r w:rsidRPr="002F7687">
                <w:rPr>
                  <w:rFonts w:ascii="Arial" w:hAnsi="Arial" w:cs="Arial"/>
                  <w:sz w:val="16"/>
                  <w:szCs w:val="16"/>
                </w:rPr>
                <w:t>phiV12</w:t>
              </w:r>
            </w:ins>
          </w:p>
        </w:tc>
        <w:tc>
          <w:tcPr>
            <w:tcW w:w="2994" w:type="dxa"/>
            <w:gridSpan w:val="3"/>
            <w:noWrap/>
            <w:hideMark/>
            <w:tcPrChange w:id="1910" w:author="Stephen Wandro" w:date="2021-04-29T16:02:00Z">
              <w:tcPr>
                <w:tcW w:w="3416" w:type="dxa"/>
                <w:gridSpan w:val="3"/>
                <w:noWrap/>
                <w:hideMark/>
              </w:tcPr>
            </w:tcPrChange>
          </w:tcPr>
          <w:p w14:paraId="12B0078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1" w:author="Stephen Wandro" w:date="2021-04-29T15:36:00Z"/>
                <w:rFonts w:ascii="Arial" w:hAnsi="Arial" w:cs="Arial"/>
                <w:color w:val="000000"/>
                <w:sz w:val="16"/>
                <w:szCs w:val="16"/>
              </w:rPr>
            </w:pPr>
            <w:ins w:id="1912" w:author="Stephen Wandro" w:date="2021-04-29T15:36:00Z">
              <w:r w:rsidRPr="002F7687">
                <w:rPr>
                  <w:rFonts w:ascii="Arial" w:hAnsi="Arial" w:cs="Arial"/>
                  <w:sz w:val="16"/>
                  <w:szCs w:val="16"/>
                </w:rPr>
                <w:t>Tyrosine-protein kinase transmembrane modulator EpsC</w:t>
              </w:r>
            </w:ins>
          </w:p>
        </w:tc>
        <w:tc>
          <w:tcPr>
            <w:tcW w:w="1085" w:type="dxa"/>
            <w:noWrap/>
            <w:hideMark/>
            <w:tcPrChange w:id="1913" w:author="Stephen Wandro" w:date="2021-04-29T16:02:00Z">
              <w:tcPr>
                <w:tcW w:w="1085" w:type="dxa"/>
                <w:noWrap/>
                <w:hideMark/>
              </w:tcPr>
            </w:tcPrChange>
          </w:tcPr>
          <w:p w14:paraId="061D044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4" w:author="Stephen Wandro" w:date="2021-04-29T15:36:00Z"/>
                <w:rFonts w:ascii="Arial" w:hAnsi="Arial" w:cs="Arial"/>
                <w:color w:val="000000"/>
                <w:sz w:val="16"/>
                <w:szCs w:val="16"/>
              </w:rPr>
            </w:pPr>
            <w:ins w:id="1915" w:author="Stephen Wandro" w:date="2021-04-29T15:36:00Z">
              <w:r w:rsidRPr="002F7687">
                <w:rPr>
                  <w:rFonts w:ascii="Arial" w:hAnsi="Arial" w:cs="Arial"/>
                  <w:color w:val="000000"/>
                  <w:sz w:val="16"/>
                  <w:szCs w:val="16"/>
                </w:rPr>
                <w:t> </w:t>
              </w:r>
            </w:ins>
          </w:p>
        </w:tc>
        <w:tc>
          <w:tcPr>
            <w:tcW w:w="1186" w:type="dxa"/>
            <w:noWrap/>
            <w:hideMark/>
            <w:tcPrChange w:id="1916" w:author="Stephen Wandro" w:date="2021-04-29T16:02:00Z">
              <w:tcPr>
                <w:tcW w:w="1186" w:type="dxa"/>
                <w:noWrap/>
                <w:hideMark/>
              </w:tcPr>
            </w:tcPrChange>
          </w:tcPr>
          <w:p w14:paraId="22391F6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7" w:author="Stephen Wandro" w:date="2021-04-29T15:36:00Z"/>
                <w:rFonts w:ascii="Arial" w:hAnsi="Arial" w:cs="Arial"/>
                <w:color w:val="000000"/>
                <w:sz w:val="16"/>
                <w:szCs w:val="16"/>
              </w:rPr>
            </w:pPr>
            <w:ins w:id="1918" w:author="Stephen Wandro" w:date="2021-04-29T15:36:00Z">
              <w:r w:rsidRPr="002F7687">
                <w:rPr>
                  <w:rFonts w:ascii="Arial" w:hAnsi="Arial" w:cs="Arial"/>
                  <w:color w:val="000000"/>
                  <w:sz w:val="16"/>
                  <w:szCs w:val="16"/>
                </w:rPr>
                <w:t>SNP</w:t>
              </w:r>
            </w:ins>
          </w:p>
        </w:tc>
        <w:tc>
          <w:tcPr>
            <w:tcW w:w="1475" w:type="dxa"/>
            <w:gridSpan w:val="2"/>
            <w:noWrap/>
            <w:hideMark/>
            <w:tcPrChange w:id="1919" w:author="Stephen Wandro" w:date="2021-04-29T16:02:00Z">
              <w:tcPr>
                <w:tcW w:w="1475" w:type="dxa"/>
                <w:gridSpan w:val="2"/>
                <w:noWrap/>
                <w:hideMark/>
              </w:tcPr>
            </w:tcPrChange>
          </w:tcPr>
          <w:p w14:paraId="0475D0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20" w:author="Stephen Wandro" w:date="2021-04-29T15:36:00Z"/>
                <w:rFonts w:ascii="Arial" w:hAnsi="Arial" w:cs="Arial"/>
                <w:color w:val="000000"/>
                <w:sz w:val="16"/>
                <w:szCs w:val="16"/>
              </w:rPr>
            </w:pPr>
            <w:ins w:id="1921" w:author="Stephen Wandro" w:date="2021-04-29T15:36:00Z">
              <w:r w:rsidRPr="002F7687">
                <w:rPr>
                  <w:rFonts w:ascii="Arial" w:hAnsi="Arial" w:cs="Arial"/>
                  <w:sz w:val="16"/>
                  <w:szCs w:val="16"/>
                </w:rPr>
                <w:t>Yqw</w:t>
              </w:r>
            </w:ins>
          </w:p>
        </w:tc>
      </w:tr>
      <w:tr w:rsidR="009921B3" w:rsidRPr="002F7687" w14:paraId="6E2442C6"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922" w:author="Stephen Wandro" w:date="2021-04-29T15:36:00Z"/>
          <w:trPrChange w:id="192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24" w:author="Stephen Wandro" w:date="2021-04-29T16:02:00Z">
              <w:tcPr>
                <w:tcW w:w="1795" w:type="dxa"/>
                <w:gridSpan w:val="2"/>
                <w:noWrap/>
                <w:hideMark/>
              </w:tcPr>
            </w:tcPrChange>
          </w:tcPr>
          <w:p w14:paraId="60246ACD"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925" w:author="Stephen Wandro" w:date="2021-04-29T15:36:00Z"/>
                <w:rFonts w:ascii="Arial" w:hAnsi="Arial" w:cs="Arial"/>
                <w:color w:val="000000"/>
                <w:sz w:val="16"/>
                <w:szCs w:val="16"/>
              </w:rPr>
            </w:pPr>
            <w:ins w:id="192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27" w:author="Stephen Wandro" w:date="2021-04-29T16:02:00Z">
              <w:tcPr>
                <w:tcW w:w="393" w:type="dxa"/>
                <w:noWrap/>
                <w:hideMark/>
              </w:tcPr>
            </w:tcPrChange>
          </w:tcPr>
          <w:p w14:paraId="70221C8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28" w:author="Stephen Wandro" w:date="2021-04-29T15:36:00Z"/>
                <w:rFonts w:ascii="Arial" w:hAnsi="Arial" w:cs="Arial"/>
                <w:color w:val="000000"/>
                <w:sz w:val="16"/>
                <w:szCs w:val="16"/>
              </w:rPr>
            </w:pPr>
            <w:ins w:id="1929" w:author="Stephen Wandro" w:date="2021-04-29T15:36:00Z">
              <w:r w:rsidRPr="002F7687">
                <w:rPr>
                  <w:rFonts w:ascii="Arial" w:hAnsi="Arial" w:cs="Arial"/>
                  <w:color w:val="000000"/>
                  <w:sz w:val="16"/>
                  <w:szCs w:val="16"/>
                </w:rPr>
                <w:t>No phage</w:t>
              </w:r>
            </w:ins>
          </w:p>
        </w:tc>
        <w:tc>
          <w:tcPr>
            <w:tcW w:w="2994" w:type="dxa"/>
            <w:gridSpan w:val="3"/>
            <w:noWrap/>
            <w:hideMark/>
            <w:tcPrChange w:id="1930" w:author="Stephen Wandro" w:date="2021-04-29T16:02:00Z">
              <w:tcPr>
                <w:tcW w:w="3416" w:type="dxa"/>
                <w:gridSpan w:val="3"/>
                <w:noWrap/>
                <w:hideMark/>
              </w:tcPr>
            </w:tcPrChange>
          </w:tcPr>
          <w:p w14:paraId="67AE448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1" w:author="Stephen Wandro" w:date="2021-04-29T15:36:00Z"/>
                <w:rFonts w:ascii="Arial" w:hAnsi="Arial" w:cs="Arial"/>
                <w:color w:val="000000"/>
                <w:sz w:val="16"/>
                <w:szCs w:val="16"/>
              </w:rPr>
            </w:pPr>
            <w:ins w:id="1932" w:author="Stephen Wandro" w:date="2021-04-29T15:36:00Z">
              <w:r w:rsidRPr="002F7687">
                <w:rPr>
                  <w:rFonts w:ascii="Arial" w:hAnsi="Arial" w:cs="Arial"/>
                  <w:color w:val="000000"/>
                  <w:sz w:val="16"/>
                  <w:szCs w:val="16"/>
                </w:rPr>
                <w:t>Tyrosine-protein kinase transmembrane modulator EpsC</w:t>
              </w:r>
            </w:ins>
          </w:p>
        </w:tc>
        <w:tc>
          <w:tcPr>
            <w:tcW w:w="1085" w:type="dxa"/>
            <w:noWrap/>
            <w:hideMark/>
            <w:tcPrChange w:id="1933" w:author="Stephen Wandro" w:date="2021-04-29T16:02:00Z">
              <w:tcPr>
                <w:tcW w:w="1085" w:type="dxa"/>
                <w:noWrap/>
                <w:hideMark/>
              </w:tcPr>
            </w:tcPrChange>
          </w:tcPr>
          <w:p w14:paraId="23870FA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4" w:author="Stephen Wandro" w:date="2021-04-29T15:36:00Z"/>
                <w:rFonts w:ascii="Arial" w:hAnsi="Arial" w:cs="Arial"/>
                <w:color w:val="000000"/>
                <w:sz w:val="16"/>
                <w:szCs w:val="16"/>
              </w:rPr>
            </w:pPr>
            <w:ins w:id="1935" w:author="Stephen Wandro" w:date="2021-04-29T15:36:00Z">
              <w:r w:rsidRPr="002F7687">
                <w:rPr>
                  <w:rFonts w:ascii="Arial" w:hAnsi="Arial" w:cs="Arial"/>
                  <w:color w:val="000000"/>
                  <w:sz w:val="16"/>
                  <w:szCs w:val="16"/>
                </w:rPr>
                <w:t> </w:t>
              </w:r>
            </w:ins>
          </w:p>
        </w:tc>
        <w:tc>
          <w:tcPr>
            <w:tcW w:w="1186" w:type="dxa"/>
            <w:noWrap/>
            <w:hideMark/>
            <w:tcPrChange w:id="1936" w:author="Stephen Wandro" w:date="2021-04-29T16:02:00Z">
              <w:tcPr>
                <w:tcW w:w="1186" w:type="dxa"/>
                <w:noWrap/>
                <w:hideMark/>
              </w:tcPr>
            </w:tcPrChange>
          </w:tcPr>
          <w:p w14:paraId="0F70977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7" w:author="Stephen Wandro" w:date="2021-04-29T15:36:00Z"/>
                <w:rFonts w:ascii="Arial" w:hAnsi="Arial" w:cs="Arial"/>
                <w:color w:val="000000"/>
                <w:sz w:val="16"/>
                <w:szCs w:val="16"/>
              </w:rPr>
            </w:pPr>
            <w:ins w:id="1938" w:author="Stephen Wandro" w:date="2021-04-29T15:36:00Z">
              <w:r w:rsidRPr="002F7687">
                <w:rPr>
                  <w:rFonts w:ascii="Arial" w:hAnsi="Arial" w:cs="Arial"/>
                  <w:color w:val="000000"/>
                  <w:sz w:val="16"/>
                  <w:szCs w:val="16"/>
                </w:rPr>
                <w:t>SNP</w:t>
              </w:r>
            </w:ins>
          </w:p>
        </w:tc>
        <w:tc>
          <w:tcPr>
            <w:tcW w:w="1475" w:type="dxa"/>
            <w:gridSpan w:val="2"/>
            <w:noWrap/>
            <w:hideMark/>
            <w:tcPrChange w:id="1939" w:author="Stephen Wandro" w:date="2021-04-29T16:02:00Z">
              <w:tcPr>
                <w:tcW w:w="1475" w:type="dxa"/>
                <w:gridSpan w:val="2"/>
                <w:noWrap/>
                <w:hideMark/>
              </w:tcPr>
            </w:tcPrChange>
          </w:tcPr>
          <w:p w14:paraId="6D6F9E9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40" w:author="Stephen Wandro" w:date="2021-04-29T15:36:00Z"/>
                <w:rFonts w:ascii="Arial" w:hAnsi="Arial" w:cs="Arial"/>
                <w:color w:val="000000"/>
                <w:sz w:val="16"/>
                <w:szCs w:val="16"/>
              </w:rPr>
            </w:pPr>
            <w:ins w:id="1941" w:author="Stephen Wandro" w:date="2021-04-29T15:36:00Z">
              <w:r w:rsidRPr="002F7687">
                <w:rPr>
                  <w:rFonts w:ascii="Arial" w:hAnsi="Arial" w:cs="Arial"/>
                  <w:color w:val="000000"/>
                  <w:sz w:val="16"/>
                  <w:szCs w:val="16"/>
                </w:rPr>
                <w:t>Yqw</w:t>
              </w:r>
            </w:ins>
          </w:p>
        </w:tc>
      </w:tr>
      <w:tr w:rsidR="009921B3" w:rsidRPr="002F7687" w14:paraId="4F4B71F3" w14:textId="77777777" w:rsidTr="009921B3">
        <w:trPr>
          <w:gridAfter w:val="1"/>
          <w:trHeight w:val="270"/>
          <w:ins w:id="1942" w:author="Stephen Wandro" w:date="2021-04-29T15:36:00Z"/>
          <w:trPrChange w:id="1943"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44" w:author="Stephen Wandro" w:date="2021-04-29T16:02:00Z">
              <w:tcPr>
                <w:tcW w:w="1795" w:type="dxa"/>
                <w:gridSpan w:val="2"/>
                <w:noWrap/>
                <w:hideMark/>
              </w:tcPr>
            </w:tcPrChange>
          </w:tcPr>
          <w:p w14:paraId="0022950D" w14:textId="77777777" w:rsidR="002F7687" w:rsidRPr="002F7687" w:rsidRDefault="002F7687" w:rsidP="002F7687">
            <w:pPr>
              <w:jc w:val="center"/>
              <w:rPr>
                <w:ins w:id="1945" w:author="Stephen Wandro" w:date="2021-04-29T15:36:00Z"/>
                <w:rFonts w:ascii="Arial" w:hAnsi="Arial" w:cs="Arial"/>
                <w:color w:val="000000"/>
                <w:sz w:val="16"/>
                <w:szCs w:val="16"/>
              </w:rPr>
            </w:pPr>
            <w:ins w:id="1946"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47" w:author="Stephen Wandro" w:date="2021-04-29T16:02:00Z">
              <w:tcPr>
                <w:tcW w:w="393" w:type="dxa"/>
                <w:noWrap/>
                <w:hideMark/>
              </w:tcPr>
            </w:tcPrChange>
          </w:tcPr>
          <w:p w14:paraId="49BCD59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48" w:author="Stephen Wandro" w:date="2021-04-29T15:36:00Z"/>
                <w:rFonts w:ascii="Arial" w:hAnsi="Arial" w:cs="Arial"/>
                <w:color w:val="000000"/>
                <w:sz w:val="16"/>
                <w:szCs w:val="16"/>
              </w:rPr>
            </w:pPr>
            <w:ins w:id="1949" w:author="Stephen Wandro" w:date="2021-04-29T15:36:00Z">
              <w:r w:rsidRPr="002F7687">
                <w:rPr>
                  <w:rFonts w:ascii="Arial" w:hAnsi="Arial" w:cs="Arial"/>
                  <w:color w:val="000000"/>
                  <w:sz w:val="16"/>
                  <w:szCs w:val="16"/>
                </w:rPr>
                <w:t>No phage</w:t>
              </w:r>
            </w:ins>
          </w:p>
        </w:tc>
        <w:tc>
          <w:tcPr>
            <w:tcW w:w="2994" w:type="dxa"/>
            <w:gridSpan w:val="3"/>
            <w:noWrap/>
            <w:hideMark/>
            <w:tcPrChange w:id="1950" w:author="Stephen Wandro" w:date="2021-04-29T16:02:00Z">
              <w:tcPr>
                <w:tcW w:w="3416" w:type="dxa"/>
                <w:gridSpan w:val="3"/>
                <w:noWrap/>
                <w:hideMark/>
              </w:tcPr>
            </w:tcPrChange>
          </w:tcPr>
          <w:p w14:paraId="6C5AA85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1" w:author="Stephen Wandro" w:date="2021-04-29T15:36:00Z"/>
                <w:rFonts w:ascii="Arial" w:hAnsi="Arial" w:cs="Arial"/>
                <w:color w:val="000000"/>
                <w:sz w:val="16"/>
                <w:szCs w:val="16"/>
              </w:rPr>
            </w:pPr>
            <w:ins w:id="1952" w:author="Stephen Wandro" w:date="2021-04-29T15:36:00Z">
              <w:r w:rsidRPr="002F7687">
                <w:rPr>
                  <w:rFonts w:ascii="Arial" w:hAnsi="Arial" w:cs="Arial"/>
                  <w:color w:val="000000"/>
                  <w:sz w:val="16"/>
                  <w:szCs w:val="16"/>
                </w:rPr>
                <w:t>Tyrosine-protein kinase EpsD (EC 2.7.10.2)</w:t>
              </w:r>
            </w:ins>
          </w:p>
        </w:tc>
        <w:tc>
          <w:tcPr>
            <w:tcW w:w="1085" w:type="dxa"/>
            <w:noWrap/>
            <w:hideMark/>
            <w:tcPrChange w:id="1953" w:author="Stephen Wandro" w:date="2021-04-29T16:02:00Z">
              <w:tcPr>
                <w:tcW w:w="1085" w:type="dxa"/>
                <w:noWrap/>
                <w:hideMark/>
              </w:tcPr>
            </w:tcPrChange>
          </w:tcPr>
          <w:p w14:paraId="6CFA144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4" w:author="Stephen Wandro" w:date="2021-04-29T15:36:00Z"/>
                <w:rFonts w:ascii="Arial" w:hAnsi="Arial" w:cs="Arial"/>
                <w:color w:val="000000"/>
                <w:sz w:val="16"/>
                <w:szCs w:val="16"/>
              </w:rPr>
            </w:pPr>
            <w:ins w:id="1955" w:author="Stephen Wandro" w:date="2021-04-29T15:36:00Z">
              <w:r w:rsidRPr="002F7687">
                <w:rPr>
                  <w:rFonts w:ascii="Arial" w:hAnsi="Arial" w:cs="Arial"/>
                  <w:color w:val="000000"/>
                  <w:sz w:val="16"/>
                  <w:szCs w:val="16"/>
                </w:rPr>
                <w:t> </w:t>
              </w:r>
            </w:ins>
          </w:p>
        </w:tc>
        <w:tc>
          <w:tcPr>
            <w:tcW w:w="1186" w:type="dxa"/>
            <w:noWrap/>
            <w:hideMark/>
            <w:tcPrChange w:id="1956" w:author="Stephen Wandro" w:date="2021-04-29T16:02:00Z">
              <w:tcPr>
                <w:tcW w:w="1186" w:type="dxa"/>
                <w:noWrap/>
                <w:hideMark/>
              </w:tcPr>
            </w:tcPrChange>
          </w:tcPr>
          <w:p w14:paraId="50EA05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7" w:author="Stephen Wandro" w:date="2021-04-29T15:36:00Z"/>
                <w:rFonts w:ascii="Arial" w:hAnsi="Arial" w:cs="Arial"/>
                <w:color w:val="000000"/>
                <w:sz w:val="16"/>
                <w:szCs w:val="16"/>
              </w:rPr>
            </w:pPr>
            <w:ins w:id="1958" w:author="Stephen Wandro" w:date="2021-04-29T15:36:00Z">
              <w:r w:rsidRPr="002F7687">
                <w:rPr>
                  <w:rFonts w:ascii="Arial" w:hAnsi="Arial" w:cs="Arial"/>
                  <w:color w:val="000000"/>
                  <w:sz w:val="16"/>
                  <w:szCs w:val="16"/>
                </w:rPr>
                <w:t>SNP</w:t>
              </w:r>
            </w:ins>
          </w:p>
        </w:tc>
        <w:tc>
          <w:tcPr>
            <w:tcW w:w="1475" w:type="dxa"/>
            <w:gridSpan w:val="2"/>
            <w:noWrap/>
            <w:hideMark/>
            <w:tcPrChange w:id="1959" w:author="Stephen Wandro" w:date="2021-04-29T16:02:00Z">
              <w:tcPr>
                <w:tcW w:w="1475" w:type="dxa"/>
                <w:gridSpan w:val="2"/>
                <w:noWrap/>
                <w:hideMark/>
              </w:tcPr>
            </w:tcPrChange>
          </w:tcPr>
          <w:p w14:paraId="3CEC462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60" w:author="Stephen Wandro" w:date="2021-04-29T15:36:00Z"/>
                <w:rFonts w:ascii="Arial" w:hAnsi="Arial" w:cs="Arial"/>
                <w:color w:val="000000"/>
                <w:sz w:val="16"/>
                <w:szCs w:val="16"/>
              </w:rPr>
            </w:pPr>
            <w:ins w:id="1961" w:author="Stephen Wandro" w:date="2021-04-29T15:36:00Z">
              <w:r w:rsidRPr="002F7687">
                <w:rPr>
                  <w:rFonts w:ascii="Arial" w:hAnsi="Arial" w:cs="Arial"/>
                  <w:color w:val="000000"/>
                  <w:sz w:val="16"/>
                  <w:szCs w:val="16"/>
                </w:rPr>
                <w:t>Yqw</w:t>
              </w:r>
            </w:ins>
          </w:p>
        </w:tc>
      </w:tr>
    </w:tbl>
    <w:p w14:paraId="059F565C" w14:textId="396024FA" w:rsidR="00B93783" w:rsidRPr="007C21EA" w:rsidDel="002F7687" w:rsidRDefault="00B93783" w:rsidP="002F7687">
      <w:pPr>
        <w:spacing w:line="480" w:lineRule="auto"/>
        <w:rPr>
          <w:del w:id="1962" w:author="Stephen Wandro" w:date="2021-04-29T15:32:00Z"/>
          <w:rFonts w:ascii="Arial" w:eastAsia="Cambria" w:hAnsi="Arial" w:cs="Arial"/>
          <w:sz w:val="24"/>
          <w:szCs w:val="24"/>
        </w:rPr>
        <w:pPrChange w:id="1963" w:author="Stephen Wandro" w:date="2021-04-29T15:32:00Z">
          <w:pPr>
            <w:spacing w:line="480" w:lineRule="auto"/>
          </w:pPr>
        </w:pPrChange>
      </w:pPr>
    </w:p>
    <w:p w14:paraId="53BC8088" w14:textId="77777777" w:rsidR="002F7687" w:rsidRDefault="00563D7E">
      <w:pPr>
        <w:rPr>
          <w:ins w:id="1964" w:author="Stephen Wandro" w:date="2021-04-29T15:32:00Z"/>
          <w:rFonts w:ascii="Arial" w:hAnsi="Arial" w:cs="Arial"/>
        </w:rPr>
      </w:pPr>
      <w:del w:id="1965" w:author="Stephen Wandro" w:date="2021-04-29T15:32:00Z">
        <w:r w:rsidRPr="007C21EA" w:rsidDel="002F7687">
          <w:rPr>
            <w:rFonts w:ascii="Arial" w:hAnsi="Arial" w:cs="Arial"/>
          </w:rPr>
          <w:br w:type="page"/>
        </w:r>
      </w:del>
      <w:ins w:id="1966" w:author="Stephen Wandro" w:date="2021-04-29T15:32:00Z">
        <w:r w:rsidR="002F7687">
          <w:rPr>
            <w:rFonts w:ascii="Arial" w:hAnsi="Arial" w:cs="Arial"/>
          </w:rPr>
          <w:br w:type="page"/>
        </w:r>
      </w:ins>
    </w:p>
    <w:p w14:paraId="0000009F" w14:textId="5422BD14" w:rsidR="000207FA" w:rsidRPr="007C21EA" w:rsidRDefault="00563D7E" w:rsidP="002F7687">
      <w:pPr>
        <w:spacing w:line="480" w:lineRule="auto"/>
        <w:rPr>
          <w:rFonts w:ascii="Arial" w:eastAsia="Cambria" w:hAnsi="Arial" w:cs="Arial"/>
          <w:sz w:val="24"/>
          <w:szCs w:val="24"/>
        </w:rPr>
        <w:pPrChange w:id="1967" w:author="Stephen Wandro" w:date="2021-04-29T15:32:00Z">
          <w:pPr>
            <w:spacing w:line="480" w:lineRule="auto"/>
          </w:pPr>
        </w:pPrChange>
      </w:pPr>
      <w:r w:rsidRPr="007C21EA">
        <w:rPr>
          <w:rFonts w:ascii="Arial" w:eastAsia="Cambria" w:hAnsi="Arial" w:cs="Arial"/>
          <w:b/>
          <w:sz w:val="24"/>
          <w:szCs w:val="24"/>
        </w:rPr>
        <w:lastRenderedPageBreak/>
        <w:t>Supplemental</w:t>
      </w:r>
      <w:r w:rsidRPr="007C21EA">
        <w:rPr>
          <w:rFonts w:ascii="Arial" w:eastAsia="Cambria" w:hAnsi="Arial" w:cs="Arial"/>
          <w:sz w:val="24"/>
          <w:szCs w:val="24"/>
        </w:rPr>
        <w:t xml:space="preserve"> </w:t>
      </w:r>
      <w:r w:rsidRPr="007C21EA">
        <w:rPr>
          <w:rFonts w:ascii="Arial" w:eastAsia="Cambria" w:hAnsi="Arial" w:cs="Arial"/>
          <w:b/>
          <w:sz w:val="24"/>
          <w:szCs w:val="24"/>
        </w:rPr>
        <w:t>Figure S1</w:t>
      </w:r>
      <w:r w:rsidRPr="007C21EA">
        <w:rPr>
          <w:rFonts w:ascii="Arial" w:eastAsia="Cambria" w:hAnsi="Arial" w:cs="Arial"/>
          <w:sz w:val="24"/>
          <w:szCs w:val="24"/>
        </w:rPr>
        <w:t xml:space="preserve">. Effect of MOI on bacterial growth in phage cocktails. Three different MOIs (0.1, 0.01, 0.001) were used to study the efficiency of single phages and phage cocktails against four different </w:t>
      </w:r>
      <w:r w:rsidRPr="007C21EA">
        <w:rPr>
          <w:rFonts w:ascii="Arial" w:eastAsia="Cambria" w:hAnsi="Arial" w:cs="Arial"/>
          <w:i/>
          <w:sz w:val="24"/>
          <w:szCs w:val="24"/>
        </w:rPr>
        <w:t>E. faecalis</w:t>
      </w:r>
      <w:r w:rsidRPr="007C21EA">
        <w:rPr>
          <w:rFonts w:ascii="Arial" w:eastAsia="Cambria" w:hAnsi="Arial" w:cs="Arial"/>
          <w:sz w:val="24"/>
          <w:szCs w:val="24"/>
        </w:rPr>
        <w:t xml:space="preserve"> isolates over the </w:t>
      </w:r>
      <w:proofErr w:type="gramStart"/>
      <w:r w:rsidR="00732A27" w:rsidRPr="007C21EA">
        <w:rPr>
          <w:rFonts w:ascii="Arial" w:eastAsia="Cambria" w:hAnsi="Arial" w:cs="Arial"/>
          <w:sz w:val="24"/>
          <w:szCs w:val="24"/>
        </w:rPr>
        <w:t>72 h</w:t>
      </w:r>
      <w:proofErr w:type="gramEnd"/>
      <w:r w:rsidR="00732A27" w:rsidRPr="007C21EA">
        <w:rPr>
          <w:rFonts w:ascii="Arial" w:eastAsia="Cambria" w:hAnsi="Arial" w:cs="Arial"/>
          <w:sz w:val="24"/>
          <w:szCs w:val="24"/>
        </w:rPr>
        <w:t xml:space="preserve"> incubation </w:t>
      </w:r>
      <w:r w:rsidRPr="007C21EA">
        <w:rPr>
          <w:rFonts w:ascii="Arial" w:eastAsia="Cambria" w:hAnsi="Arial" w:cs="Arial"/>
          <w:sz w:val="24"/>
          <w:szCs w:val="24"/>
        </w:rPr>
        <w:t>period:</w:t>
      </w:r>
      <w:r w:rsidRPr="007C21EA">
        <w:rPr>
          <w:rFonts w:ascii="Arial" w:eastAsia="Cambria" w:hAnsi="Arial" w:cs="Arial"/>
          <w:b/>
          <w:sz w:val="24"/>
          <w:szCs w:val="24"/>
        </w:rPr>
        <w:t xml:space="preserve"> A)</w:t>
      </w:r>
      <w:r w:rsidRPr="007C21EA">
        <w:rPr>
          <w:rFonts w:ascii="Arial" w:eastAsia="Cambria" w:hAnsi="Arial" w:cs="Arial"/>
          <w:sz w:val="24"/>
          <w:szCs w:val="24"/>
        </w:rPr>
        <w:t xml:space="preserve"> Yi6-1, </w:t>
      </w:r>
      <w:r w:rsidRPr="007C21EA">
        <w:rPr>
          <w:rFonts w:ascii="Arial" w:eastAsia="Cambria" w:hAnsi="Arial" w:cs="Arial"/>
          <w:b/>
          <w:sz w:val="24"/>
          <w:szCs w:val="24"/>
        </w:rPr>
        <w:t>B)</w:t>
      </w:r>
      <w:r w:rsidRPr="007C21EA">
        <w:rPr>
          <w:rFonts w:ascii="Arial" w:eastAsia="Cambria" w:hAnsi="Arial" w:cs="Arial"/>
          <w:sz w:val="24"/>
          <w:szCs w:val="24"/>
        </w:rPr>
        <w:t xml:space="preserve"> EF06, </w:t>
      </w:r>
      <w:r w:rsidRPr="007C21EA">
        <w:rPr>
          <w:rFonts w:ascii="Arial" w:eastAsia="Cambria" w:hAnsi="Arial" w:cs="Arial"/>
          <w:b/>
          <w:sz w:val="24"/>
          <w:szCs w:val="24"/>
        </w:rPr>
        <w:t>C)</w:t>
      </w:r>
      <w:r w:rsidRPr="007C21EA">
        <w:rPr>
          <w:rFonts w:ascii="Arial" w:eastAsia="Cambria" w:hAnsi="Arial" w:cs="Arial"/>
          <w:sz w:val="24"/>
          <w:szCs w:val="24"/>
        </w:rPr>
        <w:t xml:space="preserve"> EF11, and </w:t>
      </w:r>
      <w:r w:rsidRPr="007C21EA">
        <w:rPr>
          <w:rFonts w:ascii="Arial" w:eastAsia="Cambria" w:hAnsi="Arial" w:cs="Arial"/>
          <w:b/>
          <w:sz w:val="24"/>
          <w:szCs w:val="24"/>
        </w:rPr>
        <w:t>D)</w:t>
      </w:r>
      <w:r w:rsidRPr="007C21EA">
        <w:rPr>
          <w:rFonts w:ascii="Arial" w:eastAsia="Cambria" w:hAnsi="Arial" w:cs="Arial"/>
          <w:sz w:val="24"/>
          <w:szCs w:val="24"/>
        </w:rPr>
        <w:t xml:space="preserve"> V587.</w:t>
      </w:r>
    </w:p>
    <w:p w14:paraId="0B7FADDC" w14:textId="77777777" w:rsidR="00EC1870" w:rsidRDefault="00563D7E">
      <w:pPr>
        <w:spacing w:line="480" w:lineRule="auto"/>
        <w:rPr>
          <w:ins w:id="1968" w:author="Stephen Wandro" w:date="2021-03-25T17:22:00Z"/>
          <w:rFonts w:ascii="Arial" w:eastAsia="Cambria" w:hAnsi="Arial" w:cs="Arial"/>
          <w:sz w:val="24"/>
          <w:szCs w:val="24"/>
        </w:rPr>
      </w:pPr>
      <w:r w:rsidRPr="007C21EA">
        <w:rPr>
          <w:rFonts w:ascii="Arial" w:eastAsia="Cambria" w:hAnsi="Arial" w:cs="Arial"/>
          <w:sz w:val="24"/>
          <w:szCs w:val="24"/>
        </w:rPr>
        <w:t xml:space="preserve"> </w:t>
      </w:r>
      <w:r w:rsidRPr="007C21EA">
        <w:rPr>
          <w:rFonts w:ascii="Arial" w:eastAsia="Cambria" w:hAnsi="Arial" w:cs="Arial"/>
          <w:noProof/>
          <w:sz w:val="24"/>
          <w:szCs w:val="24"/>
        </w:rPr>
        <w:drawing>
          <wp:inline distT="114300" distB="114300" distL="114300" distR="114300" wp14:anchorId="3F88F1EB" wp14:editId="03B5A183">
            <wp:extent cx="4619402" cy="6286500"/>
            <wp:effectExtent l="0" t="0" r="0" b="0"/>
            <wp:docPr id="30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619402" cy="6286500"/>
                    </a:xfrm>
                    <a:prstGeom prst="rect">
                      <a:avLst/>
                    </a:prstGeom>
                    <a:ln/>
                  </pic:spPr>
                </pic:pic>
              </a:graphicData>
            </a:graphic>
          </wp:inline>
        </w:drawing>
      </w:r>
    </w:p>
    <w:p w14:paraId="106E4BFF" w14:textId="77777777" w:rsidR="00EC1870" w:rsidRDefault="00EC1870">
      <w:pPr>
        <w:rPr>
          <w:ins w:id="1969" w:author="Stephen Wandro" w:date="2021-03-25T17:22:00Z"/>
          <w:rFonts w:ascii="Arial" w:eastAsia="Cambria" w:hAnsi="Arial" w:cs="Arial"/>
          <w:sz w:val="24"/>
          <w:szCs w:val="24"/>
        </w:rPr>
      </w:pPr>
      <w:ins w:id="1970" w:author="Stephen Wandro" w:date="2021-03-25T17:22:00Z">
        <w:r>
          <w:rPr>
            <w:rFonts w:ascii="Arial" w:eastAsia="Cambria" w:hAnsi="Arial" w:cs="Arial"/>
            <w:sz w:val="24"/>
            <w:szCs w:val="24"/>
          </w:rPr>
          <w:br w:type="page"/>
        </w:r>
      </w:ins>
    </w:p>
    <w:p w14:paraId="000000A0" w14:textId="10054A59" w:rsidR="000207FA" w:rsidRPr="007C21EA" w:rsidDel="009921B3" w:rsidRDefault="00563D7E">
      <w:pPr>
        <w:spacing w:line="480" w:lineRule="auto"/>
        <w:rPr>
          <w:del w:id="1971" w:author="Stephen Wandro" w:date="2021-04-29T16:02:00Z"/>
          <w:rFonts w:ascii="Arial" w:eastAsia="Cambria" w:hAnsi="Arial" w:cs="Arial"/>
          <w:sz w:val="24"/>
          <w:szCs w:val="24"/>
        </w:rPr>
      </w:pPr>
      <w:del w:id="1972" w:author="Stephen Wandro" w:date="2021-04-29T16:02:00Z">
        <w:r w:rsidRPr="007C21EA" w:rsidDel="009921B3">
          <w:rPr>
            <w:rFonts w:ascii="Arial" w:hAnsi="Arial" w:cs="Arial"/>
          </w:rPr>
          <w:lastRenderedPageBreak/>
          <w:br w:type="page"/>
        </w:r>
      </w:del>
    </w:p>
    <w:p w14:paraId="000000A1" w14:textId="3459889C"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t>Supplemental Table S1</w:t>
      </w:r>
      <w:r w:rsidRPr="007C21EA">
        <w:rPr>
          <w:rFonts w:ascii="Arial" w:eastAsia="Cambria" w:hAnsi="Arial" w:cs="Arial"/>
          <w:sz w:val="24"/>
          <w:szCs w:val="24"/>
        </w:rPr>
        <w:t>. Phage titers and the concentration of the host. The phage tit</w:t>
      </w:r>
      <w:r w:rsidR="00732A27" w:rsidRPr="007C21EA">
        <w:rPr>
          <w:rFonts w:ascii="Arial" w:eastAsia="Cambria" w:hAnsi="Arial" w:cs="Arial"/>
          <w:sz w:val="24"/>
          <w:szCs w:val="24"/>
        </w:rPr>
        <w:t>e</w:t>
      </w:r>
      <w:r w:rsidRPr="007C21EA">
        <w:rPr>
          <w:rFonts w:ascii="Arial" w:eastAsia="Cambria" w:hAnsi="Arial" w:cs="Arial"/>
          <w:sz w:val="24"/>
          <w:szCs w:val="24"/>
        </w:rPr>
        <w:t>rs (Plaque forming units</w:t>
      </w:r>
      <w:r w:rsidR="00732A27" w:rsidRPr="007C21EA">
        <w:rPr>
          <w:rFonts w:ascii="Arial" w:eastAsia="Cambria" w:hAnsi="Arial" w:cs="Arial"/>
          <w:sz w:val="24"/>
          <w:szCs w:val="24"/>
        </w:rPr>
        <w:t xml:space="preserve"> (</w:t>
      </w:r>
      <w:r w:rsidRPr="007C21EA">
        <w:rPr>
          <w:rFonts w:ascii="Arial" w:eastAsia="Cambria" w:hAnsi="Arial" w:cs="Arial"/>
          <w:sz w:val="24"/>
          <w:szCs w:val="24"/>
        </w:rPr>
        <w:t>PFU</w:t>
      </w:r>
      <w:r w:rsidR="00732A27" w:rsidRPr="007C21EA">
        <w:rPr>
          <w:rFonts w:ascii="Arial" w:eastAsia="Cambria" w:hAnsi="Arial" w:cs="Arial"/>
          <w:sz w:val="24"/>
          <w:szCs w:val="24"/>
        </w:rPr>
        <w:t>)</w:t>
      </w:r>
      <w:r w:rsidRPr="007C21EA">
        <w:rPr>
          <w:rFonts w:ascii="Arial" w:eastAsia="Cambria" w:hAnsi="Arial" w:cs="Arial"/>
          <w:sz w:val="24"/>
          <w:szCs w:val="24"/>
        </w:rPr>
        <w:t>/ml) were determined using plaque assay</w:t>
      </w:r>
      <w:r w:rsidR="00732A27" w:rsidRPr="007C21EA">
        <w:rPr>
          <w:rFonts w:ascii="Arial" w:eastAsia="Cambria" w:hAnsi="Arial" w:cs="Arial"/>
          <w:sz w:val="24"/>
          <w:szCs w:val="24"/>
        </w:rPr>
        <w:t>s</w:t>
      </w:r>
      <w:r w:rsidRPr="007C21EA">
        <w:rPr>
          <w:rFonts w:ascii="Arial" w:eastAsia="Cambria" w:hAnsi="Arial" w:cs="Arial"/>
          <w:sz w:val="24"/>
          <w:szCs w:val="24"/>
        </w:rPr>
        <w:t>. Viable count</w:t>
      </w:r>
      <w:r w:rsidR="00732A27" w:rsidRPr="007C21EA">
        <w:rPr>
          <w:rFonts w:ascii="Arial" w:eastAsia="Cambria" w:hAnsi="Arial" w:cs="Arial"/>
          <w:sz w:val="24"/>
          <w:szCs w:val="24"/>
        </w:rPr>
        <w:t>s</w:t>
      </w:r>
      <w:r w:rsidRPr="007C21EA">
        <w:rPr>
          <w:rFonts w:ascii="Arial" w:eastAsia="Cambria" w:hAnsi="Arial" w:cs="Arial"/>
          <w:sz w:val="24"/>
          <w:szCs w:val="24"/>
        </w:rPr>
        <w:t xml:space="preserve"> of the host</w:t>
      </w:r>
      <w:r w:rsidR="00732A27" w:rsidRPr="007C21EA">
        <w:rPr>
          <w:rFonts w:ascii="Arial" w:eastAsia="Cambria" w:hAnsi="Arial" w:cs="Arial"/>
          <w:sz w:val="24"/>
          <w:szCs w:val="24"/>
        </w:rPr>
        <w:t>s</w:t>
      </w:r>
      <w:r w:rsidRPr="007C21EA">
        <w:rPr>
          <w:rFonts w:ascii="Arial" w:eastAsia="Cambria" w:hAnsi="Arial" w:cs="Arial"/>
          <w:sz w:val="24"/>
          <w:szCs w:val="24"/>
        </w:rPr>
        <w:t xml:space="preserve"> w</w:t>
      </w:r>
      <w:r w:rsidR="00732A27" w:rsidRPr="007C21EA">
        <w:rPr>
          <w:rFonts w:ascii="Arial" w:eastAsia="Cambria" w:hAnsi="Arial" w:cs="Arial"/>
          <w:sz w:val="24"/>
          <w:szCs w:val="24"/>
        </w:rPr>
        <w:t>ere</w:t>
      </w:r>
      <w:r w:rsidRPr="007C21EA">
        <w:rPr>
          <w:rFonts w:ascii="Arial" w:eastAsia="Cambria" w:hAnsi="Arial" w:cs="Arial"/>
          <w:sz w:val="24"/>
          <w:szCs w:val="24"/>
        </w:rPr>
        <w:t xml:space="preserve"> measured </w:t>
      </w:r>
      <w:r w:rsidR="00732A27" w:rsidRPr="007C21EA">
        <w:rPr>
          <w:rFonts w:ascii="Arial" w:eastAsia="Cambria" w:hAnsi="Arial" w:cs="Arial"/>
          <w:sz w:val="24"/>
          <w:szCs w:val="24"/>
        </w:rPr>
        <w:t>by counting colonies formed from liquid cultures at an</w:t>
      </w:r>
      <w:r w:rsidRPr="007C21EA">
        <w:rPr>
          <w:rFonts w:ascii="Arial" w:eastAsia="Cambria" w:hAnsi="Arial" w:cs="Arial"/>
          <w:sz w:val="24"/>
          <w:szCs w:val="24"/>
        </w:rPr>
        <w:t xml:space="preserv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0.05</w:t>
      </w:r>
      <w:r w:rsidR="00732A27" w:rsidRPr="007C21EA">
        <w:rPr>
          <w:rFonts w:ascii="Arial" w:eastAsia="Cambria" w:hAnsi="Arial" w:cs="Arial"/>
          <w:sz w:val="24"/>
          <w:szCs w:val="24"/>
        </w:rPr>
        <w:t xml:space="preserve"> (CFU/60ul)</w:t>
      </w:r>
      <w:r w:rsidRPr="007C21EA">
        <w:rPr>
          <w:rFonts w:ascii="Arial" w:eastAsia="Cambria" w:hAnsi="Arial" w:cs="Arial"/>
          <w:sz w:val="24"/>
          <w:szCs w:val="24"/>
        </w:rPr>
        <w:t>. All phages</w:t>
      </w:r>
      <w:r w:rsidR="00A75A91" w:rsidRPr="007C21EA">
        <w:rPr>
          <w:rFonts w:ascii="Arial" w:eastAsia="Cambria" w:hAnsi="Arial" w:cs="Arial"/>
          <w:sz w:val="24"/>
          <w:szCs w:val="24"/>
        </w:rPr>
        <w:t xml:space="preserve"> were</w:t>
      </w:r>
      <w:r w:rsidRPr="007C21EA">
        <w:rPr>
          <w:rFonts w:ascii="Arial" w:eastAsia="Cambria" w:hAnsi="Arial" w:cs="Arial"/>
          <w:sz w:val="24"/>
          <w:szCs w:val="24"/>
        </w:rPr>
        <w:t xml:space="preserve"> titered on their corresponding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w:t>
      </w:r>
      <w:r w:rsidRPr="007C21EA">
        <w:rPr>
          <w:rFonts w:ascii="Arial" w:eastAsia="Cambria" w:hAnsi="Arial" w:cs="Arial"/>
          <w:b/>
          <w:sz w:val="24"/>
          <w:szCs w:val="24"/>
        </w:rPr>
        <w:t xml:space="preserve">A) </w:t>
      </w:r>
      <w:r w:rsidRPr="007C21EA">
        <w:rPr>
          <w:rFonts w:ascii="Arial" w:eastAsia="Cambria" w:hAnsi="Arial" w:cs="Arial"/>
          <w:sz w:val="24"/>
          <w:szCs w:val="24"/>
        </w:rPr>
        <w:t xml:space="preserve">Yi6-1, </w:t>
      </w:r>
      <w:r w:rsidRPr="007C21EA">
        <w:rPr>
          <w:rFonts w:ascii="Arial" w:eastAsia="Cambria" w:hAnsi="Arial" w:cs="Arial"/>
          <w:b/>
          <w:sz w:val="24"/>
          <w:szCs w:val="24"/>
        </w:rPr>
        <w:t xml:space="preserve">B) </w:t>
      </w:r>
      <w:r w:rsidRPr="007C21EA">
        <w:rPr>
          <w:rFonts w:ascii="Arial" w:eastAsia="Cambria" w:hAnsi="Arial" w:cs="Arial"/>
          <w:sz w:val="24"/>
          <w:szCs w:val="24"/>
        </w:rPr>
        <w:t xml:space="preserve">EF06, </w:t>
      </w:r>
      <w:r w:rsidRPr="007C21EA">
        <w:rPr>
          <w:rFonts w:ascii="Arial" w:eastAsia="Cambria" w:hAnsi="Arial" w:cs="Arial"/>
          <w:b/>
          <w:sz w:val="24"/>
          <w:szCs w:val="24"/>
        </w:rPr>
        <w:t xml:space="preserve">C) </w:t>
      </w:r>
      <w:r w:rsidRPr="007C21EA">
        <w:rPr>
          <w:rFonts w:ascii="Arial" w:eastAsia="Cambria" w:hAnsi="Arial" w:cs="Arial"/>
          <w:sz w:val="24"/>
          <w:szCs w:val="24"/>
        </w:rPr>
        <w:t xml:space="preserve">EF11, and </w:t>
      </w:r>
      <w:r w:rsidRPr="007C21EA">
        <w:rPr>
          <w:rFonts w:ascii="Arial" w:eastAsia="Cambria" w:hAnsi="Arial" w:cs="Arial"/>
          <w:b/>
          <w:sz w:val="24"/>
          <w:szCs w:val="24"/>
        </w:rPr>
        <w:t xml:space="preserve">D) </w:t>
      </w:r>
      <w:r w:rsidRPr="007C21EA">
        <w:rPr>
          <w:rFonts w:ascii="Arial" w:eastAsia="Cambria" w:hAnsi="Arial" w:cs="Arial"/>
          <w:sz w:val="24"/>
          <w:szCs w:val="24"/>
        </w:rPr>
        <w:t>V587.</w:t>
      </w:r>
    </w:p>
    <w:p w14:paraId="000000A2" w14:textId="77777777" w:rsidR="000207FA" w:rsidRPr="007C21EA" w:rsidRDefault="00563D7E">
      <w:pPr>
        <w:spacing w:line="480" w:lineRule="auto"/>
        <w:rPr>
          <w:rFonts w:ascii="Arial" w:hAnsi="Arial" w:cs="Arial"/>
          <w:b/>
        </w:rPr>
      </w:pPr>
      <w:r w:rsidRPr="007C21EA">
        <w:rPr>
          <w:rFonts w:ascii="Arial" w:hAnsi="Arial" w:cs="Arial"/>
          <w:b/>
        </w:rPr>
        <w:t>A)</w:t>
      </w:r>
    </w:p>
    <w:p w14:paraId="000000A3" w14:textId="77777777" w:rsidR="000207FA" w:rsidRPr="007C21EA" w:rsidRDefault="00563D7E">
      <w:pPr>
        <w:spacing w:line="480" w:lineRule="auto"/>
        <w:rPr>
          <w:rFonts w:ascii="Arial" w:hAnsi="Arial" w:cs="Arial"/>
        </w:rPr>
      </w:pPr>
      <w:r w:rsidRPr="007C21EA">
        <w:rPr>
          <w:rFonts w:ascii="Arial" w:hAnsi="Arial" w:cs="Arial"/>
          <w:noProof/>
        </w:rPr>
        <w:drawing>
          <wp:inline distT="114300" distB="114300" distL="114300" distR="114300" wp14:anchorId="6A01C999" wp14:editId="619FD676">
            <wp:extent cx="3871913" cy="2915653"/>
            <wp:effectExtent l="0" t="0" r="0" b="0"/>
            <wp:docPr id="30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71913" cy="2915653"/>
                    </a:xfrm>
                    <a:prstGeom prst="rect">
                      <a:avLst/>
                    </a:prstGeom>
                    <a:ln/>
                  </pic:spPr>
                </pic:pic>
              </a:graphicData>
            </a:graphic>
          </wp:inline>
        </w:drawing>
      </w:r>
    </w:p>
    <w:p w14:paraId="000000A4" w14:textId="77777777" w:rsidR="000207FA" w:rsidRPr="007C21EA" w:rsidRDefault="000207FA">
      <w:pPr>
        <w:rPr>
          <w:rFonts w:ascii="Arial" w:hAnsi="Arial" w:cs="Arial"/>
          <w:b/>
        </w:rPr>
      </w:pPr>
      <w:bookmarkStart w:id="1973" w:name="_heading=h.eckywpp3m4yq" w:colFirst="0" w:colLast="0"/>
      <w:bookmarkEnd w:id="1973"/>
    </w:p>
    <w:p w14:paraId="000000A5" w14:textId="77777777" w:rsidR="000207FA" w:rsidRPr="007C21EA" w:rsidRDefault="00563D7E">
      <w:pPr>
        <w:rPr>
          <w:rFonts w:ascii="Arial" w:hAnsi="Arial" w:cs="Arial"/>
        </w:rPr>
      </w:pPr>
      <w:bookmarkStart w:id="1974" w:name="_heading=h.5elngafhno53" w:colFirst="0" w:colLast="0"/>
      <w:bookmarkEnd w:id="1974"/>
      <w:r w:rsidRPr="007C21EA">
        <w:rPr>
          <w:rFonts w:ascii="Arial" w:hAnsi="Arial" w:cs="Arial"/>
          <w:b/>
        </w:rPr>
        <w:t>B)</w:t>
      </w:r>
    </w:p>
    <w:p w14:paraId="000000A6" w14:textId="77777777" w:rsidR="000207FA" w:rsidRPr="007C21EA" w:rsidRDefault="00563D7E">
      <w:pPr>
        <w:rPr>
          <w:rFonts w:ascii="Arial" w:hAnsi="Arial" w:cs="Arial"/>
          <w:b/>
        </w:rPr>
      </w:pPr>
      <w:bookmarkStart w:id="1975" w:name="_heading=h.hbtt6q3c8qb1" w:colFirst="0" w:colLast="0"/>
      <w:bookmarkEnd w:id="1975"/>
      <w:r w:rsidRPr="007C21EA">
        <w:rPr>
          <w:rFonts w:ascii="Arial" w:hAnsi="Arial" w:cs="Arial"/>
          <w:noProof/>
        </w:rPr>
        <w:drawing>
          <wp:inline distT="114300" distB="114300" distL="114300" distR="114300" wp14:anchorId="4BF34B93" wp14:editId="4FA73705">
            <wp:extent cx="3852863" cy="2434396"/>
            <wp:effectExtent l="0" t="0" r="0" b="0"/>
            <wp:docPr id="3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852863" cy="2434396"/>
                    </a:xfrm>
                    <a:prstGeom prst="rect">
                      <a:avLst/>
                    </a:prstGeom>
                    <a:ln/>
                  </pic:spPr>
                </pic:pic>
              </a:graphicData>
            </a:graphic>
          </wp:inline>
        </w:drawing>
      </w:r>
    </w:p>
    <w:p w14:paraId="000000A7" w14:textId="77777777" w:rsidR="000207FA" w:rsidRPr="007C21EA" w:rsidRDefault="000207FA">
      <w:pPr>
        <w:rPr>
          <w:rFonts w:ascii="Arial" w:hAnsi="Arial" w:cs="Arial"/>
          <w:b/>
        </w:rPr>
      </w:pPr>
      <w:bookmarkStart w:id="1976" w:name="_heading=h.tqub0wa43xr9" w:colFirst="0" w:colLast="0"/>
      <w:bookmarkEnd w:id="1976"/>
    </w:p>
    <w:p w14:paraId="000000A8" w14:textId="77777777" w:rsidR="000207FA" w:rsidRPr="007C21EA" w:rsidRDefault="000207FA">
      <w:pPr>
        <w:rPr>
          <w:rFonts w:ascii="Arial" w:hAnsi="Arial" w:cs="Arial"/>
          <w:b/>
        </w:rPr>
      </w:pPr>
      <w:bookmarkStart w:id="1977" w:name="_heading=h.53w9wi8lqe1p" w:colFirst="0" w:colLast="0"/>
      <w:bookmarkEnd w:id="1977"/>
    </w:p>
    <w:p w14:paraId="000000A9" w14:textId="77777777" w:rsidR="000207FA" w:rsidRPr="007C21EA" w:rsidRDefault="000207FA">
      <w:pPr>
        <w:rPr>
          <w:rFonts w:ascii="Arial" w:hAnsi="Arial" w:cs="Arial"/>
          <w:b/>
        </w:rPr>
      </w:pPr>
      <w:bookmarkStart w:id="1978" w:name="_heading=h.ovdeyfu5063a" w:colFirst="0" w:colLast="0"/>
      <w:bookmarkEnd w:id="1978"/>
    </w:p>
    <w:p w14:paraId="000000AA" w14:textId="77777777" w:rsidR="000207FA" w:rsidRPr="007C21EA" w:rsidRDefault="00563D7E">
      <w:pPr>
        <w:rPr>
          <w:rFonts w:ascii="Arial" w:hAnsi="Arial" w:cs="Arial"/>
          <w:b/>
        </w:rPr>
      </w:pPr>
      <w:bookmarkStart w:id="1979" w:name="_heading=h.99kdkb9zhwv" w:colFirst="0" w:colLast="0"/>
      <w:bookmarkEnd w:id="1979"/>
      <w:r w:rsidRPr="007C21EA">
        <w:rPr>
          <w:rFonts w:ascii="Arial" w:hAnsi="Arial" w:cs="Arial"/>
          <w:b/>
        </w:rPr>
        <w:t>C)</w:t>
      </w:r>
    </w:p>
    <w:p w14:paraId="000000AB" w14:textId="77777777" w:rsidR="000207FA" w:rsidRPr="007C21EA" w:rsidRDefault="00563D7E">
      <w:pPr>
        <w:rPr>
          <w:rFonts w:ascii="Arial" w:hAnsi="Arial" w:cs="Arial"/>
          <w:b/>
        </w:rPr>
      </w:pPr>
      <w:bookmarkStart w:id="1980" w:name="_heading=h.6aujdga3crge" w:colFirst="0" w:colLast="0"/>
      <w:bookmarkEnd w:id="1980"/>
      <w:r w:rsidRPr="007C21EA">
        <w:rPr>
          <w:rFonts w:ascii="Arial" w:hAnsi="Arial" w:cs="Arial"/>
          <w:b/>
          <w:noProof/>
        </w:rPr>
        <w:lastRenderedPageBreak/>
        <w:drawing>
          <wp:inline distT="114300" distB="114300" distL="114300" distR="114300" wp14:anchorId="5CF694E1" wp14:editId="7ABA6250">
            <wp:extent cx="3961181" cy="2852738"/>
            <wp:effectExtent l="0" t="0" r="0" b="0"/>
            <wp:docPr id="30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61181" cy="2852738"/>
                    </a:xfrm>
                    <a:prstGeom prst="rect">
                      <a:avLst/>
                    </a:prstGeom>
                    <a:ln/>
                  </pic:spPr>
                </pic:pic>
              </a:graphicData>
            </a:graphic>
          </wp:inline>
        </w:drawing>
      </w:r>
    </w:p>
    <w:p w14:paraId="000000AC" w14:textId="77777777" w:rsidR="000207FA" w:rsidRPr="007C21EA" w:rsidRDefault="000207FA">
      <w:pPr>
        <w:rPr>
          <w:rFonts w:ascii="Arial" w:hAnsi="Arial" w:cs="Arial"/>
          <w:b/>
        </w:rPr>
      </w:pPr>
      <w:bookmarkStart w:id="1981" w:name="_heading=h.hauwg1ta12n7" w:colFirst="0" w:colLast="0"/>
      <w:bookmarkEnd w:id="1981"/>
    </w:p>
    <w:p w14:paraId="000000AD" w14:textId="77777777" w:rsidR="000207FA" w:rsidRPr="007C21EA" w:rsidRDefault="00563D7E">
      <w:pPr>
        <w:rPr>
          <w:rFonts w:ascii="Arial" w:hAnsi="Arial" w:cs="Arial"/>
        </w:rPr>
      </w:pPr>
      <w:bookmarkStart w:id="1982" w:name="_heading=h.y6wel0soena6" w:colFirst="0" w:colLast="0"/>
      <w:bookmarkEnd w:id="1982"/>
      <w:r w:rsidRPr="007C21EA">
        <w:rPr>
          <w:rFonts w:ascii="Arial" w:hAnsi="Arial" w:cs="Arial"/>
          <w:b/>
        </w:rPr>
        <w:t>D)</w:t>
      </w:r>
    </w:p>
    <w:p w14:paraId="000000AE" w14:textId="77777777" w:rsidR="000207FA" w:rsidRPr="007C21EA" w:rsidRDefault="00563D7E">
      <w:pPr>
        <w:rPr>
          <w:rFonts w:ascii="Arial" w:hAnsi="Arial" w:cs="Arial"/>
        </w:rPr>
      </w:pPr>
      <w:bookmarkStart w:id="1983" w:name="_heading=h.acei14j406wk" w:colFirst="0" w:colLast="0"/>
      <w:bookmarkEnd w:id="1983"/>
      <w:r w:rsidRPr="007C21EA">
        <w:rPr>
          <w:rFonts w:ascii="Arial" w:hAnsi="Arial" w:cs="Arial"/>
          <w:noProof/>
        </w:rPr>
        <w:drawing>
          <wp:inline distT="114300" distB="114300" distL="114300" distR="114300" wp14:anchorId="5B5A8A73" wp14:editId="3B7E537E">
            <wp:extent cx="3973198" cy="2271713"/>
            <wp:effectExtent l="0" t="0" r="0" b="0"/>
            <wp:docPr id="30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973198" cy="2271713"/>
                    </a:xfrm>
                    <a:prstGeom prst="rect">
                      <a:avLst/>
                    </a:prstGeom>
                    <a:ln/>
                  </pic:spPr>
                </pic:pic>
              </a:graphicData>
            </a:graphic>
          </wp:inline>
        </w:drawing>
      </w:r>
    </w:p>
    <w:p w14:paraId="000000AF" w14:textId="77777777" w:rsidR="000207FA" w:rsidRPr="007C21EA" w:rsidRDefault="000207FA">
      <w:pPr>
        <w:rPr>
          <w:rFonts w:ascii="Arial" w:hAnsi="Arial" w:cs="Arial"/>
        </w:rPr>
      </w:pPr>
      <w:bookmarkStart w:id="1984" w:name="_heading=h.bo57aghrf9ch" w:colFirst="0" w:colLast="0"/>
      <w:bookmarkEnd w:id="1984"/>
    </w:p>
    <w:p w14:paraId="72351B99" w14:textId="77777777" w:rsidR="009921B3" w:rsidRDefault="009921B3">
      <w:pPr>
        <w:rPr>
          <w:ins w:id="1985" w:author="Stephen Wandro" w:date="2021-04-29T16:02:00Z"/>
          <w:rFonts w:ascii="Arial" w:eastAsia="Cambria" w:hAnsi="Arial" w:cs="Arial"/>
          <w:b/>
          <w:sz w:val="24"/>
          <w:szCs w:val="24"/>
        </w:rPr>
      </w:pPr>
      <w:ins w:id="1986" w:author="Stephen Wandro" w:date="2021-04-29T16:02:00Z">
        <w:r>
          <w:rPr>
            <w:rFonts w:ascii="Arial" w:eastAsia="Cambria" w:hAnsi="Arial" w:cs="Arial"/>
            <w:b/>
            <w:sz w:val="24"/>
            <w:szCs w:val="24"/>
          </w:rPr>
          <w:br w:type="page"/>
        </w:r>
      </w:ins>
    </w:p>
    <w:p w14:paraId="000000B0" w14:textId="59E646C0"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Supplemental Table S2</w:t>
      </w:r>
      <w:r w:rsidRPr="007C21EA">
        <w:rPr>
          <w:rFonts w:ascii="Arial" w:eastAsia="Cambria" w:hAnsi="Arial" w:cs="Arial"/>
          <w:sz w:val="24"/>
          <w:szCs w:val="24"/>
        </w:rPr>
        <w:t xml:space="preserve">. List of bacterial strains used in this study and the antibiotics </w:t>
      </w:r>
      <w:r w:rsidR="00FB7292">
        <w:rPr>
          <w:rFonts w:ascii="Arial" w:eastAsia="Cambria" w:hAnsi="Arial" w:cs="Arial"/>
          <w:sz w:val="24"/>
          <w:szCs w:val="24"/>
        </w:rPr>
        <w:t>to which they</w:t>
      </w:r>
      <w:r w:rsidR="00FB7292" w:rsidRPr="007C21EA">
        <w:rPr>
          <w:rFonts w:ascii="Arial" w:eastAsia="Cambria" w:hAnsi="Arial" w:cs="Arial"/>
          <w:sz w:val="24"/>
          <w:szCs w:val="24"/>
        </w:rPr>
        <w:t xml:space="preserve"> </w:t>
      </w:r>
      <w:r w:rsidRPr="007C21EA">
        <w:rPr>
          <w:rFonts w:ascii="Arial" w:eastAsia="Cambria" w:hAnsi="Arial" w:cs="Arial"/>
          <w:sz w:val="24"/>
          <w:szCs w:val="24"/>
        </w:rPr>
        <w:t xml:space="preserve">are resistant. </w:t>
      </w:r>
    </w:p>
    <w:tbl>
      <w:tblPr>
        <w:tblStyle w:val="3"/>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065"/>
        <w:gridCol w:w="4035"/>
        <w:gridCol w:w="2190"/>
      </w:tblGrid>
      <w:tr w:rsidR="000207FA" w:rsidRPr="007C21EA" w14:paraId="767CFDD4" w14:textId="77777777">
        <w:trPr>
          <w:trHeight w:val="465"/>
        </w:trPr>
        <w:tc>
          <w:tcPr>
            <w:tcW w:w="1215" w:type="dxa"/>
            <w:shd w:val="clear" w:color="auto" w:fill="auto"/>
            <w:tcMar>
              <w:top w:w="100" w:type="dxa"/>
              <w:left w:w="100" w:type="dxa"/>
              <w:bottom w:w="100" w:type="dxa"/>
              <w:right w:w="100" w:type="dxa"/>
            </w:tcMar>
          </w:tcPr>
          <w:p w14:paraId="000000B1" w14:textId="77777777" w:rsidR="000207FA" w:rsidRPr="007C21EA" w:rsidRDefault="00563D7E">
            <w:pPr>
              <w:widowControl w:val="0"/>
              <w:rPr>
                <w:rFonts w:ascii="Arial" w:eastAsia="Cambria" w:hAnsi="Arial" w:cs="Arial"/>
                <w:b/>
              </w:rPr>
            </w:pPr>
            <w:r w:rsidRPr="007C21EA">
              <w:rPr>
                <w:rFonts w:ascii="Arial" w:eastAsia="Cambria" w:hAnsi="Arial" w:cs="Arial"/>
                <w:b/>
              </w:rPr>
              <w:t>Strain</w:t>
            </w:r>
          </w:p>
        </w:tc>
        <w:tc>
          <w:tcPr>
            <w:tcW w:w="1065" w:type="dxa"/>
            <w:shd w:val="clear" w:color="auto" w:fill="auto"/>
            <w:tcMar>
              <w:top w:w="100" w:type="dxa"/>
              <w:left w:w="100" w:type="dxa"/>
              <w:bottom w:w="100" w:type="dxa"/>
              <w:right w:w="100" w:type="dxa"/>
            </w:tcMar>
          </w:tcPr>
          <w:p w14:paraId="000000B2" w14:textId="77777777" w:rsidR="000207FA" w:rsidRPr="007C21EA" w:rsidRDefault="00563D7E">
            <w:pPr>
              <w:widowControl w:val="0"/>
              <w:rPr>
                <w:rFonts w:ascii="Arial" w:eastAsia="Cambria" w:hAnsi="Arial" w:cs="Arial"/>
                <w:b/>
              </w:rPr>
            </w:pPr>
            <w:r w:rsidRPr="007C21EA">
              <w:rPr>
                <w:rFonts w:ascii="Arial" w:eastAsia="Cambria" w:hAnsi="Arial" w:cs="Arial"/>
                <w:b/>
              </w:rPr>
              <w:t>Species</w:t>
            </w:r>
          </w:p>
        </w:tc>
        <w:tc>
          <w:tcPr>
            <w:tcW w:w="4035" w:type="dxa"/>
            <w:shd w:val="clear" w:color="auto" w:fill="auto"/>
            <w:tcMar>
              <w:top w:w="100" w:type="dxa"/>
              <w:left w:w="100" w:type="dxa"/>
              <w:bottom w:w="100" w:type="dxa"/>
              <w:right w:w="100" w:type="dxa"/>
            </w:tcMar>
          </w:tcPr>
          <w:p w14:paraId="000000B3" w14:textId="77777777" w:rsidR="000207FA" w:rsidRPr="007C21EA" w:rsidRDefault="00563D7E">
            <w:pPr>
              <w:widowControl w:val="0"/>
              <w:rPr>
                <w:rFonts w:ascii="Arial" w:eastAsia="Cambria" w:hAnsi="Arial" w:cs="Arial"/>
                <w:b/>
              </w:rPr>
            </w:pPr>
            <w:r w:rsidRPr="007C21EA">
              <w:rPr>
                <w:rFonts w:ascii="Arial" w:eastAsia="Cambria" w:hAnsi="Arial" w:cs="Arial"/>
                <w:b/>
              </w:rPr>
              <w:t>Antibiotic Resistance</w:t>
            </w:r>
          </w:p>
        </w:tc>
        <w:tc>
          <w:tcPr>
            <w:tcW w:w="2190" w:type="dxa"/>
            <w:shd w:val="clear" w:color="auto" w:fill="auto"/>
            <w:tcMar>
              <w:top w:w="100" w:type="dxa"/>
              <w:left w:w="100" w:type="dxa"/>
              <w:bottom w:w="100" w:type="dxa"/>
              <w:right w:w="100" w:type="dxa"/>
            </w:tcMar>
          </w:tcPr>
          <w:p w14:paraId="000000B4" w14:textId="77777777" w:rsidR="000207FA" w:rsidRPr="007C21EA" w:rsidRDefault="00563D7E">
            <w:pPr>
              <w:widowControl w:val="0"/>
              <w:rPr>
                <w:rFonts w:ascii="Arial" w:eastAsia="Cambria" w:hAnsi="Arial" w:cs="Arial"/>
                <w:b/>
              </w:rPr>
            </w:pPr>
            <w:r w:rsidRPr="007C21EA">
              <w:rPr>
                <w:rFonts w:ascii="Arial" w:eastAsia="Cambria" w:hAnsi="Arial" w:cs="Arial"/>
                <w:b/>
              </w:rPr>
              <w:t>Accession Number</w:t>
            </w:r>
          </w:p>
        </w:tc>
      </w:tr>
      <w:tr w:rsidR="000207FA" w:rsidRPr="007C21EA" w14:paraId="3422A12E" w14:textId="77777777">
        <w:tc>
          <w:tcPr>
            <w:tcW w:w="1215" w:type="dxa"/>
            <w:shd w:val="clear" w:color="auto" w:fill="auto"/>
            <w:tcMar>
              <w:top w:w="100" w:type="dxa"/>
              <w:left w:w="100" w:type="dxa"/>
              <w:bottom w:w="100" w:type="dxa"/>
              <w:right w:w="100" w:type="dxa"/>
            </w:tcMar>
          </w:tcPr>
          <w:p w14:paraId="000000B5" w14:textId="77777777" w:rsidR="000207FA" w:rsidRPr="007C21EA" w:rsidRDefault="00563D7E">
            <w:pPr>
              <w:widowControl w:val="0"/>
              <w:rPr>
                <w:rFonts w:ascii="Arial" w:eastAsia="Cambria" w:hAnsi="Arial" w:cs="Arial"/>
              </w:rPr>
            </w:pPr>
            <w:r w:rsidRPr="007C21EA">
              <w:rPr>
                <w:rFonts w:ascii="Arial" w:eastAsia="Cambria" w:hAnsi="Arial" w:cs="Arial"/>
              </w:rPr>
              <w:t>EF09PII</w:t>
            </w:r>
          </w:p>
        </w:tc>
        <w:tc>
          <w:tcPr>
            <w:tcW w:w="1065" w:type="dxa"/>
            <w:shd w:val="clear" w:color="auto" w:fill="auto"/>
            <w:tcMar>
              <w:top w:w="100" w:type="dxa"/>
              <w:left w:w="100" w:type="dxa"/>
              <w:bottom w:w="100" w:type="dxa"/>
              <w:right w:w="100" w:type="dxa"/>
            </w:tcMar>
          </w:tcPr>
          <w:p w14:paraId="000000B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7" w14:textId="77777777" w:rsidR="000207FA" w:rsidRPr="007C21EA" w:rsidRDefault="00563D7E">
            <w:pPr>
              <w:widowControl w:val="0"/>
              <w:rPr>
                <w:rFonts w:ascii="Arial" w:eastAsia="Cambria" w:hAnsi="Arial" w:cs="Arial"/>
              </w:rPr>
            </w:pPr>
            <w:r w:rsidRPr="007C21EA">
              <w:rPr>
                <w:rFonts w:ascii="Arial" w:eastAsia="Cambria" w:hAnsi="Arial" w:cs="Arial"/>
              </w:rPr>
              <w:t>Tetracycline, vancomycin</w:t>
            </w:r>
          </w:p>
        </w:tc>
        <w:tc>
          <w:tcPr>
            <w:tcW w:w="2190" w:type="dxa"/>
            <w:shd w:val="clear" w:color="auto" w:fill="auto"/>
            <w:tcMar>
              <w:top w:w="100" w:type="dxa"/>
              <w:left w:w="100" w:type="dxa"/>
              <w:bottom w:w="100" w:type="dxa"/>
              <w:right w:w="100" w:type="dxa"/>
            </w:tcMar>
          </w:tcPr>
          <w:p w14:paraId="000000B8" w14:textId="77777777" w:rsidR="000207FA" w:rsidRPr="007C21EA" w:rsidRDefault="000207FA">
            <w:pPr>
              <w:widowControl w:val="0"/>
              <w:rPr>
                <w:rFonts w:ascii="Arial" w:eastAsia="Cambria" w:hAnsi="Arial" w:cs="Arial"/>
              </w:rPr>
            </w:pPr>
          </w:p>
        </w:tc>
      </w:tr>
      <w:tr w:rsidR="000207FA" w:rsidRPr="007C21EA" w14:paraId="2F8E4298" w14:textId="77777777">
        <w:tc>
          <w:tcPr>
            <w:tcW w:w="1215" w:type="dxa"/>
            <w:shd w:val="clear" w:color="auto" w:fill="auto"/>
            <w:tcMar>
              <w:top w:w="100" w:type="dxa"/>
              <w:left w:w="100" w:type="dxa"/>
              <w:bottom w:w="100" w:type="dxa"/>
              <w:right w:w="100" w:type="dxa"/>
            </w:tcMar>
          </w:tcPr>
          <w:p w14:paraId="000000B9" w14:textId="77777777" w:rsidR="000207FA" w:rsidRPr="007C21EA" w:rsidRDefault="00563D7E">
            <w:pPr>
              <w:widowControl w:val="0"/>
              <w:rPr>
                <w:rFonts w:ascii="Arial" w:eastAsia="Cambria" w:hAnsi="Arial" w:cs="Arial"/>
              </w:rPr>
            </w:pPr>
            <w:r w:rsidRPr="007C21EA">
              <w:rPr>
                <w:rFonts w:ascii="Arial" w:eastAsia="Cambria" w:hAnsi="Arial" w:cs="Arial"/>
              </w:rPr>
              <w:t>EF116PII</w:t>
            </w:r>
          </w:p>
        </w:tc>
        <w:tc>
          <w:tcPr>
            <w:tcW w:w="1065" w:type="dxa"/>
            <w:shd w:val="clear" w:color="auto" w:fill="auto"/>
            <w:tcMar>
              <w:top w:w="100" w:type="dxa"/>
              <w:left w:w="100" w:type="dxa"/>
              <w:bottom w:w="100" w:type="dxa"/>
              <w:right w:w="100" w:type="dxa"/>
            </w:tcMar>
          </w:tcPr>
          <w:p w14:paraId="000000BA"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B" w14:textId="77777777" w:rsidR="000207FA" w:rsidRPr="007C21EA" w:rsidRDefault="00563D7E">
            <w:pPr>
              <w:widowControl w:val="0"/>
              <w:rPr>
                <w:rFonts w:ascii="Arial" w:eastAsia="Cambria" w:hAnsi="Arial" w:cs="Arial"/>
              </w:rPr>
            </w:pPr>
            <w:r w:rsidRPr="007C21EA">
              <w:rPr>
                <w:rFonts w:ascii="Arial" w:eastAsia="Cambria" w:hAnsi="Arial" w:cs="Arial"/>
              </w:rPr>
              <w:t>Gentamicin-syn, tetracycline, vancomycin</w:t>
            </w:r>
          </w:p>
        </w:tc>
        <w:tc>
          <w:tcPr>
            <w:tcW w:w="2190" w:type="dxa"/>
            <w:shd w:val="clear" w:color="auto" w:fill="auto"/>
            <w:tcMar>
              <w:top w:w="100" w:type="dxa"/>
              <w:left w:w="100" w:type="dxa"/>
              <w:bottom w:w="100" w:type="dxa"/>
              <w:right w:w="100" w:type="dxa"/>
            </w:tcMar>
          </w:tcPr>
          <w:p w14:paraId="000000BC" w14:textId="77777777" w:rsidR="000207FA" w:rsidRPr="007C21EA" w:rsidRDefault="000207FA">
            <w:pPr>
              <w:widowControl w:val="0"/>
              <w:rPr>
                <w:rFonts w:ascii="Arial" w:eastAsia="Cambria" w:hAnsi="Arial" w:cs="Arial"/>
              </w:rPr>
            </w:pPr>
          </w:p>
        </w:tc>
      </w:tr>
      <w:tr w:rsidR="000207FA" w:rsidRPr="007C21EA" w14:paraId="7F9D95BC" w14:textId="77777777">
        <w:tc>
          <w:tcPr>
            <w:tcW w:w="1215" w:type="dxa"/>
            <w:shd w:val="clear" w:color="auto" w:fill="auto"/>
            <w:tcMar>
              <w:top w:w="100" w:type="dxa"/>
              <w:left w:w="100" w:type="dxa"/>
              <w:bottom w:w="100" w:type="dxa"/>
              <w:right w:w="100" w:type="dxa"/>
            </w:tcMar>
          </w:tcPr>
          <w:p w14:paraId="000000BD" w14:textId="77777777" w:rsidR="000207FA" w:rsidRPr="007C21EA" w:rsidRDefault="00563D7E">
            <w:pPr>
              <w:widowControl w:val="0"/>
              <w:rPr>
                <w:rFonts w:ascii="Arial" w:eastAsia="Cambria" w:hAnsi="Arial" w:cs="Arial"/>
              </w:rPr>
            </w:pPr>
            <w:r w:rsidRPr="007C21EA">
              <w:rPr>
                <w:rFonts w:ascii="Arial" w:eastAsia="Cambria" w:hAnsi="Arial" w:cs="Arial"/>
              </w:rPr>
              <w:t>EF06PII</w:t>
            </w:r>
          </w:p>
        </w:tc>
        <w:tc>
          <w:tcPr>
            <w:tcW w:w="1065" w:type="dxa"/>
            <w:shd w:val="clear" w:color="auto" w:fill="auto"/>
            <w:tcMar>
              <w:top w:w="100" w:type="dxa"/>
              <w:left w:w="100" w:type="dxa"/>
              <w:bottom w:w="100" w:type="dxa"/>
              <w:right w:w="100" w:type="dxa"/>
            </w:tcMar>
          </w:tcPr>
          <w:p w14:paraId="000000B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B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0" w14:textId="77777777" w:rsidR="000207FA" w:rsidRPr="007C21EA" w:rsidRDefault="000207FA">
            <w:pPr>
              <w:widowControl w:val="0"/>
              <w:rPr>
                <w:rFonts w:ascii="Arial" w:eastAsia="Cambria" w:hAnsi="Arial" w:cs="Arial"/>
              </w:rPr>
            </w:pPr>
          </w:p>
        </w:tc>
      </w:tr>
      <w:tr w:rsidR="000207FA" w:rsidRPr="007C21EA" w14:paraId="5B86494D" w14:textId="77777777">
        <w:tc>
          <w:tcPr>
            <w:tcW w:w="1215" w:type="dxa"/>
            <w:shd w:val="clear" w:color="auto" w:fill="auto"/>
            <w:tcMar>
              <w:top w:w="100" w:type="dxa"/>
              <w:left w:w="100" w:type="dxa"/>
              <w:bottom w:w="100" w:type="dxa"/>
              <w:right w:w="100" w:type="dxa"/>
            </w:tcMar>
          </w:tcPr>
          <w:p w14:paraId="000000C1" w14:textId="77777777" w:rsidR="000207FA" w:rsidRPr="007C21EA" w:rsidRDefault="00563D7E">
            <w:pPr>
              <w:widowControl w:val="0"/>
              <w:rPr>
                <w:rFonts w:ascii="Arial" w:eastAsia="Cambria" w:hAnsi="Arial" w:cs="Arial"/>
              </w:rPr>
            </w:pPr>
            <w:r w:rsidRPr="007C21EA">
              <w:rPr>
                <w:rFonts w:ascii="Arial" w:eastAsia="Cambria" w:hAnsi="Arial" w:cs="Arial"/>
              </w:rPr>
              <w:t>EF18PII</w:t>
            </w:r>
          </w:p>
        </w:tc>
        <w:tc>
          <w:tcPr>
            <w:tcW w:w="1065" w:type="dxa"/>
            <w:shd w:val="clear" w:color="auto" w:fill="auto"/>
            <w:tcMar>
              <w:top w:w="100" w:type="dxa"/>
              <w:left w:w="100" w:type="dxa"/>
              <w:bottom w:w="100" w:type="dxa"/>
              <w:right w:w="100" w:type="dxa"/>
            </w:tcMar>
          </w:tcPr>
          <w:p w14:paraId="000000C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4" w14:textId="77777777" w:rsidR="000207FA" w:rsidRPr="007C21EA" w:rsidRDefault="000207FA">
            <w:pPr>
              <w:widowControl w:val="0"/>
              <w:rPr>
                <w:rFonts w:ascii="Arial" w:eastAsia="Cambria" w:hAnsi="Arial" w:cs="Arial"/>
              </w:rPr>
            </w:pPr>
          </w:p>
        </w:tc>
      </w:tr>
      <w:tr w:rsidR="000207FA" w:rsidRPr="007C21EA" w14:paraId="49B7007D" w14:textId="77777777">
        <w:tc>
          <w:tcPr>
            <w:tcW w:w="1215" w:type="dxa"/>
            <w:shd w:val="clear" w:color="auto" w:fill="auto"/>
            <w:tcMar>
              <w:top w:w="100" w:type="dxa"/>
              <w:left w:w="100" w:type="dxa"/>
              <w:bottom w:w="100" w:type="dxa"/>
              <w:right w:w="100" w:type="dxa"/>
            </w:tcMar>
          </w:tcPr>
          <w:p w14:paraId="000000C5" w14:textId="77777777" w:rsidR="000207FA" w:rsidRPr="007C21EA" w:rsidRDefault="00563D7E">
            <w:pPr>
              <w:widowControl w:val="0"/>
              <w:rPr>
                <w:rFonts w:ascii="Arial" w:eastAsia="Cambria" w:hAnsi="Arial" w:cs="Arial"/>
              </w:rPr>
            </w:pPr>
            <w:r w:rsidRPr="007C21EA">
              <w:rPr>
                <w:rFonts w:ascii="Arial" w:eastAsia="Cambria" w:hAnsi="Arial" w:cs="Arial"/>
              </w:rPr>
              <w:t>EF20PII</w:t>
            </w:r>
          </w:p>
        </w:tc>
        <w:tc>
          <w:tcPr>
            <w:tcW w:w="1065" w:type="dxa"/>
            <w:shd w:val="clear" w:color="auto" w:fill="auto"/>
            <w:tcMar>
              <w:top w:w="100" w:type="dxa"/>
              <w:left w:w="100" w:type="dxa"/>
              <w:bottom w:w="100" w:type="dxa"/>
              <w:right w:w="100" w:type="dxa"/>
            </w:tcMar>
          </w:tcPr>
          <w:p w14:paraId="000000C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8" w14:textId="77777777" w:rsidR="000207FA" w:rsidRPr="007C21EA" w:rsidRDefault="000207FA">
            <w:pPr>
              <w:widowControl w:val="0"/>
              <w:rPr>
                <w:rFonts w:ascii="Arial" w:eastAsia="Cambria" w:hAnsi="Arial" w:cs="Arial"/>
              </w:rPr>
            </w:pPr>
          </w:p>
        </w:tc>
      </w:tr>
      <w:tr w:rsidR="000207FA" w:rsidRPr="007C21EA" w14:paraId="0C9A9C5F" w14:textId="77777777">
        <w:tc>
          <w:tcPr>
            <w:tcW w:w="1215" w:type="dxa"/>
            <w:shd w:val="clear" w:color="auto" w:fill="auto"/>
            <w:tcMar>
              <w:top w:w="100" w:type="dxa"/>
              <w:left w:w="100" w:type="dxa"/>
              <w:bottom w:w="100" w:type="dxa"/>
              <w:right w:w="100" w:type="dxa"/>
            </w:tcMar>
          </w:tcPr>
          <w:p w14:paraId="000000C9" w14:textId="77777777" w:rsidR="000207FA" w:rsidRPr="007C21EA" w:rsidRDefault="00563D7E">
            <w:pPr>
              <w:widowControl w:val="0"/>
              <w:rPr>
                <w:rFonts w:ascii="Arial" w:eastAsia="Cambria" w:hAnsi="Arial" w:cs="Arial"/>
              </w:rPr>
            </w:pPr>
            <w:r w:rsidRPr="007C21EA">
              <w:rPr>
                <w:rFonts w:ascii="Arial" w:eastAsia="Cambria" w:hAnsi="Arial" w:cs="Arial"/>
              </w:rPr>
              <w:t>EF34PII</w:t>
            </w:r>
          </w:p>
        </w:tc>
        <w:tc>
          <w:tcPr>
            <w:tcW w:w="1065" w:type="dxa"/>
            <w:shd w:val="clear" w:color="auto" w:fill="auto"/>
            <w:tcMar>
              <w:top w:w="100" w:type="dxa"/>
              <w:left w:w="100" w:type="dxa"/>
              <w:bottom w:w="100" w:type="dxa"/>
              <w:right w:w="100" w:type="dxa"/>
            </w:tcMar>
          </w:tcPr>
          <w:p w14:paraId="000000C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C" w14:textId="77777777" w:rsidR="000207FA" w:rsidRPr="007C21EA" w:rsidRDefault="000207FA">
            <w:pPr>
              <w:widowControl w:val="0"/>
              <w:rPr>
                <w:rFonts w:ascii="Arial" w:eastAsia="Cambria" w:hAnsi="Arial" w:cs="Arial"/>
              </w:rPr>
            </w:pPr>
          </w:p>
        </w:tc>
      </w:tr>
      <w:tr w:rsidR="000207FA" w:rsidRPr="007C21EA" w14:paraId="226D9DA3" w14:textId="77777777">
        <w:tc>
          <w:tcPr>
            <w:tcW w:w="1215" w:type="dxa"/>
            <w:shd w:val="clear" w:color="auto" w:fill="auto"/>
            <w:tcMar>
              <w:top w:w="100" w:type="dxa"/>
              <w:left w:w="100" w:type="dxa"/>
              <w:bottom w:w="100" w:type="dxa"/>
              <w:right w:w="100" w:type="dxa"/>
            </w:tcMar>
          </w:tcPr>
          <w:p w14:paraId="000000CD" w14:textId="77777777" w:rsidR="000207FA" w:rsidRPr="007C21EA" w:rsidRDefault="00563D7E">
            <w:pPr>
              <w:widowControl w:val="0"/>
              <w:rPr>
                <w:rFonts w:ascii="Arial" w:eastAsia="Cambria" w:hAnsi="Arial" w:cs="Arial"/>
              </w:rPr>
            </w:pPr>
            <w:r w:rsidRPr="007C21EA">
              <w:rPr>
                <w:rFonts w:ascii="Arial" w:eastAsia="Cambria" w:hAnsi="Arial" w:cs="Arial"/>
              </w:rPr>
              <w:t>EF41PII</w:t>
            </w:r>
          </w:p>
        </w:tc>
        <w:tc>
          <w:tcPr>
            <w:tcW w:w="1065" w:type="dxa"/>
            <w:shd w:val="clear" w:color="auto" w:fill="auto"/>
            <w:tcMar>
              <w:top w:w="100" w:type="dxa"/>
              <w:left w:w="100" w:type="dxa"/>
              <w:bottom w:w="100" w:type="dxa"/>
              <w:right w:w="100" w:type="dxa"/>
            </w:tcMar>
          </w:tcPr>
          <w:p w14:paraId="000000C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F" w14:textId="77777777" w:rsidR="000207FA" w:rsidRPr="007C21EA" w:rsidRDefault="00563D7E">
            <w:pPr>
              <w:widowControl w:val="0"/>
              <w:rPr>
                <w:rFonts w:ascii="Arial" w:eastAsia="Cambria" w:hAnsi="Arial" w:cs="Arial"/>
              </w:rPr>
            </w:pPr>
            <w:r w:rsidRPr="007C21EA">
              <w:rPr>
                <w:rFonts w:ascii="Arial" w:eastAsia="Cambria" w:hAnsi="Arial" w:cs="Arial"/>
              </w:rPr>
              <w:t>Ampicillin, gentamicin-syn, penicillin G, tetracycline, vancomycin</w:t>
            </w:r>
          </w:p>
        </w:tc>
        <w:tc>
          <w:tcPr>
            <w:tcW w:w="2190" w:type="dxa"/>
            <w:shd w:val="clear" w:color="auto" w:fill="auto"/>
            <w:tcMar>
              <w:top w:w="100" w:type="dxa"/>
              <w:left w:w="100" w:type="dxa"/>
              <w:bottom w:w="100" w:type="dxa"/>
              <w:right w:w="100" w:type="dxa"/>
            </w:tcMar>
          </w:tcPr>
          <w:p w14:paraId="000000D0" w14:textId="77777777" w:rsidR="000207FA" w:rsidRPr="007C21EA" w:rsidRDefault="000207FA">
            <w:pPr>
              <w:widowControl w:val="0"/>
              <w:rPr>
                <w:rFonts w:ascii="Arial" w:eastAsia="Cambria" w:hAnsi="Arial" w:cs="Arial"/>
              </w:rPr>
            </w:pPr>
          </w:p>
        </w:tc>
      </w:tr>
      <w:tr w:rsidR="000207FA" w:rsidRPr="007C21EA" w14:paraId="624547BC" w14:textId="77777777">
        <w:tc>
          <w:tcPr>
            <w:tcW w:w="1215" w:type="dxa"/>
            <w:shd w:val="clear" w:color="auto" w:fill="auto"/>
            <w:tcMar>
              <w:top w:w="100" w:type="dxa"/>
              <w:left w:w="100" w:type="dxa"/>
              <w:bottom w:w="100" w:type="dxa"/>
              <w:right w:w="100" w:type="dxa"/>
            </w:tcMar>
          </w:tcPr>
          <w:p w14:paraId="000000D1" w14:textId="77777777" w:rsidR="000207FA" w:rsidRPr="007C21EA" w:rsidRDefault="00563D7E">
            <w:pPr>
              <w:widowControl w:val="0"/>
              <w:rPr>
                <w:rFonts w:ascii="Arial" w:eastAsia="Cambria" w:hAnsi="Arial" w:cs="Arial"/>
              </w:rPr>
            </w:pPr>
            <w:r w:rsidRPr="007C21EA">
              <w:rPr>
                <w:rFonts w:ascii="Arial" w:eastAsia="Cambria" w:hAnsi="Arial" w:cs="Arial"/>
              </w:rPr>
              <w:t>EF48PII</w:t>
            </w:r>
          </w:p>
        </w:tc>
        <w:tc>
          <w:tcPr>
            <w:tcW w:w="1065" w:type="dxa"/>
            <w:shd w:val="clear" w:color="auto" w:fill="auto"/>
            <w:tcMar>
              <w:top w:w="100" w:type="dxa"/>
              <w:left w:w="100" w:type="dxa"/>
              <w:bottom w:w="100" w:type="dxa"/>
              <w:right w:w="100" w:type="dxa"/>
            </w:tcMar>
          </w:tcPr>
          <w:p w14:paraId="000000D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4" w14:textId="77777777" w:rsidR="000207FA" w:rsidRPr="007C21EA" w:rsidRDefault="000207FA">
            <w:pPr>
              <w:widowControl w:val="0"/>
              <w:rPr>
                <w:rFonts w:ascii="Arial" w:eastAsia="Cambria" w:hAnsi="Arial" w:cs="Arial"/>
              </w:rPr>
            </w:pPr>
          </w:p>
        </w:tc>
      </w:tr>
      <w:tr w:rsidR="000207FA" w:rsidRPr="007C21EA" w14:paraId="16DDE91E" w14:textId="77777777">
        <w:tc>
          <w:tcPr>
            <w:tcW w:w="1215" w:type="dxa"/>
            <w:shd w:val="clear" w:color="auto" w:fill="auto"/>
            <w:tcMar>
              <w:top w:w="100" w:type="dxa"/>
              <w:left w:w="100" w:type="dxa"/>
              <w:bottom w:w="100" w:type="dxa"/>
              <w:right w:w="100" w:type="dxa"/>
            </w:tcMar>
          </w:tcPr>
          <w:p w14:paraId="000000D5" w14:textId="77777777" w:rsidR="000207FA" w:rsidRPr="007C21EA" w:rsidRDefault="00563D7E">
            <w:pPr>
              <w:widowControl w:val="0"/>
              <w:rPr>
                <w:rFonts w:ascii="Arial" w:eastAsia="Cambria" w:hAnsi="Arial" w:cs="Arial"/>
              </w:rPr>
            </w:pPr>
            <w:r w:rsidRPr="007C21EA">
              <w:rPr>
                <w:rFonts w:ascii="Arial" w:eastAsia="Cambria" w:hAnsi="Arial" w:cs="Arial"/>
              </w:rPr>
              <w:t>EF50PII</w:t>
            </w:r>
          </w:p>
        </w:tc>
        <w:tc>
          <w:tcPr>
            <w:tcW w:w="1065" w:type="dxa"/>
            <w:shd w:val="clear" w:color="auto" w:fill="auto"/>
            <w:tcMar>
              <w:top w:w="100" w:type="dxa"/>
              <w:left w:w="100" w:type="dxa"/>
              <w:bottom w:w="100" w:type="dxa"/>
              <w:right w:w="100" w:type="dxa"/>
            </w:tcMar>
          </w:tcPr>
          <w:p w14:paraId="000000D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vancomycin</w:t>
            </w:r>
          </w:p>
        </w:tc>
        <w:tc>
          <w:tcPr>
            <w:tcW w:w="2190" w:type="dxa"/>
            <w:shd w:val="clear" w:color="auto" w:fill="auto"/>
            <w:tcMar>
              <w:top w:w="100" w:type="dxa"/>
              <w:left w:w="100" w:type="dxa"/>
              <w:bottom w:w="100" w:type="dxa"/>
              <w:right w:w="100" w:type="dxa"/>
            </w:tcMar>
          </w:tcPr>
          <w:p w14:paraId="000000D8" w14:textId="77777777" w:rsidR="000207FA" w:rsidRPr="007C21EA" w:rsidRDefault="000207FA">
            <w:pPr>
              <w:widowControl w:val="0"/>
              <w:rPr>
                <w:rFonts w:ascii="Arial" w:eastAsia="Cambria" w:hAnsi="Arial" w:cs="Arial"/>
              </w:rPr>
            </w:pPr>
          </w:p>
        </w:tc>
      </w:tr>
      <w:tr w:rsidR="000207FA" w:rsidRPr="007C21EA" w14:paraId="5A44D400" w14:textId="77777777">
        <w:tc>
          <w:tcPr>
            <w:tcW w:w="1215" w:type="dxa"/>
            <w:shd w:val="clear" w:color="auto" w:fill="auto"/>
            <w:tcMar>
              <w:top w:w="100" w:type="dxa"/>
              <w:left w:w="100" w:type="dxa"/>
              <w:bottom w:w="100" w:type="dxa"/>
              <w:right w:w="100" w:type="dxa"/>
            </w:tcMar>
          </w:tcPr>
          <w:p w14:paraId="000000D9" w14:textId="77777777" w:rsidR="000207FA" w:rsidRPr="007C21EA" w:rsidRDefault="00563D7E">
            <w:pPr>
              <w:widowControl w:val="0"/>
              <w:rPr>
                <w:rFonts w:ascii="Arial" w:eastAsia="Cambria" w:hAnsi="Arial" w:cs="Arial"/>
              </w:rPr>
            </w:pPr>
            <w:r w:rsidRPr="007C21EA">
              <w:rPr>
                <w:rFonts w:ascii="Arial" w:eastAsia="Cambria" w:hAnsi="Arial" w:cs="Arial"/>
              </w:rPr>
              <w:t>EF79PII</w:t>
            </w:r>
          </w:p>
        </w:tc>
        <w:tc>
          <w:tcPr>
            <w:tcW w:w="1065" w:type="dxa"/>
            <w:shd w:val="clear" w:color="auto" w:fill="auto"/>
            <w:tcMar>
              <w:top w:w="100" w:type="dxa"/>
              <w:left w:w="100" w:type="dxa"/>
              <w:bottom w:w="100" w:type="dxa"/>
              <w:right w:w="100" w:type="dxa"/>
            </w:tcMar>
          </w:tcPr>
          <w:p w14:paraId="000000D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C" w14:textId="77777777" w:rsidR="000207FA" w:rsidRPr="007C21EA" w:rsidRDefault="000207FA">
            <w:pPr>
              <w:widowControl w:val="0"/>
              <w:rPr>
                <w:rFonts w:ascii="Arial" w:eastAsia="Cambria" w:hAnsi="Arial" w:cs="Arial"/>
              </w:rPr>
            </w:pPr>
          </w:p>
        </w:tc>
      </w:tr>
      <w:tr w:rsidR="000207FA" w:rsidRPr="007C21EA" w14:paraId="1D85F55E" w14:textId="77777777">
        <w:tc>
          <w:tcPr>
            <w:tcW w:w="1215" w:type="dxa"/>
            <w:shd w:val="clear" w:color="auto" w:fill="auto"/>
            <w:tcMar>
              <w:top w:w="100" w:type="dxa"/>
              <w:left w:w="100" w:type="dxa"/>
              <w:bottom w:w="100" w:type="dxa"/>
              <w:right w:w="100" w:type="dxa"/>
            </w:tcMar>
          </w:tcPr>
          <w:p w14:paraId="000000DD" w14:textId="77777777" w:rsidR="000207FA" w:rsidRPr="007C21EA" w:rsidRDefault="00563D7E">
            <w:pPr>
              <w:widowControl w:val="0"/>
              <w:rPr>
                <w:rFonts w:ascii="Arial" w:eastAsia="Cambria" w:hAnsi="Arial" w:cs="Arial"/>
              </w:rPr>
            </w:pPr>
            <w:r w:rsidRPr="007C21EA">
              <w:rPr>
                <w:rFonts w:ascii="Arial" w:eastAsia="Cambria" w:hAnsi="Arial" w:cs="Arial"/>
              </w:rPr>
              <w:t>EF98PII</w:t>
            </w:r>
          </w:p>
        </w:tc>
        <w:tc>
          <w:tcPr>
            <w:tcW w:w="1065" w:type="dxa"/>
            <w:shd w:val="clear" w:color="auto" w:fill="auto"/>
            <w:tcMar>
              <w:top w:w="100" w:type="dxa"/>
              <w:left w:w="100" w:type="dxa"/>
              <w:bottom w:w="100" w:type="dxa"/>
              <w:right w:w="100" w:type="dxa"/>
            </w:tcMar>
          </w:tcPr>
          <w:p w14:paraId="000000D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E0" w14:textId="77777777" w:rsidR="000207FA" w:rsidRPr="007C21EA" w:rsidRDefault="000207FA">
            <w:pPr>
              <w:widowControl w:val="0"/>
              <w:rPr>
                <w:rFonts w:ascii="Arial" w:eastAsia="Cambria" w:hAnsi="Arial" w:cs="Arial"/>
              </w:rPr>
            </w:pPr>
          </w:p>
        </w:tc>
      </w:tr>
      <w:tr w:rsidR="000207FA" w:rsidRPr="007C21EA" w14:paraId="3722EA2B" w14:textId="77777777">
        <w:tc>
          <w:tcPr>
            <w:tcW w:w="1215" w:type="dxa"/>
            <w:shd w:val="clear" w:color="auto" w:fill="auto"/>
            <w:tcMar>
              <w:top w:w="100" w:type="dxa"/>
              <w:left w:w="100" w:type="dxa"/>
              <w:bottom w:w="100" w:type="dxa"/>
              <w:right w:w="100" w:type="dxa"/>
            </w:tcMar>
          </w:tcPr>
          <w:p w14:paraId="000000E1" w14:textId="77777777" w:rsidR="000207FA" w:rsidRPr="007C21EA" w:rsidRDefault="00563D7E">
            <w:pPr>
              <w:widowControl w:val="0"/>
              <w:rPr>
                <w:rFonts w:ascii="Arial" w:eastAsia="Cambria" w:hAnsi="Arial" w:cs="Arial"/>
              </w:rPr>
            </w:pPr>
            <w:r w:rsidRPr="007C21EA">
              <w:rPr>
                <w:rFonts w:ascii="Arial" w:eastAsia="Cambria" w:hAnsi="Arial" w:cs="Arial"/>
              </w:rPr>
              <w:t>B3286</w:t>
            </w:r>
          </w:p>
        </w:tc>
        <w:tc>
          <w:tcPr>
            <w:tcW w:w="1065" w:type="dxa"/>
            <w:shd w:val="clear" w:color="auto" w:fill="auto"/>
            <w:tcMar>
              <w:top w:w="100" w:type="dxa"/>
              <w:left w:w="100" w:type="dxa"/>
              <w:bottom w:w="100" w:type="dxa"/>
              <w:right w:w="100" w:type="dxa"/>
            </w:tcMar>
          </w:tcPr>
          <w:p w14:paraId="000000E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3" w14:textId="77777777" w:rsidR="000207FA" w:rsidRPr="007C21EA" w:rsidRDefault="00563D7E">
            <w:pPr>
              <w:widowControl w:val="0"/>
              <w:rPr>
                <w:rFonts w:ascii="Arial" w:eastAsia="Cambria" w:hAnsi="Arial" w:cs="Arial"/>
              </w:rPr>
            </w:pPr>
            <w:r w:rsidRPr="007C21EA">
              <w:rPr>
                <w:rFonts w:ascii="Arial" w:eastAsia="Cambria" w:hAnsi="Arial" w:cs="Arial"/>
              </w:rPr>
              <w:t>Erythromycin, cefazolin, cefoxitin, clindamycin, gentamicin, gent synergy, oxacillin, trimethoprim/sulfa</w:t>
            </w:r>
          </w:p>
        </w:tc>
        <w:tc>
          <w:tcPr>
            <w:tcW w:w="2190" w:type="dxa"/>
            <w:shd w:val="clear" w:color="auto" w:fill="auto"/>
            <w:tcMar>
              <w:top w:w="100" w:type="dxa"/>
              <w:left w:w="100" w:type="dxa"/>
              <w:bottom w:w="100" w:type="dxa"/>
              <w:right w:w="100" w:type="dxa"/>
            </w:tcMar>
          </w:tcPr>
          <w:p w14:paraId="000000E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AIRI00000000.1</w:t>
            </w:r>
          </w:p>
        </w:tc>
      </w:tr>
      <w:tr w:rsidR="000207FA" w:rsidRPr="007C21EA" w14:paraId="517E575A" w14:textId="77777777">
        <w:tc>
          <w:tcPr>
            <w:tcW w:w="1215" w:type="dxa"/>
            <w:shd w:val="clear" w:color="auto" w:fill="auto"/>
            <w:tcMar>
              <w:top w:w="100" w:type="dxa"/>
              <w:left w:w="100" w:type="dxa"/>
              <w:bottom w:w="100" w:type="dxa"/>
              <w:right w:w="100" w:type="dxa"/>
            </w:tcMar>
          </w:tcPr>
          <w:p w14:paraId="000000E5" w14:textId="77777777" w:rsidR="000207FA" w:rsidRPr="007C21EA" w:rsidRDefault="00563D7E">
            <w:pPr>
              <w:widowControl w:val="0"/>
              <w:rPr>
                <w:rFonts w:ascii="Arial" w:eastAsia="Cambria" w:hAnsi="Arial" w:cs="Arial"/>
              </w:rPr>
            </w:pPr>
            <w:r w:rsidRPr="007C21EA">
              <w:rPr>
                <w:rFonts w:ascii="Arial" w:eastAsia="Cambria" w:hAnsi="Arial" w:cs="Arial"/>
              </w:rPr>
              <w:t>Ent6</w:t>
            </w:r>
          </w:p>
        </w:tc>
        <w:tc>
          <w:tcPr>
            <w:tcW w:w="1065" w:type="dxa"/>
            <w:shd w:val="clear" w:color="auto" w:fill="auto"/>
            <w:tcMar>
              <w:top w:w="100" w:type="dxa"/>
              <w:left w:w="100" w:type="dxa"/>
              <w:bottom w:w="100" w:type="dxa"/>
              <w:right w:w="100" w:type="dxa"/>
            </w:tcMar>
          </w:tcPr>
          <w:p w14:paraId="000000E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7"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8" w14:textId="77777777" w:rsidR="000207FA" w:rsidRPr="007C21EA" w:rsidRDefault="000207FA">
            <w:pPr>
              <w:widowControl w:val="0"/>
              <w:rPr>
                <w:rFonts w:ascii="Arial" w:eastAsia="Cambria" w:hAnsi="Arial" w:cs="Arial"/>
              </w:rPr>
            </w:pPr>
          </w:p>
        </w:tc>
      </w:tr>
      <w:tr w:rsidR="000207FA" w:rsidRPr="007C21EA" w14:paraId="76E9E877" w14:textId="77777777">
        <w:tc>
          <w:tcPr>
            <w:tcW w:w="1215" w:type="dxa"/>
            <w:shd w:val="clear" w:color="auto" w:fill="auto"/>
            <w:tcMar>
              <w:top w:w="100" w:type="dxa"/>
              <w:left w:w="100" w:type="dxa"/>
              <w:bottom w:w="100" w:type="dxa"/>
              <w:right w:w="100" w:type="dxa"/>
            </w:tcMar>
          </w:tcPr>
          <w:p w14:paraId="000000E9" w14:textId="77777777" w:rsidR="000207FA" w:rsidRPr="007C21EA" w:rsidRDefault="00563D7E">
            <w:pPr>
              <w:widowControl w:val="0"/>
              <w:rPr>
                <w:rFonts w:ascii="Arial" w:eastAsia="Cambria" w:hAnsi="Arial" w:cs="Arial"/>
              </w:rPr>
            </w:pPr>
            <w:r w:rsidRPr="007C21EA">
              <w:rPr>
                <w:rFonts w:ascii="Arial" w:eastAsia="Cambria" w:hAnsi="Arial" w:cs="Arial"/>
              </w:rPr>
              <w:t>Tx1330</w:t>
            </w:r>
          </w:p>
        </w:tc>
        <w:tc>
          <w:tcPr>
            <w:tcW w:w="1065" w:type="dxa"/>
            <w:shd w:val="clear" w:color="auto" w:fill="auto"/>
            <w:tcMar>
              <w:top w:w="100" w:type="dxa"/>
              <w:left w:w="100" w:type="dxa"/>
              <w:bottom w:w="100" w:type="dxa"/>
              <w:right w:w="100" w:type="dxa"/>
            </w:tcMar>
          </w:tcPr>
          <w:p w14:paraId="000000E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EB"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C"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ACHL00000000.1</w:t>
            </w:r>
          </w:p>
        </w:tc>
      </w:tr>
      <w:tr w:rsidR="000207FA" w:rsidRPr="007C21EA" w14:paraId="06881618" w14:textId="77777777">
        <w:tc>
          <w:tcPr>
            <w:tcW w:w="1215" w:type="dxa"/>
            <w:shd w:val="clear" w:color="auto" w:fill="auto"/>
            <w:tcMar>
              <w:top w:w="100" w:type="dxa"/>
              <w:left w:w="100" w:type="dxa"/>
              <w:bottom w:w="100" w:type="dxa"/>
              <w:right w:w="100" w:type="dxa"/>
            </w:tcMar>
          </w:tcPr>
          <w:p w14:paraId="000000ED" w14:textId="77777777" w:rsidR="000207FA" w:rsidRPr="007C21EA" w:rsidRDefault="00563D7E">
            <w:pPr>
              <w:widowControl w:val="0"/>
              <w:rPr>
                <w:rFonts w:ascii="Arial" w:eastAsia="Cambria" w:hAnsi="Arial" w:cs="Arial"/>
              </w:rPr>
            </w:pPr>
            <w:r w:rsidRPr="007C21EA">
              <w:rPr>
                <w:rFonts w:ascii="Arial" w:eastAsia="Cambria" w:hAnsi="Arial" w:cs="Arial"/>
              </w:rPr>
              <w:t>Yi6-1</w:t>
            </w:r>
          </w:p>
        </w:tc>
        <w:tc>
          <w:tcPr>
            <w:tcW w:w="1065" w:type="dxa"/>
            <w:shd w:val="clear" w:color="auto" w:fill="auto"/>
            <w:tcMar>
              <w:top w:w="100" w:type="dxa"/>
              <w:left w:w="100" w:type="dxa"/>
              <w:bottom w:w="100" w:type="dxa"/>
              <w:right w:w="100" w:type="dxa"/>
            </w:tcMar>
          </w:tcPr>
          <w:p w14:paraId="000000E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F"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gent synergy, oxacillin, tetracycline, trimethoprim/sulfa</w:t>
            </w:r>
          </w:p>
        </w:tc>
        <w:tc>
          <w:tcPr>
            <w:tcW w:w="2190" w:type="dxa"/>
            <w:shd w:val="clear" w:color="auto" w:fill="auto"/>
            <w:tcMar>
              <w:top w:w="100" w:type="dxa"/>
              <w:left w:w="100" w:type="dxa"/>
              <w:bottom w:w="100" w:type="dxa"/>
              <w:right w:w="100" w:type="dxa"/>
            </w:tcMar>
          </w:tcPr>
          <w:p w14:paraId="000000F0"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AJEO00000000.1</w:t>
            </w:r>
          </w:p>
        </w:tc>
      </w:tr>
      <w:tr w:rsidR="000207FA" w:rsidRPr="007C21EA" w14:paraId="2DC449BF" w14:textId="77777777">
        <w:tc>
          <w:tcPr>
            <w:tcW w:w="1215" w:type="dxa"/>
            <w:shd w:val="clear" w:color="auto" w:fill="auto"/>
            <w:tcMar>
              <w:top w:w="100" w:type="dxa"/>
              <w:left w:w="100" w:type="dxa"/>
              <w:bottom w:w="100" w:type="dxa"/>
              <w:right w:w="100" w:type="dxa"/>
            </w:tcMar>
          </w:tcPr>
          <w:p w14:paraId="000000F1" w14:textId="77777777" w:rsidR="000207FA" w:rsidRPr="007C21EA" w:rsidRDefault="00563D7E">
            <w:pPr>
              <w:widowControl w:val="0"/>
              <w:rPr>
                <w:rFonts w:ascii="Arial" w:eastAsia="Cambria" w:hAnsi="Arial" w:cs="Arial"/>
              </w:rPr>
            </w:pPr>
            <w:r w:rsidRPr="007C21EA">
              <w:rPr>
                <w:rFonts w:ascii="Arial" w:eastAsia="Cambria" w:hAnsi="Arial" w:cs="Arial"/>
              </w:rPr>
              <w:t>DP11</w:t>
            </w:r>
          </w:p>
        </w:tc>
        <w:tc>
          <w:tcPr>
            <w:tcW w:w="1065" w:type="dxa"/>
            <w:shd w:val="clear" w:color="auto" w:fill="auto"/>
            <w:tcMar>
              <w:top w:w="100" w:type="dxa"/>
              <w:left w:w="100" w:type="dxa"/>
              <w:bottom w:w="100" w:type="dxa"/>
              <w:right w:w="100" w:type="dxa"/>
            </w:tcMar>
          </w:tcPr>
          <w:p w14:paraId="000000F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3"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0F4" w14:textId="77777777" w:rsidR="000207FA" w:rsidRPr="007C21EA" w:rsidRDefault="000207FA">
            <w:pPr>
              <w:widowControl w:val="0"/>
              <w:rPr>
                <w:rFonts w:ascii="Arial" w:eastAsia="Cambria" w:hAnsi="Arial" w:cs="Arial"/>
              </w:rPr>
            </w:pPr>
          </w:p>
        </w:tc>
      </w:tr>
      <w:tr w:rsidR="000207FA" w:rsidRPr="007C21EA" w14:paraId="5E4DF29C" w14:textId="77777777">
        <w:tc>
          <w:tcPr>
            <w:tcW w:w="1215" w:type="dxa"/>
            <w:shd w:val="clear" w:color="auto" w:fill="auto"/>
            <w:tcMar>
              <w:top w:w="100" w:type="dxa"/>
              <w:left w:w="100" w:type="dxa"/>
              <w:bottom w:w="100" w:type="dxa"/>
              <w:right w:w="100" w:type="dxa"/>
            </w:tcMar>
          </w:tcPr>
          <w:p w14:paraId="000000F5" w14:textId="77777777" w:rsidR="000207FA" w:rsidRPr="007C21EA" w:rsidRDefault="00563D7E">
            <w:pPr>
              <w:widowControl w:val="0"/>
              <w:rPr>
                <w:rFonts w:ascii="Arial" w:eastAsia="Cambria" w:hAnsi="Arial" w:cs="Arial"/>
              </w:rPr>
            </w:pPr>
            <w:r w:rsidRPr="007C21EA">
              <w:rPr>
                <w:rFonts w:ascii="Arial" w:eastAsia="Cambria" w:hAnsi="Arial" w:cs="Arial"/>
              </w:rPr>
              <w:lastRenderedPageBreak/>
              <w:t>DP6</w:t>
            </w:r>
          </w:p>
        </w:tc>
        <w:tc>
          <w:tcPr>
            <w:tcW w:w="1065" w:type="dxa"/>
            <w:shd w:val="clear" w:color="auto" w:fill="auto"/>
            <w:tcMar>
              <w:top w:w="100" w:type="dxa"/>
              <w:left w:w="100" w:type="dxa"/>
              <w:bottom w:w="100" w:type="dxa"/>
              <w:right w:w="100" w:type="dxa"/>
            </w:tcMar>
          </w:tcPr>
          <w:p w14:paraId="000000F6"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7"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8" w14:textId="77777777" w:rsidR="000207FA" w:rsidRPr="007C21EA" w:rsidRDefault="000207FA">
            <w:pPr>
              <w:widowControl w:val="0"/>
              <w:rPr>
                <w:rFonts w:ascii="Arial" w:eastAsia="Cambria" w:hAnsi="Arial" w:cs="Arial"/>
              </w:rPr>
            </w:pPr>
          </w:p>
        </w:tc>
      </w:tr>
      <w:tr w:rsidR="000207FA" w:rsidRPr="007C21EA" w14:paraId="6F613CC9" w14:textId="77777777">
        <w:trPr>
          <w:trHeight w:val="405"/>
        </w:trPr>
        <w:tc>
          <w:tcPr>
            <w:tcW w:w="1215" w:type="dxa"/>
            <w:shd w:val="clear" w:color="auto" w:fill="auto"/>
            <w:tcMar>
              <w:top w:w="100" w:type="dxa"/>
              <w:left w:w="100" w:type="dxa"/>
              <w:bottom w:w="100" w:type="dxa"/>
              <w:right w:w="100" w:type="dxa"/>
            </w:tcMar>
          </w:tcPr>
          <w:p w14:paraId="000000F9" w14:textId="77777777" w:rsidR="000207FA" w:rsidRPr="007C21EA" w:rsidRDefault="00563D7E">
            <w:pPr>
              <w:widowControl w:val="0"/>
              <w:rPr>
                <w:rFonts w:ascii="Arial" w:eastAsia="Cambria" w:hAnsi="Arial" w:cs="Arial"/>
              </w:rPr>
            </w:pPr>
            <w:r w:rsidRPr="007C21EA">
              <w:rPr>
                <w:rFonts w:ascii="Arial" w:eastAsia="Cambria" w:hAnsi="Arial" w:cs="Arial"/>
              </w:rPr>
              <w:t>EF06</w:t>
            </w:r>
          </w:p>
        </w:tc>
        <w:tc>
          <w:tcPr>
            <w:tcW w:w="1065" w:type="dxa"/>
            <w:shd w:val="clear" w:color="auto" w:fill="auto"/>
            <w:tcMar>
              <w:top w:w="100" w:type="dxa"/>
              <w:left w:w="100" w:type="dxa"/>
              <w:bottom w:w="100" w:type="dxa"/>
              <w:right w:w="100" w:type="dxa"/>
            </w:tcMar>
          </w:tcPr>
          <w:p w14:paraId="000000FA"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B"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C" w14:textId="77777777" w:rsidR="000207FA" w:rsidRPr="007C21EA" w:rsidRDefault="000207FA">
            <w:pPr>
              <w:widowControl w:val="0"/>
              <w:rPr>
                <w:rFonts w:ascii="Arial" w:eastAsia="Cambria" w:hAnsi="Arial" w:cs="Arial"/>
              </w:rPr>
            </w:pPr>
          </w:p>
        </w:tc>
      </w:tr>
      <w:tr w:rsidR="000207FA" w:rsidRPr="007C21EA" w14:paraId="0065DD5D" w14:textId="77777777">
        <w:tc>
          <w:tcPr>
            <w:tcW w:w="1215" w:type="dxa"/>
            <w:shd w:val="clear" w:color="auto" w:fill="auto"/>
            <w:tcMar>
              <w:top w:w="100" w:type="dxa"/>
              <w:left w:w="100" w:type="dxa"/>
              <w:bottom w:w="100" w:type="dxa"/>
              <w:right w:w="100" w:type="dxa"/>
            </w:tcMar>
          </w:tcPr>
          <w:p w14:paraId="000000FD" w14:textId="77777777" w:rsidR="000207FA" w:rsidRPr="007C21EA" w:rsidRDefault="00563D7E">
            <w:pPr>
              <w:widowControl w:val="0"/>
              <w:rPr>
                <w:rFonts w:ascii="Arial" w:eastAsia="Cambria" w:hAnsi="Arial" w:cs="Arial"/>
              </w:rPr>
            </w:pPr>
            <w:r w:rsidRPr="007C21EA">
              <w:rPr>
                <w:rFonts w:ascii="Arial" w:eastAsia="Cambria" w:hAnsi="Arial" w:cs="Arial"/>
              </w:rPr>
              <w:t>EF11</w:t>
            </w:r>
          </w:p>
        </w:tc>
        <w:tc>
          <w:tcPr>
            <w:tcW w:w="1065" w:type="dxa"/>
            <w:shd w:val="clear" w:color="auto" w:fill="auto"/>
            <w:tcMar>
              <w:top w:w="100" w:type="dxa"/>
              <w:left w:w="100" w:type="dxa"/>
              <w:bottom w:w="100" w:type="dxa"/>
              <w:right w:w="100" w:type="dxa"/>
            </w:tcMar>
          </w:tcPr>
          <w:p w14:paraId="000000F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F"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100" w14:textId="77777777" w:rsidR="000207FA" w:rsidRPr="007C21EA" w:rsidRDefault="000207FA">
            <w:pPr>
              <w:widowControl w:val="0"/>
              <w:rPr>
                <w:rFonts w:ascii="Arial" w:eastAsia="Cambria" w:hAnsi="Arial" w:cs="Arial"/>
              </w:rPr>
            </w:pPr>
          </w:p>
        </w:tc>
      </w:tr>
      <w:tr w:rsidR="000207FA" w:rsidRPr="007C21EA" w14:paraId="5EE9F374" w14:textId="77777777">
        <w:tc>
          <w:tcPr>
            <w:tcW w:w="1215" w:type="dxa"/>
            <w:shd w:val="clear" w:color="auto" w:fill="auto"/>
            <w:tcMar>
              <w:top w:w="100" w:type="dxa"/>
              <w:left w:w="100" w:type="dxa"/>
              <w:bottom w:w="100" w:type="dxa"/>
              <w:right w:w="100" w:type="dxa"/>
            </w:tcMar>
          </w:tcPr>
          <w:p w14:paraId="00000101" w14:textId="77777777" w:rsidR="000207FA" w:rsidRPr="007C21EA" w:rsidRDefault="00563D7E">
            <w:pPr>
              <w:widowControl w:val="0"/>
              <w:rPr>
                <w:rFonts w:ascii="Arial" w:eastAsia="Cambria" w:hAnsi="Arial" w:cs="Arial"/>
              </w:rPr>
            </w:pPr>
            <w:r w:rsidRPr="007C21EA">
              <w:rPr>
                <w:rFonts w:ascii="Arial" w:eastAsia="Cambria" w:hAnsi="Arial" w:cs="Arial"/>
              </w:rPr>
              <w:t>V587</w:t>
            </w:r>
          </w:p>
        </w:tc>
        <w:tc>
          <w:tcPr>
            <w:tcW w:w="1065" w:type="dxa"/>
            <w:shd w:val="clear" w:color="auto" w:fill="auto"/>
            <w:tcMar>
              <w:top w:w="100" w:type="dxa"/>
              <w:left w:w="100" w:type="dxa"/>
              <w:bottom w:w="100" w:type="dxa"/>
              <w:right w:w="100" w:type="dxa"/>
            </w:tcMar>
          </w:tcPr>
          <w:p w14:paraId="0000010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103" w14:textId="77777777" w:rsidR="000207FA" w:rsidRPr="007C21EA" w:rsidRDefault="00563D7E">
            <w:pPr>
              <w:widowControl w:val="0"/>
              <w:rPr>
                <w:rFonts w:ascii="Arial" w:eastAsia="Cambria" w:hAnsi="Arial" w:cs="Arial"/>
              </w:rPr>
            </w:pPr>
            <w:r w:rsidRPr="007C21EA">
              <w:rPr>
                <w:rFonts w:ascii="Arial" w:eastAsia="Cambria" w:hAnsi="Arial" w:cs="Arial"/>
              </w:rPr>
              <w:t>vancomycin, gentamicin</w:t>
            </w:r>
          </w:p>
        </w:tc>
        <w:tc>
          <w:tcPr>
            <w:tcW w:w="2190" w:type="dxa"/>
            <w:shd w:val="clear" w:color="auto" w:fill="auto"/>
            <w:tcMar>
              <w:top w:w="100" w:type="dxa"/>
              <w:left w:w="100" w:type="dxa"/>
              <w:bottom w:w="100" w:type="dxa"/>
              <w:right w:w="100" w:type="dxa"/>
            </w:tcMar>
          </w:tcPr>
          <w:p w14:paraId="0000010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AJBB00000000.1</w:t>
            </w:r>
          </w:p>
        </w:tc>
      </w:tr>
    </w:tbl>
    <w:p w14:paraId="00000105" w14:textId="77777777" w:rsidR="000207FA" w:rsidRPr="007C21EA" w:rsidRDefault="000207FA">
      <w:pPr>
        <w:rPr>
          <w:rFonts w:ascii="Arial" w:eastAsia="Cambria" w:hAnsi="Arial" w:cs="Arial"/>
          <w:b/>
          <w:sz w:val="24"/>
          <w:szCs w:val="24"/>
        </w:rPr>
      </w:pPr>
    </w:p>
    <w:p w14:paraId="00000106" w14:textId="77777777" w:rsidR="000207FA" w:rsidRPr="007C21EA" w:rsidRDefault="00563D7E">
      <w:pPr>
        <w:rPr>
          <w:rFonts w:ascii="Arial" w:eastAsia="Cambria" w:hAnsi="Arial" w:cs="Arial"/>
          <w:b/>
          <w:sz w:val="24"/>
          <w:szCs w:val="24"/>
        </w:rPr>
      </w:pPr>
      <w:r w:rsidRPr="007C21EA">
        <w:rPr>
          <w:rFonts w:ascii="Arial" w:hAnsi="Arial" w:cs="Arial"/>
        </w:rPr>
        <w:br w:type="page"/>
      </w:r>
    </w:p>
    <w:p w14:paraId="00000107" w14:textId="2C806726" w:rsidR="000207FA" w:rsidRPr="007C21EA" w:rsidRDefault="00563D7E">
      <w:pPr>
        <w:rPr>
          <w:rFonts w:ascii="Arial" w:eastAsia="Cambria" w:hAnsi="Arial" w:cs="Arial"/>
          <w:sz w:val="24"/>
          <w:szCs w:val="24"/>
        </w:rPr>
      </w:pPr>
      <w:r w:rsidRPr="007C21EA">
        <w:rPr>
          <w:rFonts w:ascii="Arial" w:eastAsia="Cambria" w:hAnsi="Arial" w:cs="Arial"/>
          <w:b/>
          <w:sz w:val="24"/>
          <w:szCs w:val="24"/>
        </w:rPr>
        <w:lastRenderedPageBreak/>
        <w:t>Supplemental Table S3.</w:t>
      </w:r>
      <w:r w:rsidRPr="007C21EA">
        <w:rPr>
          <w:rFonts w:ascii="Arial" w:eastAsia="Cambria" w:hAnsi="Arial" w:cs="Arial"/>
          <w:sz w:val="24"/>
          <w:szCs w:val="24"/>
        </w:rPr>
        <w:t xml:space="preserve"> Phage information. </w:t>
      </w:r>
      <w:r w:rsidR="00EA2710" w:rsidRPr="007C21EA">
        <w:rPr>
          <w:rFonts w:ascii="Arial" w:eastAsia="Cambria" w:hAnsi="Arial" w:cs="Arial"/>
          <w:sz w:val="24"/>
          <w:szCs w:val="24"/>
        </w:rPr>
        <w:t>The f</w:t>
      </w:r>
      <w:r w:rsidRPr="007C21EA">
        <w:rPr>
          <w:rFonts w:ascii="Arial" w:eastAsia="Cambria" w:hAnsi="Arial" w:cs="Arial"/>
          <w:sz w:val="24"/>
          <w:szCs w:val="24"/>
        </w:rPr>
        <w:t xml:space="preserve">ollowing phages were </w:t>
      </w:r>
      <w:r w:rsidR="00EA2710" w:rsidRPr="007C21EA">
        <w:rPr>
          <w:rFonts w:ascii="Arial" w:eastAsia="Cambria" w:hAnsi="Arial" w:cs="Arial"/>
          <w:sz w:val="24"/>
          <w:szCs w:val="24"/>
        </w:rPr>
        <w:t>included in these</w:t>
      </w:r>
      <w:r w:rsidRPr="007C21EA">
        <w:rPr>
          <w:rFonts w:ascii="Arial" w:eastAsia="Cambria" w:hAnsi="Arial" w:cs="Arial"/>
          <w:sz w:val="24"/>
          <w:szCs w:val="24"/>
        </w:rPr>
        <w:t xml:space="preserve"> experiments.</w:t>
      </w:r>
    </w:p>
    <w:p w14:paraId="00000108" w14:textId="77777777" w:rsidR="000207FA" w:rsidRPr="007C21EA" w:rsidRDefault="000207FA">
      <w:pPr>
        <w:rPr>
          <w:rFonts w:ascii="Arial" w:eastAsia="Cambria" w:hAnsi="Arial" w:cs="Arial"/>
        </w:rPr>
      </w:pPr>
    </w:p>
    <w:tbl>
      <w:tblPr>
        <w:tblStyle w:val="2"/>
        <w:tblW w:w="7565" w:type="dxa"/>
        <w:tblLayout w:type="fixed"/>
        <w:tblLook w:val="0400" w:firstRow="0" w:lastRow="0" w:firstColumn="0" w:lastColumn="0" w:noHBand="0" w:noVBand="1"/>
      </w:tblPr>
      <w:tblGrid>
        <w:gridCol w:w="2380"/>
        <w:gridCol w:w="1900"/>
        <w:gridCol w:w="1845"/>
        <w:gridCol w:w="1440"/>
      </w:tblGrid>
      <w:tr w:rsidR="000207FA" w:rsidRPr="007C21EA" w14:paraId="502D8B99"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9"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Name</w:t>
            </w:r>
          </w:p>
        </w:tc>
        <w:tc>
          <w:tcPr>
            <w:tcW w:w="190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A"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Family</w:t>
            </w:r>
          </w:p>
        </w:tc>
        <w:tc>
          <w:tcPr>
            <w:tcW w:w="1845"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B"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Genus</w:t>
            </w:r>
          </w:p>
        </w:tc>
        <w:tc>
          <w:tcPr>
            <w:tcW w:w="144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C"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Genome size</w:t>
            </w:r>
          </w:p>
        </w:tc>
      </w:tr>
      <w:tr w:rsidR="000207FA" w:rsidRPr="007C21EA" w14:paraId="7E51485E"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D" w14:textId="77777777" w:rsidR="000207FA" w:rsidRPr="007C21EA" w:rsidRDefault="00563D7E">
            <w:pPr>
              <w:jc w:val="center"/>
              <w:rPr>
                <w:rFonts w:ascii="Arial" w:eastAsia="Cambria" w:hAnsi="Arial" w:cs="Arial"/>
              </w:rPr>
            </w:pPr>
            <w:r w:rsidRPr="007C21EA">
              <w:rPr>
                <w:rFonts w:ascii="Arial" w:eastAsia="Cambria" w:hAnsi="Arial" w:cs="Arial"/>
              </w:rPr>
              <w:t>vB_OCPT_Bob</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0F"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0F522B8C"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1" w14:textId="77777777" w:rsidR="000207FA" w:rsidRPr="007C21EA" w:rsidRDefault="00563D7E">
            <w:pPr>
              <w:jc w:val="center"/>
              <w:rPr>
                <w:rFonts w:ascii="Arial" w:eastAsia="Cambria" w:hAnsi="Arial" w:cs="Arial"/>
              </w:rPr>
            </w:pPr>
            <w:r w:rsidRPr="007C21EA">
              <w:rPr>
                <w:rFonts w:ascii="Arial" w:eastAsia="Cambria" w:hAnsi="Arial" w:cs="Arial"/>
              </w:rPr>
              <w:t>vB_OCPT_Car</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2"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3"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5E5D54D4"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5" w14:textId="77777777" w:rsidR="000207FA" w:rsidRPr="007C21EA" w:rsidRDefault="00563D7E">
            <w:pPr>
              <w:jc w:val="center"/>
              <w:rPr>
                <w:rFonts w:ascii="Arial" w:eastAsia="Cambria" w:hAnsi="Arial" w:cs="Arial"/>
              </w:rPr>
            </w:pPr>
            <w:r w:rsidRPr="007C21EA">
              <w:rPr>
                <w:rFonts w:ascii="Arial" w:eastAsia="Cambria" w:hAnsi="Arial" w:cs="Arial"/>
              </w:rPr>
              <w:t>vB_OCPT_Carl</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6"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7"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D8C20FB"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9" w14:textId="77777777" w:rsidR="000207FA" w:rsidRPr="007C21EA" w:rsidRDefault="00563D7E">
            <w:pPr>
              <w:jc w:val="center"/>
              <w:rPr>
                <w:rFonts w:ascii="Arial" w:eastAsia="Cambria" w:hAnsi="Arial" w:cs="Arial"/>
              </w:rPr>
            </w:pPr>
            <w:r w:rsidRPr="007C21EA">
              <w:rPr>
                <w:rFonts w:ascii="Arial" w:eastAsia="Cambria" w:hAnsi="Arial" w:cs="Arial"/>
              </w:rPr>
              <w:t>EfV12-phi1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A"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B" w14:textId="77777777" w:rsidR="000207FA" w:rsidRPr="007C21EA" w:rsidRDefault="00563D7E">
            <w:pPr>
              <w:jc w:val="center"/>
              <w:rPr>
                <w:rFonts w:ascii="Arial" w:eastAsia="Cambria" w:hAnsi="Arial" w:cs="Arial"/>
              </w:rPr>
            </w:pPr>
            <w:r w:rsidRPr="007C21EA">
              <w:rPr>
                <w:rFonts w:ascii="Arial" w:eastAsia="Cambria" w:hAnsi="Arial" w:cs="Arial"/>
                <w:highlight w:val="white"/>
              </w:rPr>
              <w:t>Schiekvirus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43DA2077"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D" w14:textId="77777777" w:rsidR="000207FA" w:rsidRPr="007C21EA" w:rsidRDefault="00563D7E">
            <w:pPr>
              <w:jc w:val="center"/>
              <w:rPr>
                <w:rFonts w:ascii="Arial" w:eastAsia="Cambria" w:hAnsi="Arial" w:cs="Arial"/>
              </w:rPr>
            </w:pPr>
            <w:r w:rsidRPr="007C21EA">
              <w:rPr>
                <w:rFonts w:ascii="Arial" w:eastAsia="Cambria" w:hAnsi="Arial" w:cs="Arial"/>
              </w:rPr>
              <w:t>vB_OCPT_Ben</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F" w14:textId="77777777" w:rsidR="000207FA" w:rsidRPr="007C21EA" w:rsidRDefault="00563D7E">
            <w:pPr>
              <w:jc w:val="center"/>
              <w:rPr>
                <w:rFonts w:ascii="Arial" w:eastAsia="Cambria" w:hAnsi="Arial" w:cs="Arial"/>
              </w:rPr>
            </w:pPr>
            <w:r w:rsidRPr="007C21EA">
              <w:rPr>
                <w:rFonts w:ascii="Arial" w:eastAsia="Cambria" w:hAnsi="Arial" w:cs="Arial"/>
              </w:rPr>
              <w:t>Schiekvirus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21C428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1" w14:textId="77777777" w:rsidR="000207FA" w:rsidRPr="007C21EA" w:rsidRDefault="00563D7E">
            <w:pPr>
              <w:jc w:val="center"/>
              <w:rPr>
                <w:rFonts w:ascii="Arial" w:eastAsia="Cambria" w:hAnsi="Arial" w:cs="Arial"/>
              </w:rPr>
            </w:pPr>
            <w:r w:rsidRPr="007C21EA">
              <w:rPr>
                <w:rFonts w:ascii="Arial" w:eastAsia="Cambria" w:hAnsi="Arial" w:cs="Arial"/>
              </w:rPr>
              <w:t>vB_OCPT_Bop</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2"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3"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1322CCF" w14:textId="77777777">
        <w:trPr>
          <w:trHeight w:val="28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5" w14:textId="77777777" w:rsidR="000207FA" w:rsidRPr="007C21EA" w:rsidRDefault="00563D7E">
            <w:pPr>
              <w:jc w:val="center"/>
              <w:rPr>
                <w:rFonts w:ascii="Arial" w:eastAsia="Cambria" w:hAnsi="Arial" w:cs="Arial"/>
              </w:rPr>
            </w:pPr>
            <w:r w:rsidRPr="007C21EA">
              <w:rPr>
                <w:rFonts w:ascii="Arial" w:eastAsia="Cambria" w:hAnsi="Arial" w:cs="Arial"/>
              </w:rPr>
              <w:t>vB_OCPT_Bill</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6"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7"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6CEDD843"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9" w14:textId="77777777" w:rsidR="000207FA" w:rsidRPr="007C21EA" w:rsidRDefault="00563D7E">
            <w:pPr>
              <w:jc w:val="center"/>
              <w:rPr>
                <w:rFonts w:ascii="Arial" w:eastAsia="Cambria" w:hAnsi="Arial" w:cs="Arial"/>
              </w:rPr>
            </w:pPr>
            <w:r w:rsidRPr="007C21EA">
              <w:rPr>
                <w:rFonts w:ascii="Arial" w:eastAsia="Cambria" w:hAnsi="Arial" w:cs="Arial"/>
              </w:rPr>
              <w:t>vB_OCPT_CCS1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A"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B"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7B8E8516"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D" w14:textId="77777777" w:rsidR="000207FA" w:rsidRPr="007C21EA" w:rsidRDefault="00563D7E">
            <w:pPr>
              <w:jc w:val="center"/>
              <w:rPr>
                <w:rFonts w:ascii="Arial" w:eastAsia="Cambria" w:hAnsi="Arial" w:cs="Arial"/>
              </w:rPr>
            </w:pPr>
            <w:r w:rsidRPr="007C21EA">
              <w:rPr>
                <w:rFonts w:ascii="Arial" w:eastAsia="Cambria" w:hAnsi="Arial" w:cs="Arial"/>
              </w:rPr>
              <w:t>vB_OCPT_Tex</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F"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5949BD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1" w14:textId="77777777" w:rsidR="000207FA" w:rsidRPr="007C21EA" w:rsidRDefault="00563D7E">
            <w:pPr>
              <w:jc w:val="center"/>
              <w:rPr>
                <w:rFonts w:ascii="Arial" w:eastAsia="Cambria" w:hAnsi="Arial" w:cs="Arial"/>
              </w:rPr>
            </w:pPr>
            <w:r w:rsidRPr="007C21EA">
              <w:rPr>
                <w:rFonts w:ascii="Arial" w:eastAsia="Cambria" w:hAnsi="Arial" w:cs="Arial"/>
              </w:rPr>
              <w:t>vB_OCPT_SDS1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33"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512B9B3D"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5" w14:textId="77777777" w:rsidR="000207FA" w:rsidRPr="007C21EA" w:rsidRDefault="00563D7E">
            <w:pPr>
              <w:jc w:val="center"/>
              <w:rPr>
                <w:rFonts w:ascii="Arial" w:eastAsia="Cambria" w:hAnsi="Arial" w:cs="Arial"/>
              </w:rPr>
            </w:pPr>
            <w:r w:rsidRPr="007C21EA">
              <w:rPr>
                <w:rFonts w:ascii="Arial" w:eastAsia="Cambria" w:hAnsi="Arial" w:cs="Arial"/>
              </w:rPr>
              <w:t>vB_OCPT_SDS2</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6"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7"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8"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0EF50F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9" w14:textId="77777777" w:rsidR="000207FA" w:rsidRPr="007C21EA" w:rsidRDefault="00563D7E">
            <w:pPr>
              <w:jc w:val="center"/>
              <w:rPr>
                <w:rFonts w:ascii="Arial" w:eastAsia="Cambria" w:hAnsi="Arial" w:cs="Arial"/>
              </w:rPr>
            </w:pPr>
            <w:r w:rsidRPr="007C21EA">
              <w:rPr>
                <w:rFonts w:ascii="Arial" w:eastAsia="Cambria" w:hAnsi="Arial" w:cs="Arial"/>
              </w:rPr>
              <w:t>vB_OCPT_CCS2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A"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3B"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80223D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D" w14:textId="77777777" w:rsidR="000207FA" w:rsidRPr="007C21EA" w:rsidRDefault="00563D7E">
            <w:pPr>
              <w:jc w:val="center"/>
              <w:rPr>
                <w:rFonts w:ascii="Arial" w:eastAsia="Cambria" w:hAnsi="Arial" w:cs="Arial"/>
              </w:rPr>
            </w:pPr>
            <w:r w:rsidRPr="007C21EA">
              <w:rPr>
                <w:rFonts w:ascii="Arial" w:eastAsia="Cambria" w:hAnsi="Arial" w:cs="Arial"/>
              </w:rPr>
              <w:t>vB_OCPT_CCS3</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E"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F"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524EE15"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1" w14:textId="77777777" w:rsidR="000207FA" w:rsidRPr="007C21EA" w:rsidRDefault="00563D7E">
            <w:pPr>
              <w:jc w:val="center"/>
              <w:rPr>
                <w:rFonts w:ascii="Arial" w:eastAsia="Cambria" w:hAnsi="Arial" w:cs="Arial"/>
              </w:rPr>
            </w:pPr>
            <w:r w:rsidRPr="007C21EA">
              <w:rPr>
                <w:rFonts w:ascii="Arial" w:eastAsia="Cambria" w:hAnsi="Arial" w:cs="Arial"/>
              </w:rPr>
              <w:t>vB_OCPT_Toy</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43"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4CE575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5" w14:textId="77777777" w:rsidR="000207FA" w:rsidRPr="007C21EA" w:rsidRDefault="00563D7E">
            <w:pPr>
              <w:jc w:val="center"/>
              <w:rPr>
                <w:rFonts w:ascii="Arial" w:eastAsia="Cambria" w:hAnsi="Arial" w:cs="Arial"/>
              </w:rPr>
            </w:pPr>
            <w:r w:rsidRPr="007C21EA">
              <w:rPr>
                <w:rFonts w:ascii="Arial" w:eastAsia="Cambria" w:hAnsi="Arial" w:cs="Arial"/>
              </w:rPr>
              <w:t>vB_OCPT_CCS4</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6"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7" w14:textId="77777777" w:rsidR="000207FA" w:rsidRPr="007C21EA" w:rsidRDefault="00563D7E">
            <w:pPr>
              <w:jc w:val="center"/>
              <w:rPr>
                <w:rFonts w:ascii="Arial" w:eastAsia="Cambria" w:hAnsi="Arial" w:cs="Arial"/>
              </w:rPr>
            </w:pPr>
            <w:r w:rsidRPr="007C21EA">
              <w:rPr>
                <w:rFonts w:ascii="Arial" w:eastAsia="Cambria" w:hAnsi="Arial" w:cs="Arial"/>
              </w:rPr>
              <w:t>Efquatrovirus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8" w14:textId="77777777" w:rsidR="000207FA" w:rsidRPr="007C21EA" w:rsidRDefault="00563D7E">
            <w:pPr>
              <w:jc w:val="center"/>
              <w:rPr>
                <w:rFonts w:ascii="Arial" w:eastAsia="Cambria" w:hAnsi="Arial" w:cs="Arial"/>
              </w:rPr>
            </w:pPr>
            <w:r w:rsidRPr="007C21EA">
              <w:rPr>
                <w:rFonts w:ascii="Arial" w:eastAsia="Cambria" w:hAnsi="Arial" w:cs="Arial"/>
              </w:rPr>
              <w:t>40k</w:t>
            </w:r>
          </w:p>
        </w:tc>
      </w:tr>
      <w:tr w:rsidR="000207FA" w:rsidRPr="007C21EA" w14:paraId="3AF9C24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9" w14:textId="77777777" w:rsidR="000207FA" w:rsidRPr="007C21EA" w:rsidRDefault="00563D7E">
            <w:pPr>
              <w:jc w:val="center"/>
              <w:rPr>
                <w:rFonts w:ascii="Arial" w:eastAsia="Cambria" w:hAnsi="Arial" w:cs="Arial"/>
              </w:rPr>
            </w:pPr>
            <w:r w:rsidRPr="007C21EA">
              <w:rPr>
                <w:rFonts w:ascii="Arial" w:eastAsia="Cambria" w:hAnsi="Arial" w:cs="Arial"/>
              </w:rPr>
              <w:t>vB_OCPT_PG2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B"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A9E180C"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D" w14:textId="77777777" w:rsidR="000207FA" w:rsidRPr="007C21EA" w:rsidRDefault="00563D7E">
            <w:pPr>
              <w:jc w:val="center"/>
              <w:rPr>
                <w:rFonts w:ascii="Arial" w:eastAsia="Cambria" w:hAnsi="Arial" w:cs="Arial"/>
              </w:rPr>
            </w:pPr>
            <w:r w:rsidRPr="007C21EA">
              <w:rPr>
                <w:rFonts w:ascii="Arial" w:eastAsia="Cambria" w:hAnsi="Arial" w:cs="Arial"/>
              </w:rPr>
              <w:t>vB_OCPT_PG9</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E" w14:textId="77777777" w:rsidR="000207FA" w:rsidRPr="007C21EA" w:rsidRDefault="00563D7E">
            <w:pPr>
              <w:jc w:val="center"/>
              <w:rPr>
                <w:rFonts w:ascii="Arial" w:eastAsia="Cambria" w:hAnsi="Arial" w:cs="Arial"/>
                <w:highlight w:val="white"/>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F" w14:textId="77777777" w:rsidR="000207FA" w:rsidRPr="007C21EA" w:rsidRDefault="00563D7E">
            <w:pPr>
              <w:jc w:val="center"/>
              <w:rPr>
                <w:rFonts w:ascii="Arial" w:eastAsia="Cambria" w:hAnsi="Arial" w:cs="Arial"/>
                <w:highlight w:val="white"/>
              </w:rPr>
            </w:pPr>
            <w:r w:rsidRPr="007C21EA">
              <w:rPr>
                <w:rFonts w:ascii="Arial" w:eastAsia="Cambria" w:hAnsi="Arial" w:cs="Arial"/>
                <w:highlight w:val="white"/>
              </w:rPr>
              <w:t>unclassified</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3E0D556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1" w14:textId="77777777" w:rsidR="000207FA" w:rsidRPr="007C21EA" w:rsidRDefault="00563D7E">
            <w:pPr>
              <w:jc w:val="center"/>
              <w:rPr>
                <w:rFonts w:ascii="Arial" w:eastAsia="Cambria" w:hAnsi="Arial" w:cs="Arial"/>
              </w:rPr>
            </w:pPr>
            <w:r w:rsidRPr="007C21EA">
              <w:rPr>
                <w:rFonts w:ascii="Arial" w:eastAsia="Cambria" w:hAnsi="Arial" w:cs="Arial"/>
              </w:rPr>
              <w:t>vB_OCPT_PG11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3" w14:textId="77777777" w:rsidR="000207FA" w:rsidRPr="007C21EA" w:rsidRDefault="00563D7E">
            <w:pPr>
              <w:jc w:val="center"/>
              <w:rPr>
                <w:rFonts w:ascii="Arial" w:eastAsia="Cambria" w:hAnsi="Arial" w:cs="Arial"/>
              </w:rPr>
            </w:pPr>
            <w:r w:rsidRPr="007C21EA">
              <w:rPr>
                <w:rFonts w:ascii="Arial" w:eastAsia="Cambria" w:hAnsi="Arial" w:cs="Arial"/>
                <w:highlight w:val="white"/>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20934B55" w14:textId="77777777">
        <w:trPr>
          <w:trHeight w:val="36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5" w14:textId="77777777" w:rsidR="000207FA" w:rsidRPr="007C21EA" w:rsidRDefault="00563D7E">
            <w:pPr>
              <w:jc w:val="center"/>
              <w:rPr>
                <w:rFonts w:ascii="Arial" w:eastAsia="Cambria" w:hAnsi="Arial" w:cs="Arial"/>
              </w:rPr>
            </w:pPr>
            <w:r w:rsidRPr="007C21EA">
              <w:rPr>
                <w:rFonts w:ascii="Arial" w:eastAsia="Cambria" w:hAnsi="Arial" w:cs="Arial"/>
              </w:rPr>
              <w:t>vB_OCPT_PG13</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6" w14:textId="77777777" w:rsidR="000207FA" w:rsidRPr="007C21EA" w:rsidRDefault="00563D7E">
            <w:pPr>
              <w:jc w:val="center"/>
              <w:rPr>
                <w:rFonts w:ascii="Arial" w:eastAsia="Cambria" w:hAnsi="Arial" w:cs="Arial"/>
                <w:highlight w:val="white"/>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7" w14:textId="77777777" w:rsidR="000207FA" w:rsidRPr="007C21EA" w:rsidRDefault="00563D7E">
            <w:pPr>
              <w:jc w:val="center"/>
              <w:rPr>
                <w:rFonts w:ascii="Arial" w:eastAsia="Cambria" w:hAnsi="Arial" w:cs="Arial"/>
                <w:highlight w:val="white"/>
              </w:rPr>
            </w:pPr>
            <w:r w:rsidRPr="007C21EA">
              <w:rPr>
                <w:rFonts w:ascii="Arial" w:eastAsia="Cambria" w:hAnsi="Arial" w:cs="Arial"/>
                <w:highlight w:val="white"/>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8" w14:textId="77777777" w:rsidR="000207FA" w:rsidRPr="007C21EA" w:rsidRDefault="00563D7E">
            <w:pPr>
              <w:jc w:val="center"/>
              <w:rPr>
                <w:rFonts w:ascii="Arial" w:eastAsia="Cambria" w:hAnsi="Arial" w:cs="Arial"/>
              </w:rPr>
            </w:pPr>
            <w:r w:rsidRPr="007C21EA">
              <w:rPr>
                <w:rFonts w:ascii="Arial" w:eastAsia="Cambria" w:hAnsi="Arial" w:cs="Arial"/>
              </w:rPr>
              <w:t>58k</w:t>
            </w:r>
          </w:p>
        </w:tc>
      </w:tr>
      <w:tr w:rsidR="000207FA" w:rsidRPr="007C21EA" w14:paraId="4DBDC4B5"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9" w14:textId="77777777" w:rsidR="000207FA" w:rsidRPr="007C21EA" w:rsidRDefault="00563D7E">
            <w:pPr>
              <w:jc w:val="center"/>
              <w:rPr>
                <w:rFonts w:ascii="Arial" w:eastAsia="Cambria" w:hAnsi="Arial" w:cs="Arial"/>
              </w:rPr>
            </w:pPr>
            <w:r w:rsidRPr="007C21EA">
              <w:rPr>
                <w:rFonts w:ascii="Arial" w:eastAsia="Cambria" w:hAnsi="Arial" w:cs="Arial"/>
              </w:rPr>
              <w:t>vB_OCPT_Ump</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A" w14:textId="77777777" w:rsidR="000207FA" w:rsidRPr="007C21EA" w:rsidRDefault="00563D7E">
            <w:pPr>
              <w:jc w:val="center"/>
              <w:rPr>
                <w:rFonts w:ascii="Arial" w:eastAsia="Cambria" w:hAnsi="Arial" w:cs="Arial"/>
              </w:rPr>
            </w:pPr>
            <w:r w:rsidRPr="007C21EA">
              <w:rPr>
                <w:rFonts w:ascii="Arial" w:eastAsia="Cambria" w:hAnsi="Arial" w:cs="Arial"/>
              </w:rPr>
              <w:t>Podoviridae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B" w14:textId="77777777" w:rsidR="000207FA" w:rsidRPr="007C21EA" w:rsidRDefault="00563D7E">
            <w:pPr>
              <w:jc w:val="center"/>
              <w:rPr>
                <w:rFonts w:ascii="Arial" w:eastAsia="Cambria" w:hAnsi="Arial" w:cs="Arial"/>
              </w:rPr>
            </w:pPr>
            <w:r w:rsidRPr="007C21EA">
              <w:rPr>
                <w:rFonts w:ascii="Arial" w:eastAsia="Cambria" w:hAnsi="Arial" w:cs="Arial"/>
              </w:rPr>
              <w:t>unflassified</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C" w14:textId="77777777" w:rsidR="000207FA" w:rsidRPr="007C21EA" w:rsidRDefault="00563D7E">
            <w:pPr>
              <w:jc w:val="center"/>
              <w:rPr>
                <w:rFonts w:ascii="Arial" w:eastAsia="Cambria" w:hAnsi="Arial" w:cs="Arial"/>
              </w:rPr>
            </w:pPr>
            <w:r w:rsidRPr="007C21EA">
              <w:rPr>
                <w:rFonts w:ascii="Arial" w:eastAsia="Cambria" w:hAnsi="Arial" w:cs="Arial"/>
              </w:rPr>
              <w:t>18k</w:t>
            </w:r>
          </w:p>
        </w:tc>
      </w:tr>
    </w:tbl>
    <w:p w14:paraId="0000015D" w14:textId="77777777" w:rsidR="000207FA" w:rsidRPr="007C21EA" w:rsidRDefault="000207FA">
      <w:pPr>
        <w:rPr>
          <w:rFonts w:ascii="Arial" w:hAnsi="Arial" w:cs="Arial"/>
        </w:rPr>
      </w:pPr>
    </w:p>
    <w:p w14:paraId="0000015E" w14:textId="77777777" w:rsidR="000207FA" w:rsidRPr="007C21EA" w:rsidRDefault="00563D7E">
      <w:pPr>
        <w:rPr>
          <w:rFonts w:ascii="Arial" w:hAnsi="Arial" w:cs="Arial"/>
        </w:rPr>
      </w:pPr>
      <w:r w:rsidRPr="007C21EA">
        <w:rPr>
          <w:rFonts w:ascii="Arial" w:hAnsi="Arial" w:cs="Arial"/>
        </w:rPr>
        <w:br w:type="page"/>
      </w:r>
    </w:p>
    <w:p w14:paraId="0000015F" w14:textId="40ECD251" w:rsidR="000207FA" w:rsidRPr="007C21EA" w:rsidRDefault="00563D7E">
      <w:pPr>
        <w:spacing w:line="480" w:lineRule="auto"/>
        <w:rPr>
          <w:rFonts w:ascii="Arial" w:hAnsi="Arial" w:cs="Arial"/>
          <w:sz w:val="24"/>
          <w:szCs w:val="24"/>
        </w:rPr>
      </w:pPr>
      <w:r w:rsidRPr="007C21EA">
        <w:rPr>
          <w:rFonts w:ascii="Arial" w:eastAsia="Cambria" w:hAnsi="Arial" w:cs="Arial"/>
          <w:b/>
          <w:sz w:val="24"/>
          <w:szCs w:val="24"/>
        </w:rPr>
        <w:lastRenderedPageBreak/>
        <w:t xml:space="preserve">Supplemental </w:t>
      </w:r>
      <w:r w:rsidRPr="007C21EA">
        <w:rPr>
          <w:rFonts w:ascii="Arial" w:hAnsi="Arial" w:cs="Arial"/>
          <w:b/>
          <w:sz w:val="24"/>
          <w:szCs w:val="24"/>
        </w:rPr>
        <w:t>Table S4</w:t>
      </w:r>
      <w:r w:rsidRPr="007C21EA">
        <w:rPr>
          <w:rFonts w:ascii="Arial" w:hAnsi="Arial" w:cs="Arial"/>
          <w:sz w:val="24"/>
          <w:szCs w:val="24"/>
        </w:rPr>
        <w:t xml:space="preserve">. DNA primers </w:t>
      </w:r>
      <w:r w:rsidR="003D306C">
        <w:rPr>
          <w:rFonts w:ascii="Arial" w:hAnsi="Arial" w:cs="Arial"/>
          <w:sz w:val="24"/>
          <w:szCs w:val="24"/>
        </w:rPr>
        <w:t>(5’</w:t>
      </w:r>
      <w:r w:rsidR="003D306C" w:rsidRPr="003D306C">
        <w:rPr>
          <w:rFonts w:ascii="Arial" w:hAnsi="Arial" w:cs="Arial"/>
          <w:sz w:val="24"/>
          <w:szCs w:val="24"/>
        </w:rPr>
        <w:sym w:font="Wingdings" w:char="F0E0"/>
      </w:r>
      <w:r w:rsidR="003D306C">
        <w:rPr>
          <w:rFonts w:ascii="Arial" w:hAnsi="Arial" w:cs="Arial"/>
          <w:sz w:val="24"/>
          <w:szCs w:val="24"/>
        </w:rPr>
        <w:t xml:space="preserve">3’) </w:t>
      </w:r>
      <w:r w:rsidRPr="007C21EA">
        <w:rPr>
          <w:rFonts w:ascii="Arial" w:hAnsi="Arial" w:cs="Arial"/>
          <w:sz w:val="24"/>
          <w:szCs w:val="24"/>
        </w:rPr>
        <w:t>used to conduct qPCR experiments.</w:t>
      </w:r>
    </w:p>
    <w:tbl>
      <w:tblPr>
        <w:tblStyle w:val="1"/>
        <w:tblW w:w="5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470"/>
      </w:tblGrid>
      <w:tr w:rsidR="000207FA" w:rsidRPr="007C21EA" w14:paraId="043042E0" w14:textId="77777777" w:rsidTr="00FD2F55">
        <w:tc>
          <w:tcPr>
            <w:tcW w:w="1920" w:type="dxa"/>
            <w:shd w:val="clear" w:color="auto" w:fill="auto"/>
            <w:tcMar>
              <w:top w:w="100" w:type="dxa"/>
              <w:left w:w="100" w:type="dxa"/>
              <w:bottom w:w="100" w:type="dxa"/>
              <w:right w:w="100" w:type="dxa"/>
            </w:tcMar>
          </w:tcPr>
          <w:p w14:paraId="00000160"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DNA primer</w:t>
            </w:r>
          </w:p>
        </w:tc>
        <w:tc>
          <w:tcPr>
            <w:tcW w:w="3470" w:type="dxa"/>
            <w:shd w:val="clear" w:color="auto" w:fill="auto"/>
            <w:tcMar>
              <w:top w:w="100" w:type="dxa"/>
              <w:left w:w="100" w:type="dxa"/>
              <w:bottom w:w="100" w:type="dxa"/>
              <w:right w:w="100" w:type="dxa"/>
            </w:tcMar>
          </w:tcPr>
          <w:p w14:paraId="00000161"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Sequence</w:t>
            </w:r>
          </w:p>
        </w:tc>
      </w:tr>
      <w:tr w:rsidR="000207FA" w:rsidRPr="007C21EA" w14:paraId="4A824D29" w14:textId="77777777" w:rsidTr="00FD2F55">
        <w:tc>
          <w:tcPr>
            <w:tcW w:w="1920" w:type="dxa"/>
            <w:shd w:val="clear" w:color="auto" w:fill="auto"/>
            <w:tcMar>
              <w:top w:w="100" w:type="dxa"/>
              <w:left w:w="100" w:type="dxa"/>
              <w:bottom w:w="100" w:type="dxa"/>
              <w:right w:w="100" w:type="dxa"/>
            </w:tcMar>
          </w:tcPr>
          <w:p w14:paraId="00000162" w14:textId="77777777" w:rsidR="000207FA" w:rsidRPr="007C21EA" w:rsidRDefault="00563D7E">
            <w:pPr>
              <w:widowControl w:val="0"/>
              <w:rPr>
                <w:rFonts w:ascii="Arial" w:hAnsi="Arial" w:cs="Arial"/>
              </w:rPr>
            </w:pPr>
            <w:r w:rsidRPr="007C21EA">
              <w:rPr>
                <w:rFonts w:ascii="Arial" w:hAnsi="Arial" w:cs="Arial"/>
              </w:rPr>
              <w:t>vB_OCPT_Ben_F</w:t>
            </w:r>
          </w:p>
        </w:tc>
        <w:tc>
          <w:tcPr>
            <w:tcW w:w="3470" w:type="dxa"/>
            <w:shd w:val="clear" w:color="auto" w:fill="auto"/>
            <w:tcMar>
              <w:top w:w="100" w:type="dxa"/>
              <w:left w:w="100" w:type="dxa"/>
              <w:bottom w:w="100" w:type="dxa"/>
              <w:right w:w="100" w:type="dxa"/>
            </w:tcMar>
          </w:tcPr>
          <w:p w14:paraId="00000163" w14:textId="759BE43D"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D70A2B" w14:textId="77777777" w:rsidTr="00FD2F55">
        <w:tc>
          <w:tcPr>
            <w:tcW w:w="1920" w:type="dxa"/>
            <w:shd w:val="clear" w:color="auto" w:fill="auto"/>
            <w:tcMar>
              <w:top w:w="100" w:type="dxa"/>
              <w:left w:w="100" w:type="dxa"/>
              <w:bottom w:w="100" w:type="dxa"/>
              <w:right w:w="100" w:type="dxa"/>
            </w:tcMar>
          </w:tcPr>
          <w:p w14:paraId="00000164" w14:textId="77777777" w:rsidR="000207FA" w:rsidRPr="007C21EA" w:rsidRDefault="00563D7E">
            <w:pPr>
              <w:widowControl w:val="0"/>
              <w:rPr>
                <w:rFonts w:ascii="Arial" w:hAnsi="Arial" w:cs="Arial"/>
              </w:rPr>
            </w:pPr>
            <w:r w:rsidRPr="007C21EA">
              <w:rPr>
                <w:rFonts w:ascii="Arial" w:hAnsi="Arial" w:cs="Arial"/>
              </w:rPr>
              <w:t>vB_OCPT_Ben_R</w:t>
            </w:r>
          </w:p>
        </w:tc>
        <w:tc>
          <w:tcPr>
            <w:tcW w:w="3470" w:type="dxa"/>
            <w:shd w:val="clear" w:color="auto" w:fill="auto"/>
            <w:tcMar>
              <w:top w:w="100" w:type="dxa"/>
              <w:left w:w="100" w:type="dxa"/>
              <w:bottom w:w="100" w:type="dxa"/>
              <w:right w:w="100" w:type="dxa"/>
            </w:tcMar>
          </w:tcPr>
          <w:p w14:paraId="00000165"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6BADD927" w14:textId="77777777" w:rsidTr="00FD2F55">
        <w:tc>
          <w:tcPr>
            <w:tcW w:w="1920" w:type="dxa"/>
            <w:shd w:val="clear" w:color="auto" w:fill="auto"/>
            <w:tcMar>
              <w:top w:w="100" w:type="dxa"/>
              <w:left w:w="100" w:type="dxa"/>
              <w:bottom w:w="100" w:type="dxa"/>
              <w:right w:w="100" w:type="dxa"/>
            </w:tcMar>
          </w:tcPr>
          <w:p w14:paraId="00000166" w14:textId="77777777" w:rsidR="000207FA" w:rsidRPr="007C21EA" w:rsidRDefault="00563D7E">
            <w:pPr>
              <w:widowControl w:val="0"/>
              <w:rPr>
                <w:rFonts w:ascii="Arial" w:hAnsi="Arial" w:cs="Arial"/>
              </w:rPr>
            </w:pPr>
            <w:r w:rsidRPr="007C21EA">
              <w:rPr>
                <w:rFonts w:ascii="Arial" w:hAnsi="Arial" w:cs="Arial"/>
              </w:rPr>
              <w:t>vB_OCPT_Bop_F</w:t>
            </w:r>
          </w:p>
        </w:tc>
        <w:tc>
          <w:tcPr>
            <w:tcW w:w="3470" w:type="dxa"/>
            <w:shd w:val="clear" w:color="auto" w:fill="auto"/>
            <w:tcMar>
              <w:top w:w="100" w:type="dxa"/>
              <w:left w:w="100" w:type="dxa"/>
              <w:bottom w:w="100" w:type="dxa"/>
              <w:right w:w="100" w:type="dxa"/>
            </w:tcMar>
          </w:tcPr>
          <w:p w14:paraId="00000167" w14:textId="77777777" w:rsidR="000207FA" w:rsidRPr="007C21EA" w:rsidRDefault="00563D7E">
            <w:pPr>
              <w:widowControl w:val="0"/>
              <w:rPr>
                <w:rFonts w:ascii="Arial" w:hAnsi="Arial" w:cs="Arial"/>
              </w:rPr>
            </w:pPr>
            <w:r w:rsidRPr="007C21EA">
              <w:rPr>
                <w:rFonts w:ascii="Arial" w:hAnsi="Arial" w:cs="Arial"/>
              </w:rPr>
              <w:t>AACCGTTTGCTAACCATTTTC</w:t>
            </w:r>
          </w:p>
        </w:tc>
      </w:tr>
      <w:tr w:rsidR="000207FA" w:rsidRPr="007C21EA" w14:paraId="07709C97" w14:textId="77777777" w:rsidTr="00FD2F55">
        <w:tc>
          <w:tcPr>
            <w:tcW w:w="1920" w:type="dxa"/>
            <w:shd w:val="clear" w:color="auto" w:fill="auto"/>
            <w:tcMar>
              <w:top w:w="100" w:type="dxa"/>
              <w:left w:w="100" w:type="dxa"/>
              <w:bottom w:w="100" w:type="dxa"/>
              <w:right w:w="100" w:type="dxa"/>
            </w:tcMar>
          </w:tcPr>
          <w:p w14:paraId="00000168" w14:textId="77777777" w:rsidR="000207FA" w:rsidRPr="007C21EA" w:rsidRDefault="00563D7E">
            <w:pPr>
              <w:widowControl w:val="0"/>
              <w:rPr>
                <w:rFonts w:ascii="Arial" w:hAnsi="Arial" w:cs="Arial"/>
              </w:rPr>
            </w:pPr>
            <w:r w:rsidRPr="007C21EA">
              <w:rPr>
                <w:rFonts w:ascii="Arial" w:hAnsi="Arial" w:cs="Arial"/>
              </w:rPr>
              <w:t>vB_OCPT_Bop_R</w:t>
            </w:r>
          </w:p>
        </w:tc>
        <w:tc>
          <w:tcPr>
            <w:tcW w:w="3470" w:type="dxa"/>
            <w:shd w:val="clear" w:color="auto" w:fill="auto"/>
            <w:tcMar>
              <w:top w:w="100" w:type="dxa"/>
              <w:left w:w="100" w:type="dxa"/>
              <w:bottom w:w="100" w:type="dxa"/>
              <w:right w:w="100" w:type="dxa"/>
            </w:tcMar>
          </w:tcPr>
          <w:p w14:paraId="00000169" w14:textId="77777777" w:rsidR="000207FA" w:rsidRPr="007C21EA" w:rsidRDefault="00563D7E">
            <w:pPr>
              <w:widowControl w:val="0"/>
              <w:rPr>
                <w:rFonts w:ascii="Arial" w:hAnsi="Arial" w:cs="Arial"/>
              </w:rPr>
            </w:pPr>
            <w:r w:rsidRPr="007C21EA">
              <w:rPr>
                <w:rFonts w:ascii="Arial" w:hAnsi="Arial" w:cs="Arial"/>
              </w:rPr>
              <w:t>GGTTTGTGTACTAAGTGTATA</w:t>
            </w:r>
          </w:p>
        </w:tc>
      </w:tr>
      <w:tr w:rsidR="000207FA" w:rsidRPr="007C21EA" w14:paraId="0634043B" w14:textId="77777777" w:rsidTr="00FD2F55">
        <w:tc>
          <w:tcPr>
            <w:tcW w:w="1920" w:type="dxa"/>
            <w:shd w:val="clear" w:color="auto" w:fill="auto"/>
            <w:tcMar>
              <w:top w:w="100" w:type="dxa"/>
              <w:left w:w="100" w:type="dxa"/>
              <w:bottom w:w="100" w:type="dxa"/>
              <w:right w:w="100" w:type="dxa"/>
            </w:tcMar>
          </w:tcPr>
          <w:p w14:paraId="0000016A" w14:textId="77777777" w:rsidR="000207FA" w:rsidRPr="007C21EA" w:rsidRDefault="00563D7E">
            <w:pPr>
              <w:widowControl w:val="0"/>
              <w:rPr>
                <w:rFonts w:ascii="Arial" w:hAnsi="Arial" w:cs="Arial"/>
              </w:rPr>
            </w:pPr>
            <w:r w:rsidRPr="007C21EA">
              <w:rPr>
                <w:rFonts w:ascii="Arial" w:hAnsi="Arial" w:cs="Arial"/>
              </w:rPr>
              <w:t>vB_OCPT_Carl_F</w:t>
            </w:r>
          </w:p>
        </w:tc>
        <w:tc>
          <w:tcPr>
            <w:tcW w:w="3470" w:type="dxa"/>
            <w:shd w:val="clear" w:color="auto" w:fill="auto"/>
            <w:tcMar>
              <w:top w:w="100" w:type="dxa"/>
              <w:left w:w="100" w:type="dxa"/>
              <w:bottom w:w="100" w:type="dxa"/>
              <w:right w:w="100" w:type="dxa"/>
            </w:tcMar>
          </w:tcPr>
          <w:p w14:paraId="0000016B" w14:textId="77777777" w:rsidR="000207FA" w:rsidRPr="007C21EA" w:rsidRDefault="00563D7E">
            <w:pPr>
              <w:widowControl w:val="0"/>
              <w:rPr>
                <w:rFonts w:ascii="Arial" w:hAnsi="Arial" w:cs="Arial"/>
              </w:rPr>
            </w:pPr>
            <w:r w:rsidRPr="007C21EA">
              <w:rPr>
                <w:rFonts w:ascii="Arial" w:hAnsi="Arial" w:cs="Arial"/>
              </w:rPr>
              <w:t>CTAAAAATCTAACCAATTATC</w:t>
            </w:r>
          </w:p>
        </w:tc>
      </w:tr>
      <w:tr w:rsidR="000207FA" w:rsidRPr="007C21EA" w14:paraId="149307D4" w14:textId="77777777" w:rsidTr="00FD2F55">
        <w:tc>
          <w:tcPr>
            <w:tcW w:w="1920" w:type="dxa"/>
            <w:shd w:val="clear" w:color="auto" w:fill="auto"/>
            <w:tcMar>
              <w:top w:w="100" w:type="dxa"/>
              <w:left w:w="100" w:type="dxa"/>
              <w:bottom w:w="100" w:type="dxa"/>
              <w:right w:w="100" w:type="dxa"/>
            </w:tcMar>
          </w:tcPr>
          <w:p w14:paraId="0000016C" w14:textId="77777777" w:rsidR="000207FA" w:rsidRPr="007C21EA" w:rsidRDefault="00563D7E">
            <w:pPr>
              <w:widowControl w:val="0"/>
              <w:rPr>
                <w:rFonts w:ascii="Arial" w:hAnsi="Arial" w:cs="Arial"/>
              </w:rPr>
            </w:pPr>
            <w:r w:rsidRPr="007C21EA">
              <w:rPr>
                <w:rFonts w:ascii="Arial" w:hAnsi="Arial" w:cs="Arial"/>
              </w:rPr>
              <w:t>vB_OCPT_Carl_R</w:t>
            </w:r>
          </w:p>
        </w:tc>
        <w:tc>
          <w:tcPr>
            <w:tcW w:w="3470" w:type="dxa"/>
            <w:shd w:val="clear" w:color="auto" w:fill="auto"/>
            <w:tcMar>
              <w:top w:w="100" w:type="dxa"/>
              <w:left w:w="100" w:type="dxa"/>
              <w:bottom w:w="100" w:type="dxa"/>
              <w:right w:w="100" w:type="dxa"/>
            </w:tcMar>
          </w:tcPr>
          <w:p w14:paraId="0000016D" w14:textId="77777777" w:rsidR="000207FA" w:rsidRPr="007C21EA" w:rsidRDefault="00563D7E">
            <w:pPr>
              <w:widowControl w:val="0"/>
              <w:rPr>
                <w:rFonts w:ascii="Arial" w:hAnsi="Arial" w:cs="Arial"/>
              </w:rPr>
            </w:pPr>
            <w:r w:rsidRPr="007C21EA">
              <w:rPr>
                <w:rFonts w:ascii="Arial" w:hAnsi="Arial" w:cs="Arial"/>
              </w:rPr>
              <w:t>ATGGGTTTTTTCATTGCTAAA</w:t>
            </w:r>
          </w:p>
        </w:tc>
      </w:tr>
      <w:tr w:rsidR="000207FA" w:rsidRPr="007C21EA" w14:paraId="67A012ED" w14:textId="77777777" w:rsidTr="00FD2F55">
        <w:tc>
          <w:tcPr>
            <w:tcW w:w="1920" w:type="dxa"/>
            <w:shd w:val="clear" w:color="auto" w:fill="auto"/>
            <w:tcMar>
              <w:top w:w="100" w:type="dxa"/>
              <w:left w:w="100" w:type="dxa"/>
              <w:bottom w:w="100" w:type="dxa"/>
              <w:right w:w="100" w:type="dxa"/>
            </w:tcMar>
          </w:tcPr>
          <w:p w14:paraId="0000016E" w14:textId="77777777" w:rsidR="000207FA" w:rsidRPr="007C21EA" w:rsidRDefault="00563D7E">
            <w:pPr>
              <w:widowControl w:val="0"/>
              <w:rPr>
                <w:rFonts w:ascii="Arial" w:hAnsi="Arial" w:cs="Arial"/>
              </w:rPr>
            </w:pPr>
            <w:r w:rsidRPr="007C21EA">
              <w:rPr>
                <w:rFonts w:ascii="Arial" w:hAnsi="Arial" w:cs="Arial"/>
              </w:rPr>
              <w:t>vB_OCPT_Bill_F</w:t>
            </w:r>
          </w:p>
        </w:tc>
        <w:tc>
          <w:tcPr>
            <w:tcW w:w="3470" w:type="dxa"/>
            <w:shd w:val="clear" w:color="auto" w:fill="auto"/>
            <w:tcMar>
              <w:top w:w="100" w:type="dxa"/>
              <w:left w:w="100" w:type="dxa"/>
              <w:bottom w:w="100" w:type="dxa"/>
              <w:right w:w="100" w:type="dxa"/>
            </w:tcMar>
          </w:tcPr>
          <w:p w14:paraId="0000016F" w14:textId="77777777"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02EFCF" w14:textId="77777777" w:rsidTr="00FD2F55">
        <w:tc>
          <w:tcPr>
            <w:tcW w:w="1920" w:type="dxa"/>
            <w:shd w:val="clear" w:color="auto" w:fill="auto"/>
            <w:tcMar>
              <w:top w:w="100" w:type="dxa"/>
              <w:left w:w="100" w:type="dxa"/>
              <w:bottom w:w="100" w:type="dxa"/>
              <w:right w:w="100" w:type="dxa"/>
            </w:tcMar>
          </w:tcPr>
          <w:p w14:paraId="00000170" w14:textId="77777777" w:rsidR="000207FA" w:rsidRPr="007C21EA" w:rsidRDefault="00563D7E">
            <w:pPr>
              <w:widowControl w:val="0"/>
              <w:rPr>
                <w:rFonts w:ascii="Arial" w:hAnsi="Arial" w:cs="Arial"/>
              </w:rPr>
            </w:pPr>
            <w:r w:rsidRPr="007C21EA">
              <w:rPr>
                <w:rFonts w:ascii="Arial" w:hAnsi="Arial" w:cs="Arial"/>
              </w:rPr>
              <w:t>vB_OCPT_Bill_R</w:t>
            </w:r>
          </w:p>
        </w:tc>
        <w:tc>
          <w:tcPr>
            <w:tcW w:w="3470" w:type="dxa"/>
            <w:shd w:val="clear" w:color="auto" w:fill="auto"/>
            <w:tcMar>
              <w:top w:w="100" w:type="dxa"/>
              <w:left w:w="100" w:type="dxa"/>
              <w:bottom w:w="100" w:type="dxa"/>
              <w:right w:w="100" w:type="dxa"/>
            </w:tcMar>
          </w:tcPr>
          <w:p w14:paraId="00000171"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22B68648" w14:textId="77777777" w:rsidTr="00FD2F55">
        <w:tc>
          <w:tcPr>
            <w:tcW w:w="1920" w:type="dxa"/>
            <w:shd w:val="clear" w:color="auto" w:fill="auto"/>
            <w:tcMar>
              <w:top w:w="100" w:type="dxa"/>
              <w:left w:w="100" w:type="dxa"/>
              <w:bottom w:w="100" w:type="dxa"/>
              <w:right w:w="100" w:type="dxa"/>
            </w:tcMar>
          </w:tcPr>
          <w:p w14:paraId="00000172" w14:textId="77777777" w:rsidR="000207FA" w:rsidRPr="007C21EA" w:rsidRDefault="00563D7E">
            <w:pPr>
              <w:widowControl w:val="0"/>
              <w:rPr>
                <w:rFonts w:ascii="Arial" w:hAnsi="Arial" w:cs="Arial"/>
              </w:rPr>
            </w:pPr>
            <w:r w:rsidRPr="007C21EA">
              <w:rPr>
                <w:rFonts w:ascii="Arial" w:hAnsi="Arial" w:cs="Arial"/>
              </w:rPr>
              <w:t>vB_OCPT_CCS1_F</w:t>
            </w:r>
          </w:p>
        </w:tc>
        <w:tc>
          <w:tcPr>
            <w:tcW w:w="3470" w:type="dxa"/>
            <w:shd w:val="clear" w:color="auto" w:fill="auto"/>
            <w:tcMar>
              <w:top w:w="100" w:type="dxa"/>
              <w:left w:w="100" w:type="dxa"/>
              <w:bottom w:w="100" w:type="dxa"/>
              <w:right w:w="100" w:type="dxa"/>
            </w:tcMar>
          </w:tcPr>
          <w:p w14:paraId="00000173" w14:textId="77777777" w:rsidR="000207FA" w:rsidRPr="007C21EA" w:rsidRDefault="00563D7E">
            <w:pPr>
              <w:widowControl w:val="0"/>
              <w:rPr>
                <w:rFonts w:ascii="Arial" w:hAnsi="Arial" w:cs="Arial"/>
              </w:rPr>
            </w:pPr>
            <w:r w:rsidRPr="007C21EA">
              <w:rPr>
                <w:rFonts w:ascii="Arial" w:hAnsi="Arial" w:cs="Arial"/>
              </w:rPr>
              <w:t>TATGAGTAACATTAACATGGA</w:t>
            </w:r>
          </w:p>
        </w:tc>
      </w:tr>
      <w:tr w:rsidR="000207FA" w:rsidRPr="007C21EA" w14:paraId="4F4A46D5" w14:textId="77777777" w:rsidTr="00FD2F55">
        <w:tc>
          <w:tcPr>
            <w:tcW w:w="1920" w:type="dxa"/>
            <w:shd w:val="clear" w:color="auto" w:fill="auto"/>
            <w:tcMar>
              <w:top w:w="100" w:type="dxa"/>
              <w:left w:w="100" w:type="dxa"/>
              <w:bottom w:w="100" w:type="dxa"/>
              <w:right w:w="100" w:type="dxa"/>
            </w:tcMar>
          </w:tcPr>
          <w:p w14:paraId="00000174" w14:textId="77777777" w:rsidR="000207FA" w:rsidRPr="007C21EA" w:rsidRDefault="00563D7E">
            <w:pPr>
              <w:widowControl w:val="0"/>
              <w:rPr>
                <w:rFonts w:ascii="Arial" w:hAnsi="Arial" w:cs="Arial"/>
              </w:rPr>
            </w:pPr>
            <w:r w:rsidRPr="007C21EA">
              <w:rPr>
                <w:rFonts w:ascii="Arial" w:hAnsi="Arial" w:cs="Arial"/>
              </w:rPr>
              <w:t>vB_OCPT_CCS1_R</w:t>
            </w:r>
          </w:p>
        </w:tc>
        <w:tc>
          <w:tcPr>
            <w:tcW w:w="3470" w:type="dxa"/>
            <w:shd w:val="clear" w:color="auto" w:fill="auto"/>
            <w:tcMar>
              <w:top w:w="100" w:type="dxa"/>
              <w:left w:w="100" w:type="dxa"/>
              <w:bottom w:w="100" w:type="dxa"/>
              <w:right w:w="100" w:type="dxa"/>
            </w:tcMar>
          </w:tcPr>
          <w:p w14:paraId="00000175" w14:textId="77777777" w:rsidR="000207FA" w:rsidRPr="007C21EA" w:rsidRDefault="00563D7E">
            <w:pPr>
              <w:widowControl w:val="0"/>
              <w:rPr>
                <w:rFonts w:ascii="Arial" w:hAnsi="Arial" w:cs="Arial"/>
              </w:rPr>
            </w:pPr>
            <w:r w:rsidRPr="007C21EA">
              <w:rPr>
                <w:rFonts w:ascii="Arial" w:hAnsi="Arial" w:cs="Arial"/>
              </w:rPr>
              <w:t>CCTGCCTTACGTAAAGAATCA</w:t>
            </w:r>
          </w:p>
        </w:tc>
      </w:tr>
      <w:tr w:rsidR="000207FA" w:rsidRPr="007C21EA" w14:paraId="6F8C3F94" w14:textId="77777777" w:rsidTr="00FD2F55">
        <w:tc>
          <w:tcPr>
            <w:tcW w:w="1920" w:type="dxa"/>
            <w:shd w:val="clear" w:color="auto" w:fill="auto"/>
            <w:tcMar>
              <w:top w:w="100" w:type="dxa"/>
              <w:left w:w="100" w:type="dxa"/>
              <w:bottom w:w="100" w:type="dxa"/>
              <w:right w:w="100" w:type="dxa"/>
            </w:tcMar>
          </w:tcPr>
          <w:p w14:paraId="00000176" w14:textId="77777777" w:rsidR="000207FA" w:rsidRPr="007C21EA" w:rsidRDefault="00563D7E">
            <w:pPr>
              <w:widowControl w:val="0"/>
              <w:rPr>
                <w:rFonts w:ascii="Arial" w:hAnsi="Arial" w:cs="Arial"/>
              </w:rPr>
            </w:pPr>
            <w:r w:rsidRPr="007C21EA">
              <w:rPr>
                <w:rFonts w:ascii="Arial" w:hAnsi="Arial" w:cs="Arial"/>
              </w:rPr>
              <w:t>vB_OCPT_SDS1_F</w:t>
            </w:r>
          </w:p>
        </w:tc>
        <w:tc>
          <w:tcPr>
            <w:tcW w:w="3470" w:type="dxa"/>
            <w:shd w:val="clear" w:color="auto" w:fill="auto"/>
            <w:tcMar>
              <w:top w:w="100" w:type="dxa"/>
              <w:left w:w="100" w:type="dxa"/>
              <w:bottom w:w="100" w:type="dxa"/>
              <w:right w:w="100" w:type="dxa"/>
            </w:tcMar>
          </w:tcPr>
          <w:p w14:paraId="00000177" w14:textId="77777777" w:rsidR="000207FA" w:rsidRPr="007C21EA" w:rsidRDefault="00563D7E">
            <w:pPr>
              <w:widowControl w:val="0"/>
              <w:rPr>
                <w:rFonts w:ascii="Arial" w:hAnsi="Arial" w:cs="Arial"/>
              </w:rPr>
            </w:pPr>
            <w:r w:rsidRPr="007C21EA">
              <w:rPr>
                <w:rFonts w:ascii="Arial" w:hAnsi="Arial" w:cs="Arial"/>
              </w:rPr>
              <w:t>ACATTAACTCCTCTTTAGCTT</w:t>
            </w:r>
          </w:p>
        </w:tc>
      </w:tr>
      <w:tr w:rsidR="000207FA" w:rsidRPr="007C21EA" w14:paraId="727007AD" w14:textId="77777777" w:rsidTr="00FD2F55">
        <w:tc>
          <w:tcPr>
            <w:tcW w:w="1920" w:type="dxa"/>
            <w:shd w:val="clear" w:color="auto" w:fill="auto"/>
            <w:tcMar>
              <w:top w:w="100" w:type="dxa"/>
              <w:left w:w="100" w:type="dxa"/>
              <w:bottom w:w="100" w:type="dxa"/>
              <w:right w:w="100" w:type="dxa"/>
            </w:tcMar>
          </w:tcPr>
          <w:p w14:paraId="00000178" w14:textId="77777777" w:rsidR="000207FA" w:rsidRPr="007C21EA" w:rsidRDefault="00563D7E">
            <w:pPr>
              <w:widowControl w:val="0"/>
              <w:rPr>
                <w:rFonts w:ascii="Arial" w:hAnsi="Arial" w:cs="Arial"/>
              </w:rPr>
            </w:pPr>
            <w:r w:rsidRPr="007C21EA">
              <w:rPr>
                <w:rFonts w:ascii="Arial" w:hAnsi="Arial" w:cs="Arial"/>
              </w:rPr>
              <w:t>vB_OCPT_SDS1_R</w:t>
            </w:r>
          </w:p>
        </w:tc>
        <w:tc>
          <w:tcPr>
            <w:tcW w:w="3470" w:type="dxa"/>
            <w:shd w:val="clear" w:color="auto" w:fill="auto"/>
            <w:tcMar>
              <w:top w:w="100" w:type="dxa"/>
              <w:left w:w="100" w:type="dxa"/>
              <w:bottom w:w="100" w:type="dxa"/>
              <w:right w:w="100" w:type="dxa"/>
            </w:tcMar>
          </w:tcPr>
          <w:p w14:paraId="00000179" w14:textId="77777777" w:rsidR="000207FA" w:rsidRPr="007C21EA" w:rsidRDefault="00563D7E">
            <w:pPr>
              <w:widowControl w:val="0"/>
              <w:rPr>
                <w:rFonts w:ascii="Arial" w:hAnsi="Arial" w:cs="Arial"/>
              </w:rPr>
            </w:pPr>
            <w:r w:rsidRPr="007C21EA">
              <w:rPr>
                <w:rFonts w:ascii="Arial" w:hAnsi="Arial" w:cs="Arial"/>
              </w:rPr>
              <w:t>CGATTTTAGCATGCTGTTTCG</w:t>
            </w:r>
          </w:p>
        </w:tc>
      </w:tr>
      <w:tr w:rsidR="000207FA" w:rsidRPr="007C21EA" w14:paraId="4EE35BE0" w14:textId="77777777" w:rsidTr="00FD2F55">
        <w:tc>
          <w:tcPr>
            <w:tcW w:w="1920" w:type="dxa"/>
            <w:shd w:val="clear" w:color="auto" w:fill="auto"/>
            <w:tcMar>
              <w:top w:w="100" w:type="dxa"/>
              <w:left w:w="100" w:type="dxa"/>
              <w:bottom w:w="100" w:type="dxa"/>
              <w:right w:w="100" w:type="dxa"/>
            </w:tcMar>
          </w:tcPr>
          <w:p w14:paraId="0000017A" w14:textId="77777777" w:rsidR="000207FA" w:rsidRPr="007C21EA" w:rsidRDefault="00563D7E">
            <w:pPr>
              <w:widowControl w:val="0"/>
              <w:rPr>
                <w:rFonts w:ascii="Arial" w:hAnsi="Arial" w:cs="Arial"/>
              </w:rPr>
            </w:pPr>
            <w:r w:rsidRPr="007C21EA">
              <w:rPr>
                <w:rFonts w:ascii="Arial" w:hAnsi="Arial" w:cs="Arial"/>
              </w:rPr>
              <w:t>vB_OCPT_CCS2_F</w:t>
            </w:r>
          </w:p>
        </w:tc>
        <w:tc>
          <w:tcPr>
            <w:tcW w:w="3470" w:type="dxa"/>
            <w:shd w:val="clear" w:color="auto" w:fill="auto"/>
            <w:tcMar>
              <w:top w:w="100" w:type="dxa"/>
              <w:left w:w="100" w:type="dxa"/>
              <w:bottom w:w="100" w:type="dxa"/>
              <w:right w:w="100" w:type="dxa"/>
            </w:tcMar>
          </w:tcPr>
          <w:p w14:paraId="0000017B" w14:textId="77777777" w:rsidR="000207FA" w:rsidRPr="007C21EA" w:rsidRDefault="00563D7E">
            <w:pPr>
              <w:widowControl w:val="0"/>
              <w:rPr>
                <w:rFonts w:ascii="Arial" w:hAnsi="Arial" w:cs="Arial"/>
              </w:rPr>
            </w:pPr>
            <w:r w:rsidRPr="007C21EA">
              <w:rPr>
                <w:rFonts w:ascii="Arial" w:hAnsi="Arial" w:cs="Arial"/>
              </w:rPr>
              <w:t>TTAGTAGGAAAGATTCTCTGT</w:t>
            </w:r>
          </w:p>
        </w:tc>
      </w:tr>
      <w:tr w:rsidR="000207FA" w:rsidRPr="007C21EA" w14:paraId="03488D1A" w14:textId="77777777" w:rsidTr="00FD2F55">
        <w:tc>
          <w:tcPr>
            <w:tcW w:w="1920" w:type="dxa"/>
            <w:shd w:val="clear" w:color="auto" w:fill="auto"/>
            <w:tcMar>
              <w:top w:w="100" w:type="dxa"/>
              <w:left w:w="100" w:type="dxa"/>
              <w:bottom w:w="100" w:type="dxa"/>
              <w:right w:w="100" w:type="dxa"/>
            </w:tcMar>
          </w:tcPr>
          <w:p w14:paraId="0000017C" w14:textId="77777777" w:rsidR="000207FA" w:rsidRPr="007C21EA" w:rsidRDefault="00563D7E">
            <w:pPr>
              <w:widowControl w:val="0"/>
              <w:rPr>
                <w:rFonts w:ascii="Arial" w:hAnsi="Arial" w:cs="Arial"/>
              </w:rPr>
            </w:pPr>
            <w:r w:rsidRPr="007C21EA">
              <w:rPr>
                <w:rFonts w:ascii="Arial" w:hAnsi="Arial" w:cs="Arial"/>
              </w:rPr>
              <w:t>vB_OCPT_CCS2_R</w:t>
            </w:r>
          </w:p>
        </w:tc>
        <w:tc>
          <w:tcPr>
            <w:tcW w:w="3470" w:type="dxa"/>
            <w:shd w:val="clear" w:color="auto" w:fill="auto"/>
            <w:tcMar>
              <w:top w:w="100" w:type="dxa"/>
              <w:left w:w="100" w:type="dxa"/>
              <w:bottom w:w="100" w:type="dxa"/>
              <w:right w:w="100" w:type="dxa"/>
            </w:tcMar>
          </w:tcPr>
          <w:p w14:paraId="0000017D" w14:textId="77777777" w:rsidR="000207FA" w:rsidRPr="007C21EA" w:rsidRDefault="00563D7E">
            <w:pPr>
              <w:widowControl w:val="0"/>
              <w:rPr>
                <w:rFonts w:ascii="Arial" w:hAnsi="Arial" w:cs="Arial"/>
              </w:rPr>
            </w:pPr>
            <w:r w:rsidRPr="007C21EA">
              <w:rPr>
                <w:rFonts w:ascii="Arial" w:hAnsi="Arial" w:cs="Arial"/>
              </w:rPr>
              <w:t>TAAAGGATTCAATTGACTTAG</w:t>
            </w:r>
          </w:p>
        </w:tc>
      </w:tr>
      <w:tr w:rsidR="000207FA" w:rsidRPr="007C21EA" w14:paraId="1159C111" w14:textId="77777777" w:rsidTr="00FD2F55">
        <w:tc>
          <w:tcPr>
            <w:tcW w:w="1920" w:type="dxa"/>
            <w:shd w:val="clear" w:color="auto" w:fill="auto"/>
            <w:tcMar>
              <w:top w:w="100" w:type="dxa"/>
              <w:left w:w="100" w:type="dxa"/>
              <w:bottom w:w="100" w:type="dxa"/>
              <w:right w:w="100" w:type="dxa"/>
            </w:tcMar>
          </w:tcPr>
          <w:p w14:paraId="0000017E" w14:textId="77777777" w:rsidR="000207FA" w:rsidRPr="007C21EA" w:rsidRDefault="00563D7E">
            <w:pPr>
              <w:widowControl w:val="0"/>
              <w:rPr>
                <w:rFonts w:ascii="Arial" w:hAnsi="Arial" w:cs="Arial"/>
              </w:rPr>
            </w:pPr>
            <w:r w:rsidRPr="007C21EA">
              <w:rPr>
                <w:rFonts w:ascii="Arial" w:hAnsi="Arial" w:cs="Arial"/>
              </w:rPr>
              <w:t>vB_OCPT_Ump_F</w:t>
            </w:r>
          </w:p>
        </w:tc>
        <w:tc>
          <w:tcPr>
            <w:tcW w:w="3470" w:type="dxa"/>
            <w:shd w:val="clear" w:color="auto" w:fill="auto"/>
            <w:tcMar>
              <w:top w:w="100" w:type="dxa"/>
              <w:left w:w="100" w:type="dxa"/>
              <w:bottom w:w="100" w:type="dxa"/>
              <w:right w:w="100" w:type="dxa"/>
            </w:tcMar>
          </w:tcPr>
          <w:p w14:paraId="0000017F" w14:textId="77777777" w:rsidR="000207FA" w:rsidRPr="007C21EA" w:rsidRDefault="00563D7E">
            <w:pPr>
              <w:widowControl w:val="0"/>
              <w:rPr>
                <w:rFonts w:ascii="Arial" w:hAnsi="Arial" w:cs="Arial"/>
              </w:rPr>
            </w:pPr>
            <w:r w:rsidRPr="007C21EA">
              <w:rPr>
                <w:rFonts w:ascii="Arial" w:hAnsi="Arial" w:cs="Arial"/>
              </w:rPr>
              <w:t>TTAAAATGGAAGTGATTGTGG</w:t>
            </w:r>
          </w:p>
        </w:tc>
      </w:tr>
      <w:tr w:rsidR="000207FA" w:rsidRPr="007C21EA" w14:paraId="3B505982" w14:textId="77777777" w:rsidTr="00FD2F55">
        <w:tc>
          <w:tcPr>
            <w:tcW w:w="1920" w:type="dxa"/>
            <w:shd w:val="clear" w:color="auto" w:fill="auto"/>
            <w:tcMar>
              <w:top w:w="100" w:type="dxa"/>
              <w:left w:w="100" w:type="dxa"/>
              <w:bottom w:w="100" w:type="dxa"/>
              <w:right w:w="100" w:type="dxa"/>
            </w:tcMar>
          </w:tcPr>
          <w:p w14:paraId="00000180" w14:textId="77777777" w:rsidR="000207FA" w:rsidRPr="007C21EA" w:rsidRDefault="00563D7E">
            <w:pPr>
              <w:widowControl w:val="0"/>
              <w:rPr>
                <w:rFonts w:ascii="Arial" w:hAnsi="Arial" w:cs="Arial"/>
              </w:rPr>
            </w:pPr>
            <w:r w:rsidRPr="007C21EA">
              <w:rPr>
                <w:rFonts w:ascii="Arial" w:hAnsi="Arial" w:cs="Arial"/>
              </w:rPr>
              <w:t>vB_OCPT_Ump_R</w:t>
            </w:r>
          </w:p>
        </w:tc>
        <w:tc>
          <w:tcPr>
            <w:tcW w:w="3470" w:type="dxa"/>
            <w:shd w:val="clear" w:color="auto" w:fill="auto"/>
            <w:tcMar>
              <w:top w:w="100" w:type="dxa"/>
              <w:left w:w="100" w:type="dxa"/>
              <w:bottom w:w="100" w:type="dxa"/>
              <w:right w:w="100" w:type="dxa"/>
            </w:tcMar>
          </w:tcPr>
          <w:p w14:paraId="00000181" w14:textId="77777777" w:rsidR="000207FA" w:rsidRPr="007C21EA" w:rsidRDefault="00563D7E">
            <w:pPr>
              <w:widowControl w:val="0"/>
              <w:rPr>
                <w:rFonts w:ascii="Arial" w:hAnsi="Arial" w:cs="Arial"/>
              </w:rPr>
            </w:pPr>
            <w:r w:rsidRPr="007C21EA">
              <w:rPr>
                <w:rFonts w:ascii="Arial" w:hAnsi="Arial" w:cs="Arial"/>
              </w:rPr>
              <w:t>TTAAAAAAGGCCACAGAGTTC</w:t>
            </w:r>
          </w:p>
        </w:tc>
      </w:tr>
    </w:tbl>
    <w:p w14:paraId="00000182" w14:textId="267A64B8" w:rsidR="000207FA" w:rsidRDefault="000207FA">
      <w:pPr>
        <w:spacing w:line="480" w:lineRule="auto"/>
        <w:rPr>
          <w:rFonts w:ascii="Arial" w:hAnsi="Arial" w:cs="Arial"/>
          <w:sz w:val="24"/>
          <w:szCs w:val="24"/>
        </w:rPr>
      </w:pPr>
    </w:p>
    <w:p w14:paraId="3308ADD9" w14:textId="77777777" w:rsidR="002E1009" w:rsidRDefault="002E1009">
      <w:pPr>
        <w:rPr>
          <w:rFonts w:ascii="Arial" w:hAnsi="Arial" w:cs="Arial"/>
          <w:b/>
          <w:bCs/>
          <w:sz w:val="24"/>
          <w:szCs w:val="24"/>
        </w:rPr>
      </w:pPr>
      <w:r>
        <w:rPr>
          <w:rFonts w:ascii="Arial" w:hAnsi="Arial" w:cs="Arial"/>
          <w:b/>
          <w:bCs/>
          <w:sz w:val="24"/>
          <w:szCs w:val="24"/>
        </w:rPr>
        <w:br w:type="page"/>
      </w:r>
    </w:p>
    <w:p w14:paraId="4076B059" w14:textId="207491C3" w:rsidR="002E1009" w:rsidRPr="002E1009" w:rsidRDefault="002E1009">
      <w:pPr>
        <w:spacing w:line="480" w:lineRule="auto"/>
        <w:rPr>
          <w:rFonts w:ascii="Arial" w:hAnsi="Arial" w:cs="Arial"/>
          <w:b/>
          <w:bCs/>
          <w:sz w:val="24"/>
          <w:szCs w:val="24"/>
        </w:rPr>
      </w:pPr>
      <w:r w:rsidRPr="002E1009">
        <w:rPr>
          <w:rFonts w:ascii="Arial" w:hAnsi="Arial" w:cs="Arial"/>
          <w:b/>
          <w:bCs/>
          <w:sz w:val="24"/>
          <w:szCs w:val="24"/>
        </w:rPr>
        <w:lastRenderedPageBreak/>
        <w:t>REFERENCES</w:t>
      </w:r>
    </w:p>
    <w:p w14:paraId="00000183" w14:textId="77777777" w:rsidR="000207FA" w:rsidRPr="007C21EA" w:rsidRDefault="000207FA">
      <w:pPr>
        <w:spacing w:line="480" w:lineRule="auto"/>
        <w:rPr>
          <w:rFonts w:ascii="Arial" w:hAnsi="Arial" w:cs="Arial"/>
          <w:sz w:val="24"/>
          <w:szCs w:val="24"/>
        </w:rPr>
      </w:pPr>
    </w:p>
    <w:p w14:paraId="55ADA3BC" w14:textId="092C846B" w:rsidR="00333434" w:rsidRPr="00333434" w:rsidRDefault="00157B94" w:rsidP="00333434">
      <w:pPr>
        <w:widowControl w:val="0"/>
        <w:autoSpaceDE w:val="0"/>
        <w:autoSpaceDN w:val="0"/>
        <w:adjustRightInd w:val="0"/>
        <w:spacing w:line="480" w:lineRule="auto"/>
        <w:ind w:left="640" w:hanging="640"/>
        <w:rPr>
          <w:rFonts w:ascii="Arial" w:hAnsi="Arial" w:cs="Arial"/>
          <w:noProof/>
          <w:sz w:val="24"/>
          <w:szCs w:val="24"/>
        </w:rPr>
      </w:pPr>
      <w:r>
        <w:rPr>
          <w:rFonts w:ascii="Arial" w:hAnsi="Arial" w:cs="Arial"/>
          <w:sz w:val="24"/>
          <w:szCs w:val="24"/>
        </w:rPr>
        <w:fldChar w:fldCharType="begin" w:fldLock="1"/>
      </w:r>
      <w:r>
        <w:rPr>
          <w:rFonts w:ascii="Arial" w:hAnsi="Arial" w:cs="Arial"/>
          <w:sz w:val="24"/>
          <w:szCs w:val="24"/>
        </w:rPr>
        <w:instrText xml:space="preserve">ADDIN Mendeley Bibliography CSL_BIBLIOGRAPHY </w:instrText>
      </w:r>
      <w:r>
        <w:rPr>
          <w:rFonts w:ascii="Arial" w:hAnsi="Arial" w:cs="Arial"/>
          <w:sz w:val="24"/>
          <w:szCs w:val="24"/>
        </w:rPr>
        <w:fldChar w:fldCharType="separate"/>
      </w:r>
      <w:r w:rsidR="00333434" w:rsidRPr="00333434">
        <w:rPr>
          <w:rFonts w:ascii="Arial" w:hAnsi="Arial" w:cs="Arial"/>
          <w:noProof/>
          <w:sz w:val="24"/>
          <w:szCs w:val="24"/>
        </w:rPr>
        <w:t>1.</w:t>
      </w:r>
      <w:r w:rsidR="00333434" w:rsidRPr="00333434">
        <w:rPr>
          <w:rFonts w:ascii="Arial" w:hAnsi="Arial" w:cs="Arial"/>
          <w:noProof/>
          <w:sz w:val="24"/>
          <w:szCs w:val="24"/>
        </w:rPr>
        <w:tab/>
        <w:t xml:space="preserve">Pogue, J. M., Kaye, K. S., Cohen, D. A. &amp; Marchaim, D. Appropriate antimicrobial therapy in the era of multidrug-resistant human pathogens. </w:t>
      </w:r>
      <w:r w:rsidR="00333434" w:rsidRPr="00333434">
        <w:rPr>
          <w:rFonts w:ascii="Arial" w:hAnsi="Arial" w:cs="Arial"/>
          <w:i/>
          <w:iCs/>
          <w:noProof/>
          <w:sz w:val="24"/>
          <w:szCs w:val="24"/>
        </w:rPr>
        <w:t>Clinical Microbiology and Infection</w:t>
      </w:r>
      <w:r w:rsidR="00333434" w:rsidRPr="00333434">
        <w:rPr>
          <w:rFonts w:ascii="Arial" w:hAnsi="Arial" w:cs="Arial"/>
          <w:noProof/>
          <w:sz w:val="24"/>
          <w:szCs w:val="24"/>
        </w:rPr>
        <w:t xml:space="preserve"> (2015) doi:10.1016/j.cmi.2014.12.025.</w:t>
      </w:r>
    </w:p>
    <w:p w14:paraId="016F39E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w:t>
      </w:r>
      <w:r w:rsidRPr="00333434">
        <w:rPr>
          <w:rFonts w:ascii="Arial" w:hAnsi="Arial" w:cs="Arial"/>
          <w:noProof/>
          <w:sz w:val="24"/>
          <w:szCs w:val="24"/>
        </w:rPr>
        <w:tab/>
        <w:t xml:space="preserve">Duan, Y. </w:t>
      </w:r>
      <w:r w:rsidRPr="00333434">
        <w:rPr>
          <w:rFonts w:ascii="Arial" w:hAnsi="Arial" w:cs="Arial"/>
          <w:i/>
          <w:iCs/>
          <w:noProof/>
          <w:sz w:val="24"/>
          <w:szCs w:val="24"/>
        </w:rPr>
        <w:t>et al.</w:t>
      </w:r>
      <w:r w:rsidRPr="00333434">
        <w:rPr>
          <w:rFonts w:ascii="Arial" w:hAnsi="Arial" w:cs="Arial"/>
          <w:noProof/>
          <w:sz w:val="24"/>
          <w:szCs w:val="24"/>
        </w:rPr>
        <w:t xml:space="preserve"> Bacteriophage targeting of gut bacterium attenuates alcoholic liver disease. </w:t>
      </w:r>
      <w:r w:rsidRPr="00333434">
        <w:rPr>
          <w:rFonts w:ascii="Arial" w:hAnsi="Arial" w:cs="Arial"/>
          <w:i/>
          <w:iCs/>
          <w:noProof/>
          <w:sz w:val="24"/>
          <w:szCs w:val="24"/>
        </w:rPr>
        <w:t>Nature</w:t>
      </w:r>
      <w:r w:rsidRPr="00333434">
        <w:rPr>
          <w:rFonts w:ascii="Arial" w:hAnsi="Arial" w:cs="Arial"/>
          <w:noProof/>
          <w:sz w:val="24"/>
          <w:szCs w:val="24"/>
        </w:rPr>
        <w:t xml:space="preserve"> (2019) doi:10.1038/s41586-019-1742-x.</w:t>
      </w:r>
    </w:p>
    <w:p w14:paraId="230D9EF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w:t>
      </w:r>
      <w:r w:rsidRPr="00333434">
        <w:rPr>
          <w:rFonts w:ascii="Arial" w:hAnsi="Arial" w:cs="Arial"/>
          <w:noProof/>
          <w:sz w:val="24"/>
          <w:szCs w:val="24"/>
        </w:rPr>
        <w:tab/>
        <w:t xml:space="preserve">Hamel, M., Zoutman, D. &amp; O’Callaghan, C. Exposure to hospital roommates as a risk factor for health care-associated infection. </w:t>
      </w:r>
      <w:r w:rsidRPr="00333434">
        <w:rPr>
          <w:rFonts w:ascii="Arial" w:hAnsi="Arial" w:cs="Arial"/>
          <w:i/>
          <w:iCs/>
          <w:noProof/>
          <w:sz w:val="24"/>
          <w:szCs w:val="24"/>
        </w:rPr>
        <w:t>Am. J. Infect. Control</w:t>
      </w:r>
      <w:r w:rsidRPr="00333434">
        <w:rPr>
          <w:rFonts w:ascii="Arial" w:hAnsi="Arial" w:cs="Arial"/>
          <w:noProof/>
          <w:sz w:val="24"/>
          <w:szCs w:val="24"/>
        </w:rPr>
        <w:t xml:space="preserve"> (2010) doi:10.1016/j.ajic.2009.08.016.</w:t>
      </w:r>
    </w:p>
    <w:p w14:paraId="5C979B0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w:t>
      </w:r>
      <w:r w:rsidRPr="00333434">
        <w:rPr>
          <w:rFonts w:ascii="Arial" w:hAnsi="Arial" w:cs="Arial"/>
          <w:noProof/>
          <w:sz w:val="24"/>
          <w:szCs w:val="24"/>
        </w:rPr>
        <w:tab/>
        <w:t xml:space="preserve">Ubeda, C. </w:t>
      </w:r>
      <w:r w:rsidRPr="00333434">
        <w:rPr>
          <w:rFonts w:ascii="Arial" w:hAnsi="Arial" w:cs="Arial"/>
          <w:i/>
          <w:iCs/>
          <w:noProof/>
          <w:sz w:val="24"/>
          <w:szCs w:val="24"/>
        </w:rPr>
        <w:t>et al.</w:t>
      </w:r>
      <w:r w:rsidRPr="00333434">
        <w:rPr>
          <w:rFonts w:ascii="Arial" w:hAnsi="Arial" w:cs="Arial"/>
          <w:noProof/>
          <w:sz w:val="24"/>
          <w:szCs w:val="24"/>
        </w:rPr>
        <w:t xml:space="preserve"> Vancomycin-resistant Enterococcus domination of intestinal microbiota is enabled by antibiotic treatment in mice and precedes bloodstream invasion in humans. </w:t>
      </w:r>
      <w:r w:rsidRPr="00333434">
        <w:rPr>
          <w:rFonts w:ascii="Arial" w:hAnsi="Arial" w:cs="Arial"/>
          <w:i/>
          <w:iCs/>
          <w:noProof/>
          <w:sz w:val="24"/>
          <w:szCs w:val="24"/>
        </w:rPr>
        <w:t>J. Clin. Invest.</w:t>
      </w:r>
      <w:r w:rsidRPr="00333434">
        <w:rPr>
          <w:rFonts w:ascii="Arial" w:hAnsi="Arial" w:cs="Arial"/>
          <w:noProof/>
          <w:sz w:val="24"/>
          <w:szCs w:val="24"/>
        </w:rPr>
        <w:t xml:space="preserve"> </w:t>
      </w:r>
      <w:r w:rsidRPr="00333434">
        <w:rPr>
          <w:rFonts w:ascii="Arial" w:hAnsi="Arial" w:cs="Arial"/>
          <w:b/>
          <w:bCs/>
          <w:noProof/>
          <w:sz w:val="24"/>
          <w:szCs w:val="24"/>
        </w:rPr>
        <w:t>120</w:t>
      </w:r>
      <w:r w:rsidRPr="00333434">
        <w:rPr>
          <w:rFonts w:ascii="Arial" w:hAnsi="Arial" w:cs="Arial"/>
          <w:noProof/>
          <w:sz w:val="24"/>
          <w:szCs w:val="24"/>
        </w:rPr>
        <w:t>, 4332–41 (2010).</w:t>
      </w:r>
    </w:p>
    <w:p w14:paraId="3F24581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5.</w:t>
      </w:r>
      <w:r w:rsidRPr="00333434">
        <w:rPr>
          <w:rFonts w:ascii="Arial" w:hAnsi="Arial" w:cs="Arial"/>
          <w:noProof/>
          <w:sz w:val="24"/>
          <w:szCs w:val="24"/>
        </w:rPr>
        <w:tab/>
        <w:t xml:space="preserve">Arias, C. A. &amp; Murray, B. E. The rise of the Enterococcus: Beyond vancomycin resistance. </w:t>
      </w:r>
      <w:r w:rsidRPr="00333434">
        <w:rPr>
          <w:rFonts w:ascii="Arial" w:hAnsi="Arial" w:cs="Arial"/>
          <w:i/>
          <w:iCs/>
          <w:noProof/>
          <w:sz w:val="24"/>
          <w:szCs w:val="24"/>
        </w:rPr>
        <w:t>Nature Reviews Microbiology</w:t>
      </w:r>
      <w:r w:rsidRPr="00333434">
        <w:rPr>
          <w:rFonts w:ascii="Arial" w:hAnsi="Arial" w:cs="Arial"/>
          <w:noProof/>
          <w:sz w:val="24"/>
          <w:szCs w:val="24"/>
        </w:rPr>
        <w:t xml:space="preserve"> (2012) doi:10.1038/nrmicro2761.</w:t>
      </w:r>
    </w:p>
    <w:p w14:paraId="70535C9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6.</w:t>
      </w:r>
      <w:r w:rsidRPr="00333434">
        <w:rPr>
          <w:rFonts w:ascii="Arial" w:hAnsi="Arial" w:cs="Arial"/>
          <w:noProof/>
          <w:sz w:val="24"/>
          <w:szCs w:val="24"/>
        </w:rPr>
        <w:tab/>
        <w:t xml:space="preserve">Lebreton, F. </w:t>
      </w:r>
      <w:r w:rsidRPr="00333434">
        <w:rPr>
          <w:rFonts w:ascii="Arial" w:hAnsi="Arial" w:cs="Arial"/>
          <w:i/>
          <w:iCs/>
          <w:noProof/>
          <w:sz w:val="24"/>
          <w:szCs w:val="24"/>
        </w:rPr>
        <w:t>et al.</w:t>
      </w:r>
      <w:r w:rsidRPr="00333434">
        <w:rPr>
          <w:rFonts w:ascii="Arial" w:hAnsi="Arial" w:cs="Arial"/>
          <w:noProof/>
          <w:sz w:val="24"/>
          <w:szCs w:val="24"/>
        </w:rPr>
        <w:t xml:space="preserve"> Emergence of epidemic multidrug-resistant Enterococcus faecium from animal and commensal strains. </w:t>
      </w:r>
      <w:r w:rsidRPr="00333434">
        <w:rPr>
          <w:rFonts w:ascii="Arial" w:hAnsi="Arial" w:cs="Arial"/>
          <w:i/>
          <w:iCs/>
          <w:noProof/>
          <w:sz w:val="24"/>
          <w:szCs w:val="24"/>
        </w:rPr>
        <w:t>MBio</w:t>
      </w:r>
      <w:r w:rsidRPr="00333434">
        <w:rPr>
          <w:rFonts w:ascii="Arial" w:hAnsi="Arial" w:cs="Arial"/>
          <w:noProof/>
          <w:sz w:val="24"/>
          <w:szCs w:val="24"/>
        </w:rPr>
        <w:t xml:space="preserve"> (2013) doi:10.1128/mBio.00534-13.</w:t>
      </w:r>
    </w:p>
    <w:p w14:paraId="4913F395"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7.</w:t>
      </w:r>
      <w:r w:rsidRPr="00333434">
        <w:rPr>
          <w:rFonts w:ascii="Arial" w:hAnsi="Arial" w:cs="Arial"/>
          <w:noProof/>
          <w:sz w:val="24"/>
          <w:szCs w:val="24"/>
        </w:rPr>
        <w:tab/>
        <w:t xml:space="preserve">Van Tyne, D. &amp; Gilmore, M. S. Friend turned foe: Evolution of enterococcal virulence and antibiotic resistance. </w:t>
      </w:r>
      <w:r w:rsidRPr="00333434">
        <w:rPr>
          <w:rFonts w:ascii="Arial" w:hAnsi="Arial" w:cs="Arial"/>
          <w:i/>
          <w:iCs/>
          <w:noProof/>
          <w:sz w:val="24"/>
          <w:szCs w:val="24"/>
        </w:rPr>
        <w:t>Annual Review of Microbiology</w:t>
      </w:r>
      <w:r w:rsidRPr="00333434">
        <w:rPr>
          <w:rFonts w:ascii="Arial" w:hAnsi="Arial" w:cs="Arial"/>
          <w:noProof/>
          <w:sz w:val="24"/>
          <w:szCs w:val="24"/>
        </w:rPr>
        <w:t xml:space="preserve"> (2014) doi:10.1146/annurev-micro-091213-113003.</w:t>
      </w:r>
    </w:p>
    <w:p w14:paraId="1D74762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8.</w:t>
      </w:r>
      <w:r w:rsidRPr="00333434">
        <w:rPr>
          <w:rFonts w:ascii="Arial" w:hAnsi="Arial" w:cs="Arial"/>
          <w:noProof/>
          <w:sz w:val="24"/>
          <w:szCs w:val="24"/>
        </w:rPr>
        <w:tab/>
        <w:t xml:space="preserve">Ravi, A. </w:t>
      </w:r>
      <w:r w:rsidRPr="00333434">
        <w:rPr>
          <w:rFonts w:ascii="Arial" w:hAnsi="Arial" w:cs="Arial"/>
          <w:i/>
          <w:iCs/>
          <w:noProof/>
          <w:sz w:val="24"/>
          <w:szCs w:val="24"/>
        </w:rPr>
        <w:t>et al.</w:t>
      </w:r>
      <w:r w:rsidRPr="00333434">
        <w:rPr>
          <w:rFonts w:ascii="Arial" w:hAnsi="Arial" w:cs="Arial"/>
          <w:noProof/>
          <w:sz w:val="24"/>
          <w:szCs w:val="24"/>
        </w:rPr>
        <w:t xml:space="preserve"> Loss of microbial diversity and pathogen domination of the gut microbiota in critically ill patients. </w:t>
      </w:r>
      <w:r w:rsidRPr="00333434">
        <w:rPr>
          <w:rFonts w:ascii="Arial" w:hAnsi="Arial" w:cs="Arial"/>
          <w:i/>
          <w:iCs/>
          <w:noProof/>
          <w:sz w:val="24"/>
          <w:szCs w:val="24"/>
        </w:rPr>
        <w:t>Microb. Genomics</w:t>
      </w:r>
      <w:r w:rsidRPr="00333434">
        <w:rPr>
          <w:rFonts w:ascii="Arial" w:hAnsi="Arial" w:cs="Arial"/>
          <w:noProof/>
          <w:sz w:val="24"/>
          <w:szCs w:val="24"/>
        </w:rPr>
        <w:t xml:space="preserve"> (2019) doi:10.1099/mgen.0.000293.</w:t>
      </w:r>
    </w:p>
    <w:p w14:paraId="17E61DB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9.</w:t>
      </w:r>
      <w:r w:rsidRPr="00333434">
        <w:rPr>
          <w:rFonts w:ascii="Arial" w:hAnsi="Arial" w:cs="Arial"/>
          <w:noProof/>
          <w:sz w:val="24"/>
          <w:szCs w:val="24"/>
        </w:rPr>
        <w:tab/>
        <w:t xml:space="preserve">Gasparrini, A. J. </w:t>
      </w:r>
      <w:r w:rsidRPr="00333434">
        <w:rPr>
          <w:rFonts w:ascii="Arial" w:hAnsi="Arial" w:cs="Arial"/>
          <w:i/>
          <w:iCs/>
          <w:noProof/>
          <w:sz w:val="24"/>
          <w:szCs w:val="24"/>
        </w:rPr>
        <w:t>et al.</w:t>
      </w:r>
      <w:r w:rsidRPr="00333434">
        <w:rPr>
          <w:rFonts w:ascii="Arial" w:hAnsi="Arial" w:cs="Arial"/>
          <w:noProof/>
          <w:sz w:val="24"/>
          <w:szCs w:val="24"/>
        </w:rPr>
        <w:t xml:space="preserve"> Persistent metagenomic signatures of early-life hospitalization and antibiotic treatment in the infant gut microbiota and resistome. </w:t>
      </w:r>
      <w:r w:rsidRPr="00333434">
        <w:rPr>
          <w:rFonts w:ascii="Arial" w:hAnsi="Arial" w:cs="Arial"/>
          <w:i/>
          <w:iCs/>
          <w:noProof/>
          <w:sz w:val="24"/>
          <w:szCs w:val="24"/>
        </w:rPr>
        <w:t>Nat. Microbiol.</w:t>
      </w:r>
      <w:r w:rsidRPr="00333434">
        <w:rPr>
          <w:rFonts w:ascii="Arial" w:hAnsi="Arial" w:cs="Arial"/>
          <w:noProof/>
          <w:sz w:val="24"/>
          <w:szCs w:val="24"/>
        </w:rPr>
        <w:t xml:space="preserve"> (2019) doi:10.1038/s41564-019-0550-2.</w:t>
      </w:r>
    </w:p>
    <w:p w14:paraId="720E19D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10.</w:t>
      </w:r>
      <w:r w:rsidRPr="00333434">
        <w:rPr>
          <w:rFonts w:ascii="Arial" w:hAnsi="Arial" w:cs="Arial"/>
          <w:noProof/>
          <w:sz w:val="24"/>
          <w:szCs w:val="24"/>
        </w:rPr>
        <w:tab/>
        <w:t xml:space="preserve">Taur, Y. </w:t>
      </w:r>
      <w:r w:rsidRPr="00333434">
        <w:rPr>
          <w:rFonts w:ascii="Arial" w:hAnsi="Arial" w:cs="Arial"/>
          <w:i/>
          <w:iCs/>
          <w:noProof/>
          <w:sz w:val="24"/>
          <w:szCs w:val="24"/>
        </w:rPr>
        <w:t>et al.</w:t>
      </w:r>
      <w:r w:rsidRPr="00333434">
        <w:rPr>
          <w:rFonts w:ascii="Arial" w:hAnsi="Arial" w:cs="Arial"/>
          <w:noProof/>
          <w:sz w:val="24"/>
          <w:szCs w:val="24"/>
        </w:rPr>
        <w:t xml:space="preserve"> Intestinal domination and the risk of bacteremia in patients undergoing allogeneic hematopoietic stem cell transplantation. </w:t>
      </w:r>
      <w:r w:rsidRPr="00333434">
        <w:rPr>
          <w:rFonts w:ascii="Arial" w:hAnsi="Arial" w:cs="Arial"/>
          <w:i/>
          <w:iCs/>
          <w:noProof/>
          <w:sz w:val="24"/>
          <w:szCs w:val="24"/>
        </w:rPr>
        <w:t>Clin. Infect. Dis.</w:t>
      </w:r>
      <w:r w:rsidRPr="00333434">
        <w:rPr>
          <w:rFonts w:ascii="Arial" w:hAnsi="Arial" w:cs="Arial"/>
          <w:noProof/>
          <w:sz w:val="24"/>
          <w:szCs w:val="24"/>
        </w:rPr>
        <w:t xml:space="preserve"> (2012) doi:10.1093/cid/cis580.</w:t>
      </w:r>
    </w:p>
    <w:p w14:paraId="220247B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11.</w:t>
      </w:r>
      <w:r w:rsidRPr="00333434">
        <w:rPr>
          <w:rFonts w:ascii="Arial" w:hAnsi="Arial" w:cs="Arial"/>
          <w:noProof/>
          <w:sz w:val="24"/>
          <w:szCs w:val="24"/>
        </w:rPr>
        <w:tab/>
        <w:t xml:space="preserve">Yoong, P., Schuch, R., Nelson, D. &amp; Fischetti, V. A. Identification of a broadly active phage lytic enzyme with lethal activity against antibiotic-resistant Enterococcus faecalis and Enterococcus faecium. </w:t>
      </w:r>
      <w:r w:rsidRPr="00333434">
        <w:rPr>
          <w:rFonts w:ascii="Arial" w:hAnsi="Arial" w:cs="Arial"/>
          <w:i/>
          <w:iCs/>
          <w:noProof/>
          <w:sz w:val="24"/>
          <w:szCs w:val="24"/>
        </w:rPr>
        <w:t>J. Bacteriol.</w:t>
      </w:r>
      <w:r w:rsidRPr="00333434">
        <w:rPr>
          <w:rFonts w:ascii="Arial" w:hAnsi="Arial" w:cs="Arial"/>
          <w:noProof/>
          <w:sz w:val="24"/>
          <w:szCs w:val="24"/>
        </w:rPr>
        <w:t xml:space="preserve"> </w:t>
      </w:r>
      <w:r w:rsidRPr="00333434">
        <w:rPr>
          <w:rFonts w:ascii="Arial" w:hAnsi="Arial" w:cs="Arial"/>
          <w:b/>
          <w:bCs/>
          <w:noProof/>
          <w:sz w:val="24"/>
          <w:szCs w:val="24"/>
        </w:rPr>
        <w:t>186</w:t>
      </w:r>
      <w:r w:rsidRPr="00333434">
        <w:rPr>
          <w:rFonts w:ascii="Arial" w:hAnsi="Arial" w:cs="Arial"/>
          <w:noProof/>
          <w:sz w:val="24"/>
          <w:szCs w:val="24"/>
        </w:rPr>
        <w:t>, 4808–12 (2004).</w:t>
      </w:r>
    </w:p>
    <w:p w14:paraId="4C850B1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12.</w:t>
      </w:r>
      <w:r w:rsidRPr="00333434">
        <w:rPr>
          <w:rFonts w:ascii="Arial" w:hAnsi="Arial" w:cs="Arial"/>
          <w:noProof/>
          <w:sz w:val="24"/>
          <w:szCs w:val="24"/>
        </w:rPr>
        <w:tab/>
        <w:t xml:space="preserve">Chatterjee, A. </w:t>
      </w:r>
      <w:r w:rsidRPr="00333434">
        <w:rPr>
          <w:rFonts w:ascii="Arial" w:hAnsi="Arial" w:cs="Arial"/>
          <w:i/>
          <w:iCs/>
          <w:noProof/>
          <w:sz w:val="24"/>
          <w:szCs w:val="24"/>
        </w:rPr>
        <w:t>et al.</w:t>
      </w:r>
      <w:r w:rsidRPr="00333434">
        <w:rPr>
          <w:rFonts w:ascii="Arial" w:hAnsi="Arial" w:cs="Arial"/>
          <w:noProof/>
          <w:sz w:val="24"/>
          <w:szCs w:val="24"/>
        </w:rPr>
        <w:t xml:space="preserve"> Bacteriophage resistance alters antibiotic mediated intestinal expansion of enterococci. </w:t>
      </w:r>
      <w:r w:rsidRPr="00333434">
        <w:rPr>
          <w:rFonts w:ascii="Arial" w:hAnsi="Arial" w:cs="Arial"/>
          <w:i/>
          <w:iCs/>
          <w:noProof/>
          <w:sz w:val="24"/>
          <w:szCs w:val="24"/>
        </w:rPr>
        <w:t>bioRxiv</w:t>
      </w:r>
      <w:r w:rsidRPr="00333434">
        <w:rPr>
          <w:rFonts w:ascii="Arial" w:hAnsi="Arial" w:cs="Arial"/>
          <w:noProof/>
          <w:sz w:val="24"/>
          <w:szCs w:val="24"/>
        </w:rPr>
        <w:t xml:space="preserve"> 531442 (2019) doi:10.1101/531442.</w:t>
      </w:r>
    </w:p>
    <w:p w14:paraId="27068D1A"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13.</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Targeting Enterococcus faecalis Biofilms with Phage Therapy. </w:t>
      </w:r>
      <w:r w:rsidRPr="00333434">
        <w:rPr>
          <w:rFonts w:ascii="Arial" w:hAnsi="Arial" w:cs="Arial"/>
          <w:i/>
          <w:iCs/>
          <w:noProof/>
          <w:sz w:val="24"/>
          <w:szCs w:val="24"/>
        </w:rPr>
        <w:t>Appl. Environ. Microbiol.</w:t>
      </w:r>
      <w:r w:rsidRPr="00333434">
        <w:rPr>
          <w:rFonts w:ascii="Arial" w:hAnsi="Arial" w:cs="Arial"/>
          <w:noProof/>
          <w:sz w:val="24"/>
          <w:szCs w:val="24"/>
        </w:rPr>
        <w:t xml:space="preserve"> </w:t>
      </w:r>
      <w:r w:rsidRPr="00333434">
        <w:rPr>
          <w:rFonts w:ascii="Arial" w:hAnsi="Arial" w:cs="Arial"/>
          <w:b/>
          <w:bCs/>
          <w:noProof/>
          <w:sz w:val="24"/>
          <w:szCs w:val="24"/>
        </w:rPr>
        <w:t>81</w:t>
      </w:r>
      <w:r w:rsidRPr="00333434">
        <w:rPr>
          <w:rFonts w:ascii="Arial" w:hAnsi="Arial" w:cs="Arial"/>
          <w:noProof/>
          <w:sz w:val="24"/>
          <w:szCs w:val="24"/>
        </w:rPr>
        <w:t>, 2696–2705 (2015).</w:t>
      </w:r>
    </w:p>
    <w:p w14:paraId="415FF6F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14.</w:t>
      </w:r>
      <w:r w:rsidRPr="00333434">
        <w:rPr>
          <w:rFonts w:ascii="Arial" w:hAnsi="Arial" w:cs="Arial"/>
          <w:noProof/>
          <w:sz w:val="24"/>
          <w:szCs w:val="24"/>
        </w:rPr>
        <w:tab/>
        <w:t xml:space="preserve">Dy, R. L., Richter, C., Salmond, G. P. C. &amp; Fineran, P. C. Remarkable Mechanisms in Microbes to Resist Phage Infections. </w:t>
      </w:r>
      <w:r w:rsidRPr="00333434">
        <w:rPr>
          <w:rFonts w:ascii="Arial" w:hAnsi="Arial" w:cs="Arial"/>
          <w:i/>
          <w:iCs/>
          <w:noProof/>
          <w:sz w:val="24"/>
          <w:szCs w:val="24"/>
        </w:rPr>
        <w:t>Annu. Rev. Virol.</w:t>
      </w:r>
      <w:r w:rsidRPr="00333434">
        <w:rPr>
          <w:rFonts w:ascii="Arial" w:hAnsi="Arial" w:cs="Arial"/>
          <w:noProof/>
          <w:sz w:val="24"/>
          <w:szCs w:val="24"/>
        </w:rPr>
        <w:t xml:space="preserve"> </w:t>
      </w:r>
      <w:r w:rsidRPr="00333434">
        <w:rPr>
          <w:rFonts w:ascii="Arial" w:hAnsi="Arial" w:cs="Arial"/>
          <w:b/>
          <w:bCs/>
          <w:noProof/>
          <w:sz w:val="24"/>
          <w:szCs w:val="24"/>
        </w:rPr>
        <w:t>1</w:t>
      </w:r>
      <w:r w:rsidRPr="00333434">
        <w:rPr>
          <w:rFonts w:ascii="Arial" w:hAnsi="Arial" w:cs="Arial"/>
          <w:noProof/>
          <w:sz w:val="24"/>
          <w:szCs w:val="24"/>
        </w:rPr>
        <w:t>, 307–331 (2014).</w:t>
      </w:r>
    </w:p>
    <w:p w14:paraId="19911C86"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15.</w:t>
      </w:r>
      <w:r w:rsidRPr="00333434">
        <w:rPr>
          <w:rFonts w:ascii="Arial" w:hAnsi="Arial" w:cs="Arial"/>
          <w:noProof/>
          <w:sz w:val="24"/>
          <w:szCs w:val="24"/>
        </w:rPr>
        <w:tab/>
        <w:t xml:space="preserve">Lopatina, A., Tal, N. &amp; Sorek, R. Abortive Infection: Bacterial Suicide as an Antiviral Immune Strategy. </w:t>
      </w:r>
      <w:r w:rsidRPr="00333434">
        <w:rPr>
          <w:rFonts w:ascii="Arial" w:hAnsi="Arial" w:cs="Arial"/>
          <w:i/>
          <w:iCs/>
          <w:noProof/>
          <w:sz w:val="24"/>
          <w:szCs w:val="24"/>
        </w:rPr>
        <w:t>Annu. Rev. Virol.</w:t>
      </w:r>
      <w:r w:rsidRPr="00333434">
        <w:rPr>
          <w:rFonts w:ascii="Arial" w:hAnsi="Arial" w:cs="Arial"/>
          <w:noProof/>
          <w:sz w:val="24"/>
          <w:szCs w:val="24"/>
        </w:rPr>
        <w:t xml:space="preserve"> </w:t>
      </w:r>
      <w:r w:rsidRPr="00333434">
        <w:rPr>
          <w:rFonts w:ascii="Arial" w:hAnsi="Arial" w:cs="Arial"/>
          <w:b/>
          <w:bCs/>
          <w:noProof/>
          <w:sz w:val="24"/>
          <w:szCs w:val="24"/>
        </w:rPr>
        <w:t>7</w:t>
      </w:r>
      <w:r w:rsidRPr="00333434">
        <w:rPr>
          <w:rFonts w:ascii="Arial" w:hAnsi="Arial" w:cs="Arial"/>
          <w:noProof/>
          <w:sz w:val="24"/>
          <w:szCs w:val="24"/>
        </w:rPr>
        <w:t>, 371–384 (2020).</w:t>
      </w:r>
    </w:p>
    <w:p w14:paraId="6EFFF12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16.</w:t>
      </w:r>
      <w:r w:rsidRPr="00333434">
        <w:rPr>
          <w:rFonts w:ascii="Arial" w:hAnsi="Arial" w:cs="Arial"/>
          <w:noProof/>
          <w:sz w:val="24"/>
          <w:szCs w:val="24"/>
        </w:rPr>
        <w:tab/>
        <w:t xml:space="preserve">Chao, L., Levin, B. R. &amp; Stewart, F. M. A Complex Community in a Simple Habitat: An Experimental Study with Bacteria and Phage. </w:t>
      </w:r>
      <w:r w:rsidRPr="00333434">
        <w:rPr>
          <w:rFonts w:ascii="Arial" w:hAnsi="Arial" w:cs="Arial"/>
          <w:i/>
          <w:iCs/>
          <w:noProof/>
          <w:sz w:val="24"/>
          <w:szCs w:val="24"/>
        </w:rPr>
        <w:t>Ecology</w:t>
      </w:r>
      <w:r w:rsidRPr="00333434">
        <w:rPr>
          <w:rFonts w:ascii="Arial" w:hAnsi="Arial" w:cs="Arial"/>
          <w:noProof/>
          <w:sz w:val="24"/>
          <w:szCs w:val="24"/>
        </w:rPr>
        <w:t xml:space="preserve"> </w:t>
      </w:r>
      <w:r w:rsidRPr="00333434">
        <w:rPr>
          <w:rFonts w:ascii="Arial" w:hAnsi="Arial" w:cs="Arial"/>
          <w:b/>
          <w:bCs/>
          <w:noProof/>
          <w:sz w:val="24"/>
          <w:szCs w:val="24"/>
        </w:rPr>
        <w:t>58</w:t>
      </w:r>
      <w:r w:rsidRPr="00333434">
        <w:rPr>
          <w:rFonts w:ascii="Arial" w:hAnsi="Arial" w:cs="Arial"/>
          <w:noProof/>
          <w:sz w:val="24"/>
          <w:szCs w:val="24"/>
        </w:rPr>
        <w:t>, 369–378 (1977).</w:t>
      </w:r>
    </w:p>
    <w:p w14:paraId="6BD3796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17.</w:t>
      </w:r>
      <w:r w:rsidRPr="00333434">
        <w:rPr>
          <w:rFonts w:ascii="Arial" w:hAnsi="Arial" w:cs="Arial"/>
          <w:noProof/>
          <w:sz w:val="24"/>
          <w:szCs w:val="24"/>
        </w:rPr>
        <w:tab/>
        <w:t xml:space="preserve">Samson, J. E., Magadán, A. H., Sabri, M. &amp; Moineau, S. Revenge of the phages: defeating bacterial defences. </w:t>
      </w:r>
      <w:r w:rsidRPr="00333434">
        <w:rPr>
          <w:rFonts w:ascii="Arial" w:hAnsi="Arial" w:cs="Arial"/>
          <w:i/>
          <w:iCs/>
          <w:noProof/>
          <w:sz w:val="24"/>
          <w:szCs w:val="24"/>
        </w:rPr>
        <w:t>Nat. Rev. Microbiol.</w:t>
      </w:r>
      <w:r w:rsidRPr="00333434">
        <w:rPr>
          <w:rFonts w:ascii="Arial" w:hAnsi="Arial" w:cs="Arial"/>
          <w:noProof/>
          <w:sz w:val="24"/>
          <w:szCs w:val="24"/>
        </w:rPr>
        <w:t xml:space="preserve"> </w:t>
      </w:r>
      <w:r w:rsidRPr="00333434">
        <w:rPr>
          <w:rFonts w:ascii="Arial" w:hAnsi="Arial" w:cs="Arial"/>
          <w:b/>
          <w:bCs/>
          <w:noProof/>
          <w:sz w:val="24"/>
          <w:szCs w:val="24"/>
        </w:rPr>
        <w:t>11</w:t>
      </w:r>
      <w:r w:rsidRPr="00333434">
        <w:rPr>
          <w:rFonts w:ascii="Arial" w:hAnsi="Arial" w:cs="Arial"/>
          <w:noProof/>
          <w:sz w:val="24"/>
          <w:szCs w:val="24"/>
        </w:rPr>
        <w:t>, 675–687 (2013).</w:t>
      </w:r>
    </w:p>
    <w:p w14:paraId="2AE43CC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18.</w:t>
      </w:r>
      <w:r w:rsidRPr="00333434">
        <w:rPr>
          <w:rFonts w:ascii="Arial" w:hAnsi="Arial" w:cs="Arial"/>
          <w:noProof/>
          <w:sz w:val="24"/>
          <w:szCs w:val="24"/>
        </w:rPr>
        <w:tab/>
        <w:t xml:space="preserve">Chan, B. K. </w:t>
      </w:r>
      <w:r w:rsidRPr="00333434">
        <w:rPr>
          <w:rFonts w:ascii="Arial" w:hAnsi="Arial" w:cs="Arial"/>
          <w:i/>
          <w:iCs/>
          <w:noProof/>
          <w:sz w:val="24"/>
          <w:szCs w:val="24"/>
        </w:rPr>
        <w:t>et al.</w:t>
      </w:r>
      <w:r w:rsidRPr="00333434">
        <w:rPr>
          <w:rFonts w:ascii="Arial" w:hAnsi="Arial" w:cs="Arial"/>
          <w:noProof/>
          <w:sz w:val="24"/>
          <w:szCs w:val="24"/>
        </w:rPr>
        <w:t xml:space="preserve"> Phage selection restores antibiotic sensitivity in MDR Pseudomonas aeruginosa. </w:t>
      </w:r>
      <w:r w:rsidRPr="00333434">
        <w:rPr>
          <w:rFonts w:ascii="Arial" w:hAnsi="Arial" w:cs="Arial"/>
          <w:i/>
          <w:iCs/>
          <w:noProof/>
          <w:sz w:val="24"/>
          <w:szCs w:val="24"/>
        </w:rPr>
        <w:t>Sci. Rep.</w:t>
      </w:r>
      <w:r w:rsidRPr="00333434">
        <w:rPr>
          <w:rFonts w:ascii="Arial" w:hAnsi="Arial" w:cs="Arial"/>
          <w:noProof/>
          <w:sz w:val="24"/>
          <w:szCs w:val="24"/>
        </w:rPr>
        <w:t xml:space="preserve"> </w:t>
      </w:r>
      <w:r w:rsidRPr="00333434">
        <w:rPr>
          <w:rFonts w:ascii="Arial" w:hAnsi="Arial" w:cs="Arial"/>
          <w:b/>
          <w:bCs/>
          <w:noProof/>
          <w:sz w:val="24"/>
          <w:szCs w:val="24"/>
        </w:rPr>
        <w:t>6</w:t>
      </w:r>
      <w:r w:rsidRPr="00333434">
        <w:rPr>
          <w:rFonts w:ascii="Arial" w:hAnsi="Arial" w:cs="Arial"/>
          <w:noProof/>
          <w:sz w:val="24"/>
          <w:szCs w:val="24"/>
        </w:rPr>
        <w:t>, 26717 (2016).</w:t>
      </w:r>
    </w:p>
    <w:p w14:paraId="10FD781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19.</w:t>
      </w:r>
      <w:r w:rsidRPr="00333434">
        <w:rPr>
          <w:rFonts w:ascii="Arial" w:hAnsi="Arial" w:cs="Arial"/>
          <w:noProof/>
          <w:sz w:val="24"/>
          <w:szCs w:val="24"/>
        </w:rPr>
        <w:tab/>
        <w:t xml:space="preserve">Liu, M. C. </w:t>
      </w:r>
      <w:r w:rsidRPr="00333434">
        <w:rPr>
          <w:rFonts w:ascii="Arial" w:hAnsi="Arial" w:cs="Arial"/>
          <w:i/>
          <w:iCs/>
          <w:noProof/>
          <w:sz w:val="24"/>
          <w:szCs w:val="24"/>
        </w:rPr>
        <w:t>et al.</w:t>
      </w:r>
      <w:r w:rsidRPr="00333434">
        <w:rPr>
          <w:rFonts w:ascii="Arial" w:hAnsi="Arial" w:cs="Arial"/>
          <w:noProof/>
          <w:sz w:val="24"/>
          <w:szCs w:val="24"/>
        </w:rPr>
        <w:t xml:space="preserve"> Sensitive and specific multi-cancer detection and localization using methylation signatures in cell-free DNA. </w:t>
      </w:r>
      <w:r w:rsidRPr="00333434">
        <w:rPr>
          <w:rFonts w:ascii="Arial" w:hAnsi="Arial" w:cs="Arial"/>
          <w:i/>
          <w:iCs/>
          <w:noProof/>
          <w:sz w:val="24"/>
          <w:szCs w:val="24"/>
        </w:rPr>
        <w:t>Ann. Oncol.</w:t>
      </w:r>
      <w:r w:rsidRPr="00333434">
        <w:rPr>
          <w:rFonts w:ascii="Arial" w:hAnsi="Arial" w:cs="Arial"/>
          <w:noProof/>
          <w:sz w:val="24"/>
          <w:szCs w:val="24"/>
        </w:rPr>
        <w:t xml:space="preserve"> </w:t>
      </w:r>
      <w:r w:rsidRPr="00333434">
        <w:rPr>
          <w:rFonts w:ascii="Arial" w:hAnsi="Arial" w:cs="Arial"/>
          <w:b/>
          <w:bCs/>
          <w:noProof/>
          <w:sz w:val="24"/>
          <w:szCs w:val="24"/>
        </w:rPr>
        <w:t>31</w:t>
      </w:r>
      <w:r w:rsidRPr="00333434">
        <w:rPr>
          <w:rFonts w:ascii="Arial" w:hAnsi="Arial" w:cs="Arial"/>
          <w:noProof/>
          <w:sz w:val="24"/>
          <w:szCs w:val="24"/>
        </w:rPr>
        <w:t>, 745–759 (2020).</w:t>
      </w:r>
    </w:p>
    <w:p w14:paraId="66F4C83F"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20.</w:t>
      </w:r>
      <w:r w:rsidRPr="00333434">
        <w:rPr>
          <w:rFonts w:ascii="Arial" w:hAnsi="Arial" w:cs="Arial"/>
          <w:noProof/>
          <w:sz w:val="24"/>
          <w:szCs w:val="24"/>
        </w:rPr>
        <w:tab/>
        <w:t xml:space="preserve">Flores, C. O., Meyer, J. R., Valverde, S., Farr, L. &amp; Weitz, J. S. Statistical structure of host-phage interactions. </w:t>
      </w:r>
      <w:r w:rsidRPr="00333434">
        <w:rPr>
          <w:rFonts w:ascii="Arial" w:hAnsi="Arial" w:cs="Arial"/>
          <w:i/>
          <w:iCs/>
          <w:noProof/>
          <w:sz w:val="24"/>
          <w:szCs w:val="24"/>
        </w:rPr>
        <w:t>Proc. Natl. Acad. Sci. U. S. A.</w:t>
      </w:r>
      <w:r w:rsidRPr="00333434">
        <w:rPr>
          <w:rFonts w:ascii="Arial" w:hAnsi="Arial" w:cs="Arial"/>
          <w:noProof/>
          <w:sz w:val="24"/>
          <w:szCs w:val="24"/>
        </w:rPr>
        <w:t xml:space="preserve"> </w:t>
      </w:r>
      <w:r w:rsidRPr="00333434">
        <w:rPr>
          <w:rFonts w:ascii="Arial" w:hAnsi="Arial" w:cs="Arial"/>
          <w:b/>
          <w:bCs/>
          <w:noProof/>
          <w:sz w:val="24"/>
          <w:szCs w:val="24"/>
        </w:rPr>
        <w:t>108</w:t>
      </w:r>
      <w:r w:rsidRPr="00333434">
        <w:rPr>
          <w:rFonts w:ascii="Arial" w:hAnsi="Arial" w:cs="Arial"/>
          <w:noProof/>
          <w:sz w:val="24"/>
          <w:szCs w:val="24"/>
        </w:rPr>
        <w:t>, E288-97 (2011).</w:t>
      </w:r>
    </w:p>
    <w:p w14:paraId="57B2F41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21.</w:t>
      </w:r>
      <w:r w:rsidRPr="00333434">
        <w:rPr>
          <w:rFonts w:ascii="Arial" w:hAnsi="Arial" w:cs="Arial"/>
          <w:noProof/>
          <w:sz w:val="24"/>
          <w:szCs w:val="24"/>
        </w:rPr>
        <w:tab/>
        <w:t xml:space="preserve">Chan, B. K., Abedon, S. T. &amp; Loc-Carrillo, C. Phage cocktails and the future of phage therapy. </w:t>
      </w:r>
      <w:r w:rsidRPr="00333434">
        <w:rPr>
          <w:rFonts w:ascii="Arial" w:hAnsi="Arial" w:cs="Arial"/>
          <w:i/>
          <w:iCs/>
          <w:noProof/>
          <w:sz w:val="24"/>
          <w:szCs w:val="24"/>
        </w:rPr>
        <w:t>Future Microbiology</w:t>
      </w:r>
      <w:r w:rsidRPr="00333434">
        <w:rPr>
          <w:rFonts w:ascii="Arial" w:hAnsi="Arial" w:cs="Arial"/>
          <w:noProof/>
          <w:sz w:val="24"/>
          <w:szCs w:val="24"/>
        </w:rPr>
        <w:t xml:space="preserve"> vol. 8 769–783 (2013).</w:t>
      </w:r>
    </w:p>
    <w:p w14:paraId="074A58E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22.</w:t>
      </w:r>
      <w:r w:rsidRPr="00333434">
        <w:rPr>
          <w:rFonts w:ascii="Arial" w:hAnsi="Arial" w:cs="Arial"/>
          <w:noProof/>
          <w:sz w:val="24"/>
          <w:szCs w:val="24"/>
        </w:rPr>
        <w:tab/>
        <w:t xml:space="preserve">Günthard, H. F. </w:t>
      </w:r>
      <w:r w:rsidRPr="00333434">
        <w:rPr>
          <w:rFonts w:ascii="Arial" w:hAnsi="Arial" w:cs="Arial"/>
          <w:i/>
          <w:iCs/>
          <w:noProof/>
          <w:sz w:val="24"/>
          <w:szCs w:val="24"/>
        </w:rPr>
        <w:t>et al.</w:t>
      </w:r>
      <w:r w:rsidRPr="00333434">
        <w:rPr>
          <w:rFonts w:ascii="Arial" w:hAnsi="Arial" w:cs="Arial"/>
          <w:noProof/>
          <w:sz w:val="24"/>
          <w:szCs w:val="24"/>
        </w:rPr>
        <w:t xml:space="preserve"> Antiretroviral Drugs for Treatment and Prevention of HIV Infection in Adults. </w:t>
      </w:r>
      <w:r w:rsidRPr="00333434">
        <w:rPr>
          <w:rFonts w:ascii="Arial" w:hAnsi="Arial" w:cs="Arial"/>
          <w:i/>
          <w:iCs/>
          <w:noProof/>
          <w:sz w:val="24"/>
          <w:szCs w:val="24"/>
        </w:rPr>
        <w:t>JAMA</w:t>
      </w:r>
      <w:r w:rsidRPr="00333434">
        <w:rPr>
          <w:rFonts w:ascii="Arial" w:hAnsi="Arial" w:cs="Arial"/>
          <w:noProof/>
          <w:sz w:val="24"/>
          <w:szCs w:val="24"/>
        </w:rPr>
        <w:t xml:space="preserve"> </w:t>
      </w:r>
      <w:r w:rsidRPr="00333434">
        <w:rPr>
          <w:rFonts w:ascii="Arial" w:hAnsi="Arial" w:cs="Arial"/>
          <w:b/>
          <w:bCs/>
          <w:noProof/>
          <w:sz w:val="24"/>
          <w:szCs w:val="24"/>
        </w:rPr>
        <w:t>316</w:t>
      </w:r>
      <w:r w:rsidRPr="00333434">
        <w:rPr>
          <w:rFonts w:ascii="Arial" w:hAnsi="Arial" w:cs="Arial"/>
          <w:noProof/>
          <w:sz w:val="24"/>
          <w:szCs w:val="24"/>
        </w:rPr>
        <w:t>, 191 (2016).</w:t>
      </w:r>
    </w:p>
    <w:p w14:paraId="4A41E4F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23.</w:t>
      </w:r>
      <w:r w:rsidRPr="00333434">
        <w:rPr>
          <w:rFonts w:ascii="Arial" w:hAnsi="Arial" w:cs="Arial"/>
          <w:noProof/>
          <w:sz w:val="24"/>
          <w:szCs w:val="24"/>
        </w:rPr>
        <w:tab/>
        <w:t xml:space="preserve">Tornheim, J. A. &amp; Dooley, K. E. The Global Landscape of Tuberculosis Therapeutics. </w:t>
      </w:r>
      <w:r w:rsidRPr="00333434">
        <w:rPr>
          <w:rFonts w:ascii="Arial" w:hAnsi="Arial" w:cs="Arial"/>
          <w:i/>
          <w:iCs/>
          <w:noProof/>
          <w:sz w:val="24"/>
          <w:szCs w:val="24"/>
        </w:rPr>
        <w:t>Annu. Rev. Med.</w:t>
      </w:r>
      <w:r w:rsidRPr="00333434">
        <w:rPr>
          <w:rFonts w:ascii="Arial" w:hAnsi="Arial" w:cs="Arial"/>
          <w:noProof/>
          <w:sz w:val="24"/>
          <w:szCs w:val="24"/>
        </w:rPr>
        <w:t xml:space="preserve"> </w:t>
      </w:r>
      <w:r w:rsidRPr="00333434">
        <w:rPr>
          <w:rFonts w:ascii="Arial" w:hAnsi="Arial" w:cs="Arial"/>
          <w:b/>
          <w:bCs/>
          <w:noProof/>
          <w:sz w:val="24"/>
          <w:szCs w:val="24"/>
        </w:rPr>
        <w:t>70</w:t>
      </w:r>
      <w:r w:rsidRPr="00333434">
        <w:rPr>
          <w:rFonts w:ascii="Arial" w:hAnsi="Arial" w:cs="Arial"/>
          <w:noProof/>
          <w:sz w:val="24"/>
          <w:szCs w:val="24"/>
        </w:rPr>
        <w:t>, 105–120 (2019).</w:t>
      </w:r>
    </w:p>
    <w:p w14:paraId="5CF8ECE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24.</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Phage therapy against </w:t>
      </w:r>
      <w:r w:rsidRPr="00333434">
        <w:rPr>
          <w:rFonts w:ascii="Arial" w:hAnsi="Arial" w:cs="Arial"/>
          <w:i/>
          <w:iCs/>
          <w:noProof/>
          <w:sz w:val="24"/>
          <w:szCs w:val="24"/>
        </w:rPr>
        <w:t>Enterococcus faecalis</w:t>
      </w:r>
      <w:r w:rsidRPr="00333434">
        <w:rPr>
          <w:rFonts w:ascii="Arial" w:hAnsi="Arial" w:cs="Arial"/>
          <w:noProof/>
          <w:sz w:val="24"/>
          <w:szCs w:val="24"/>
        </w:rPr>
        <w:t xml:space="preserve"> in dental root canals. </w:t>
      </w:r>
      <w:r w:rsidRPr="00333434">
        <w:rPr>
          <w:rFonts w:ascii="Arial" w:hAnsi="Arial" w:cs="Arial"/>
          <w:i/>
          <w:iCs/>
          <w:noProof/>
          <w:sz w:val="24"/>
          <w:szCs w:val="24"/>
        </w:rPr>
        <w:t>J. Oral Microbiol.</w:t>
      </w:r>
      <w:r w:rsidRPr="00333434">
        <w:rPr>
          <w:rFonts w:ascii="Arial" w:hAnsi="Arial" w:cs="Arial"/>
          <w:noProof/>
          <w:sz w:val="24"/>
          <w:szCs w:val="24"/>
        </w:rPr>
        <w:t xml:space="preserve"> </w:t>
      </w:r>
      <w:r w:rsidRPr="00333434">
        <w:rPr>
          <w:rFonts w:ascii="Arial" w:hAnsi="Arial" w:cs="Arial"/>
          <w:b/>
          <w:bCs/>
          <w:noProof/>
          <w:sz w:val="24"/>
          <w:szCs w:val="24"/>
        </w:rPr>
        <w:t>8</w:t>
      </w:r>
      <w:r w:rsidRPr="00333434">
        <w:rPr>
          <w:rFonts w:ascii="Arial" w:hAnsi="Arial" w:cs="Arial"/>
          <w:noProof/>
          <w:sz w:val="24"/>
          <w:szCs w:val="24"/>
        </w:rPr>
        <w:t>, 32157 (2016).</w:t>
      </w:r>
    </w:p>
    <w:p w14:paraId="54A4733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25.</w:t>
      </w:r>
      <w:r w:rsidRPr="00333434">
        <w:rPr>
          <w:rFonts w:ascii="Arial" w:hAnsi="Arial" w:cs="Arial"/>
          <w:noProof/>
          <w:sz w:val="24"/>
          <w:szCs w:val="24"/>
        </w:rPr>
        <w:tab/>
        <w:t xml:space="preserve">Villarroel, J., Larsen, M. V., Kilstrup, M. &amp; Nielsen, M. Metagenomic Analysis of Therapeutic PYO Phage Cocktails from 1997 to 2014. </w:t>
      </w:r>
      <w:r w:rsidRPr="00333434">
        <w:rPr>
          <w:rFonts w:ascii="Arial" w:hAnsi="Arial" w:cs="Arial"/>
          <w:i/>
          <w:iCs/>
          <w:noProof/>
          <w:sz w:val="24"/>
          <w:szCs w:val="24"/>
        </w:rPr>
        <w:t>Viruses</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(2017).</w:t>
      </w:r>
    </w:p>
    <w:p w14:paraId="43E3F784"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26.</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Defeating Antibiotic- and Phage-Resistant Enterococcus faecalis Using a Phage Cocktail in Vitro and in a Clot Model. </w:t>
      </w:r>
      <w:r w:rsidRPr="00333434">
        <w:rPr>
          <w:rFonts w:ascii="Arial" w:hAnsi="Arial" w:cs="Arial"/>
          <w:i/>
          <w:iCs/>
          <w:noProof/>
          <w:sz w:val="24"/>
          <w:szCs w:val="24"/>
        </w:rPr>
        <w:t>Front. Microbiol.</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326 (2018).</w:t>
      </w:r>
    </w:p>
    <w:p w14:paraId="1B9B5F3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27.</w:t>
      </w:r>
      <w:r w:rsidRPr="00333434">
        <w:rPr>
          <w:rFonts w:ascii="Arial" w:hAnsi="Arial" w:cs="Arial"/>
          <w:noProof/>
          <w:sz w:val="24"/>
          <w:szCs w:val="24"/>
        </w:rPr>
        <w:tab/>
        <w:t xml:space="preserve">Levi, K., Rynge, M., Abeysinghe, E. &amp; Edwards, R. A. Searching the Sequence Read Archive using Jetstream and Wrangler. in </w:t>
      </w:r>
      <w:r w:rsidRPr="00333434">
        <w:rPr>
          <w:rFonts w:ascii="Arial" w:hAnsi="Arial" w:cs="Arial"/>
          <w:i/>
          <w:iCs/>
          <w:noProof/>
          <w:sz w:val="24"/>
          <w:szCs w:val="24"/>
        </w:rPr>
        <w:t>Proceedings of the Practice and Experience on Advanced Research Computing  - PEARC ’18</w:t>
      </w:r>
      <w:r w:rsidRPr="00333434">
        <w:rPr>
          <w:rFonts w:ascii="Arial" w:hAnsi="Arial" w:cs="Arial"/>
          <w:noProof/>
          <w:sz w:val="24"/>
          <w:szCs w:val="24"/>
        </w:rPr>
        <w:t xml:space="preserve"> 1–7 (ACM Press, 2018). doi:10.1145/3219104.3229278.</w:t>
      </w:r>
    </w:p>
    <w:p w14:paraId="329FA54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28.</w:t>
      </w:r>
      <w:r w:rsidRPr="00333434">
        <w:rPr>
          <w:rFonts w:ascii="Arial" w:hAnsi="Arial" w:cs="Arial"/>
          <w:noProof/>
          <w:sz w:val="24"/>
          <w:szCs w:val="24"/>
        </w:rPr>
        <w:tab/>
        <w:t xml:space="preserve">Wright, A., Hawkins, C. H., Änggård, E. E. &amp; Harper, D. R. A controlled clinical trial of a therapeutic bacteriophage preparation in chronic otitis due to antibiotic-resistant Pseudomonas aeruginosa; A preliminary report of efficacy. </w:t>
      </w:r>
      <w:r w:rsidRPr="00333434">
        <w:rPr>
          <w:rFonts w:ascii="Arial" w:hAnsi="Arial" w:cs="Arial"/>
          <w:i/>
          <w:iCs/>
          <w:noProof/>
          <w:sz w:val="24"/>
          <w:szCs w:val="24"/>
        </w:rPr>
        <w:t>Clin. Otolaryngol.</w:t>
      </w:r>
      <w:r w:rsidRPr="00333434">
        <w:rPr>
          <w:rFonts w:ascii="Arial" w:hAnsi="Arial" w:cs="Arial"/>
          <w:noProof/>
          <w:sz w:val="24"/>
          <w:szCs w:val="24"/>
        </w:rPr>
        <w:t xml:space="preserve"> </w:t>
      </w:r>
      <w:r w:rsidRPr="00333434">
        <w:rPr>
          <w:rFonts w:ascii="Arial" w:hAnsi="Arial" w:cs="Arial"/>
          <w:b/>
          <w:bCs/>
          <w:noProof/>
          <w:sz w:val="24"/>
          <w:szCs w:val="24"/>
        </w:rPr>
        <w:t>34</w:t>
      </w:r>
      <w:r w:rsidRPr="00333434">
        <w:rPr>
          <w:rFonts w:ascii="Arial" w:hAnsi="Arial" w:cs="Arial"/>
          <w:noProof/>
          <w:sz w:val="24"/>
          <w:szCs w:val="24"/>
        </w:rPr>
        <w:t>, 349–357 (2009).</w:t>
      </w:r>
    </w:p>
    <w:p w14:paraId="319483C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29.</w:t>
      </w:r>
      <w:r w:rsidRPr="00333434">
        <w:rPr>
          <w:rFonts w:ascii="Arial" w:hAnsi="Arial" w:cs="Arial"/>
          <w:noProof/>
          <w:sz w:val="24"/>
          <w:szCs w:val="24"/>
        </w:rPr>
        <w:tab/>
        <w:t xml:space="preserve">Schooley, R. T. </w:t>
      </w:r>
      <w:r w:rsidRPr="00333434">
        <w:rPr>
          <w:rFonts w:ascii="Arial" w:hAnsi="Arial" w:cs="Arial"/>
          <w:i/>
          <w:iCs/>
          <w:noProof/>
          <w:sz w:val="24"/>
          <w:szCs w:val="24"/>
        </w:rPr>
        <w:t>et al.</w:t>
      </w:r>
      <w:r w:rsidRPr="00333434">
        <w:rPr>
          <w:rFonts w:ascii="Arial" w:hAnsi="Arial" w:cs="Arial"/>
          <w:noProof/>
          <w:sz w:val="24"/>
          <w:szCs w:val="24"/>
        </w:rPr>
        <w:t xml:space="preserve"> Development and use of personalized bacteriophage-based therapeutic cocktails to treat a patient with a disseminated resistant Acinetobacter baumannii infection. </w:t>
      </w:r>
      <w:r w:rsidRPr="00333434">
        <w:rPr>
          <w:rFonts w:ascii="Arial" w:hAnsi="Arial" w:cs="Arial"/>
          <w:i/>
          <w:iCs/>
          <w:noProof/>
          <w:sz w:val="24"/>
          <w:szCs w:val="24"/>
        </w:rPr>
        <w:t>Antimicrob. Agents Chemother.</w:t>
      </w:r>
      <w:r w:rsidRPr="00333434">
        <w:rPr>
          <w:rFonts w:ascii="Arial" w:hAnsi="Arial" w:cs="Arial"/>
          <w:noProof/>
          <w:sz w:val="24"/>
          <w:szCs w:val="24"/>
        </w:rPr>
        <w:t xml:space="preserve"> AAC.00954-17 (2017) doi:10.1128/AAC.00954-17.</w:t>
      </w:r>
    </w:p>
    <w:p w14:paraId="298FAA0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30.</w:t>
      </w:r>
      <w:r w:rsidRPr="00333434">
        <w:rPr>
          <w:rFonts w:ascii="Arial" w:hAnsi="Arial" w:cs="Arial"/>
          <w:noProof/>
          <w:sz w:val="24"/>
          <w:szCs w:val="24"/>
        </w:rPr>
        <w:tab/>
        <w:t xml:space="preserve">Duplessis, C. </w:t>
      </w:r>
      <w:r w:rsidRPr="00333434">
        <w:rPr>
          <w:rFonts w:ascii="Arial" w:hAnsi="Arial" w:cs="Arial"/>
          <w:i/>
          <w:iCs/>
          <w:noProof/>
          <w:sz w:val="24"/>
          <w:szCs w:val="24"/>
        </w:rPr>
        <w:t>et al.</w:t>
      </w:r>
      <w:r w:rsidRPr="00333434">
        <w:rPr>
          <w:rFonts w:ascii="Arial" w:hAnsi="Arial" w:cs="Arial"/>
          <w:noProof/>
          <w:sz w:val="24"/>
          <w:szCs w:val="24"/>
        </w:rPr>
        <w:t xml:space="preserve"> Refractory Pseudomonas Bacteremia in a 2-Year-Old Sterilized by Bacteriophage Therapy. </w:t>
      </w:r>
      <w:r w:rsidRPr="00333434">
        <w:rPr>
          <w:rFonts w:ascii="Arial" w:hAnsi="Arial" w:cs="Arial"/>
          <w:i/>
          <w:iCs/>
          <w:noProof/>
          <w:sz w:val="24"/>
          <w:szCs w:val="24"/>
        </w:rPr>
        <w:t>J. Pediatric Infect. Dis. Soc.</w:t>
      </w:r>
      <w:r w:rsidRPr="00333434">
        <w:rPr>
          <w:rFonts w:ascii="Arial" w:hAnsi="Arial" w:cs="Arial"/>
          <w:noProof/>
          <w:sz w:val="24"/>
          <w:szCs w:val="24"/>
        </w:rPr>
        <w:t xml:space="preserve"> (2017) doi:10.1093/jpids/pix056.</w:t>
      </w:r>
    </w:p>
    <w:p w14:paraId="077BA93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31.</w:t>
      </w:r>
      <w:r w:rsidRPr="00333434">
        <w:rPr>
          <w:rFonts w:ascii="Arial" w:hAnsi="Arial" w:cs="Arial"/>
          <w:noProof/>
          <w:sz w:val="24"/>
          <w:szCs w:val="24"/>
        </w:rPr>
        <w:tab/>
        <w:t xml:space="preserve">Wright, R. C. T., Friman, V. P., Smith, M. C. M. &amp; Brockhurst, M. A. Resistance evolution against phage combinations depends on the timing and order of exposure. </w:t>
      </w:r>
      <w:r w:rsidRPr="00333434">
        <w:rPr>
          <w:rFonts w:ascii="Arial" w:hAnsi="Arial" w:cs="Arial"/>
          <w:i/>
          <w:iCs/>
          <w:noProof/>
          <w:sz w:val="24"/>
          <w:szCs w:val="24"/>
        </w:rPr>
        <w:t>MBio</w:t>
      </w:r>
      <w:r w:rsidRPr="00333434">
        <w:rPr>
          <w:rFonts w:ascii="Arial" w:hAnsi="Arial" w:cs="Arial"/>
          <w:noProof/>
          <w:sz w:val="24"/>
          <w:szCs w:val="24"/>
        </w:rPr>
        <w:t xml:space="preserve"> </w:t>
      </w:r>
      <w:r w:rsidRPr="00333434">
        <w:rPr>
          <w:rFonts w:ascii="Arial" w:hAnsi="Arial" w:cs="Arial"/>
          <w:b/>
          <w:bCs/>
          <w:noProof/>
          <w:sz w:val="24"/>
          <w:szCs w:val="24"/>
        </w:rPr>
        <w:t>10</w:t>
      </w:r>
      <w:r w:rsidRPr="00333434">
        <w:rPr>
          <w:rFonts w:ascii="Arial" w:hAnsi="Arial" w:cs="Arial"/>
          <w:noProof/>
          <w:sz w:val="24"/>
          <w:szCs w:val="24"/>
        </w:rPr>
        <w:t>, (2019).</w:t>
      </w:r>
    </w:p>
    <w:p w14:paraId="2E184DF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32.</w:t>
      </w:r>
      <w:r w:rsidRPr="00333434">
        <w:rPr>
          <w:rFonts w:ascii="Arial" w:hAnsi="Arial" w:cs="Arial"/>
          <w:noProof/>
          <w:sz w:val="24"/>
          <w:szCs w:val="24"/>
        </w:rPr>
        <w:tab/>
        <w:t xml:space="preserve">Kelly, D., McAuliffe, O., O’Mahony, J. &amp; Coffey, A. Development of a broad-host-range phage cocktail for biocontrol. </w:t>
      </w:r>
      <w:r w:rsidRPr="00333434">
        <w:rPr>
          <w:rFonts w:ascii="Arial" w:hAnsi="Arial" w:cs="Arial"/>
          <w:i/>
          <w:iCs/>
          <w:noProof/>
          <w:sz w:val="24"/>
          <w:szCs w:val="24"/>
        </w:rPr>
        <w:t>Bioeng. Bugs</w:t>
      </w:r>
      <w:r w:rsidRPr="00333434">
        <w:rPr>
          <w:rFonts w:ascii="Arial" w:hAnsi="Arial" w:cs="Arial"/>
          <w:noProof/>
          <w:sz w:val="24"/>
          <w:szCs w:val="24"/>
        </w:rPr>
        <w:t xml:space="preserve"> </w:t>
      </w:r>
      <w:r w:rsidRPr="00333434">
        <w:rPr>
          <w:rFonts w:ascii="Arial" w:hAnsi="Arial" w:cs="Arial"/>
          <w:b/>
          <w:bCs/>
          <w:noProof/>
          <w:sz w:val="24"/>
          <w:szCs w:val="24"/>
        </w:rPr>
        <w:t>2</w:t>
      </w:r>
      <w:r w:rsidRPr="00333434">
        <w:rPr>
          <w:rFonts w:ascii="Arial" w:hAnsi="Arial" w:cs="Arial"/>
          <w:noProof/>
          <w:sz w:val="24"/>
          <w:szCs w:val="24"/>
        </w:rPr>
        <w:t>, 31–37 (2011).</w:t>
      </w:r>
    </w:p>
    <w:p w14:paraId="75730D0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33.</w:t>
      </w:r>
      <w:r w:rsidRPr="00333434">
        <w:rPr>
          <w:rFonts w:ascii="Arial" w:hAnsi="Arial" w:cs="Arial"/>
          <w:noProof/>
          <w:sz w:val="24"/>
          <w:szCs w:val="24"/>
        </w:rPr>
        <w:tab/>
        <w:t xml:space="preserve">Burrowes, B. </w:t>
      </w:r>
      <w:r w:rsidRPr="00333434">
        <w:rPr>
          <w:rFonts w:ascii="Arial" w:hAnsi="Arial" w:cs="Arial"/>
          <w:i/>
          <w:iCs/>
          <w:noProof/>
          <w:sz w:val="24"/>
          <w:szCs w:val="24"/>
        </w:rPr>
        <w:t>et al.</w:t>
      </w:r>
      <w:r w:rsidRPr="00333434">
        <w:rPr>
          <w:rFonts w:ascii="Arial" w:hAnsi="Arial" w:cs="Arial"/>
          <w:noProof/>
          <w:sz w:val="24"/>
          <w:szCs w:val="24"/>
        </w:rPr>
        <w:t xml:space="preserve"> Directed in Vitro Evolution of Therapeutic Bacteriophages: The Appelmans Protocol. </w:t>
      </w:r>
      <w:r w:rsidRPr="00333434">
        <w:rPr>
          <w:rFonts w:ascii="Arial" w:hAnsi="Arial" w:cs="Arial"/>
          <w:i/>
          <w:iCs/>
          <w:noProof/>
          <w:sz w:val="24"/>
          <w:szCs w:val="24"/>
        </w:rPr>
        <w:t>Viruses</w:t>
      </w:r>
      <w:r w:rsidRPr="00333434">
        <w:rPr>
          <w:rFonts w:ascii="Arial" w:hAnsi="Arial" w:cs="Arial"/>
          <w:noProof/>
          <w:sz w:val="24"/>
          <w:szCs w:val="24"/>
        </w:rPr>
        <w:t xml:space="preserve"> </w:t>
      </w:r>
      <w:r w:rsidRPr="00333434">
        <w:rPr>
          <w:rFonts w:ascii="Arial" w:hAnsi="Arial" w:cs="Arial"/>
          <w:b/>
          <w:bCs/>
          <w:noProof/>
          <w:sz w:val="24"/>
          <w:szCs w:val="24"/>
        </w:rPr>
        <w:t>11</w:t>
      </w:r>
      <w:r w:rsidRPr="00333434">
        <w:rPr>
          <w:rFonts w:ascii="Arial" w:hAnsi="Arial" w:cs="Arial"/>
          <w:noProof/>
          <w:sz w:val="24"/>
          <w:szCs w:val="24"/>
        </w:rPr>
        <w:t>, 241 (2019).</w:t>
      </w:r>
    </w:p>
    <w:p w14:paraId="59C70C99"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34.</w:t>
      </w:r>
      <w:r w:rsidRPr="00333434">
        <w:rPr>
          <w:rFonts w:ascii="Arial" w:hAnsi="Arial" w:cs="Arial"/>
          <w:noProof/>
          <w:sz w:val="24"/>
          <w:szCs w:val="24"/>
        </w:rPr>
        <w:tab/>
        <w:t xml:space="preserve">Gu, J. </w:t>
      </w:r>
      <w:r w:rsidRPr="00333434">
        <w:rPr>
          <w:rFonts w:ascii="Arial" w:hAnsi="Arial" w:cs="Arial"/>
          <w:i/>
          <w:iCs/>
          <w:noProof/>
          <w:sz w:val="24"/>
          <w:szCs w:val="24"/>
        </w:rPr>
        <w:t>et al.</w:t>
      </w:r>
      <w:r w:rsidRPr="00333434">
        <w:rPr>
          <w:rFonts w:ascii="Arial" w:hAnsi="Arial" w:cs="Arial"/>
          <w:noProof/>
          <w:sz w:val="24"/>
          <w:szCs w:val="24"/>
        </w:rPr>
        <w:t xml:space="preserve"> A Method for Generation Phage Cocktail with Great Therapeutic Potential.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7</w:t>
      </w:r>
      <w:r w:rsidRPr="00333434">
        <w:rPr>
          <w:rFonts w:ascii="Arial" w:hAnsi="Arial" w:cs="Arial"/>
          <w:noProof/>
          <w:sz w:val="24"/>
          <w:szCs w:val="24"/>
        </w:rPr>
        <w:t>, e31698 (2012).</w:t>
      </w:r>
    </w:p>
    <w:p w14:paraId="443B219F"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35.</w:t>
      </w:r>
      <w:r w:rsidRPr="00333434">
        <w:rPr>
          <w:rFonts w:ascii="Arial" w:hAnsi="Arial" w:cs="Arial"/>
          <w:noProof/>
          <w:sz w:val="24"/>
          <w:szCs w:val="24"/>
        </w:rPr>
        <w:tab/>
        <w:t xml:space="preserve">Filippov, A. A. </w:t>
      </w:r>
      <w:r w:rsidRPr="00333434">
        <w:rPr>
          <w:rFonts w:ascii="Arial" w:hAnsi="Arial" w:cs="Arial"/>
          <w:i/>
          <w:iCs/>
          <w:noProof/>
          <w:sz w:val="24"/>
          <w:szCs w:val="24"/>
        </w:rPr>
        <w:t>et al.</w:t>
      </w:r>
      <w:r w:rsidRPr="00333434">
        <w:rPr>
          <w:rFonts w:ascii="Arial" w:hAnsi="Arial" w:cs="Arial"/>
          <w:noProof/>
          <w:sz w:val="24"/>
          <w:szCs w:val="24"/>
        </w:rPr>
        <w:t xml:space="preserve"> Bacteriophage-Resistant Mutants in Yersinia pestis: Identification of Phage Receptors and Attenuation for Mice.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6</w:t>
      </w:r>
      <w:r w:rsidRPr="00333434">
        <w:rPr>
          <w:rFonts w:ascii="Arial" w:hAnsi="Arial" w:cs="Arial"/>
          <w:noProof/>
          <w:sz w:val="24"/>
          <w:szCs w:val="24"/>
        </w:rPr>
        <w:t>, e25486 (2011).</w:t>
      </w:r>
    </w:p>
    <w:p w14:paraId="2B85BB0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36.</w:t>
      </w:r>
      <w:r w:rsidRPr="00333434">
        <w:rPr>
          <w:rFonts w:ascii="Arial" w:hAnsi="Arial" w:cs="Arial"/>
          <w:noProof/>
          <w:sz w:val="24"/>
          <w:szCs w:val="24"/>
        </w:rPr>
        <w:tab/>
        <w:t xml:space="preserve">Wandro, S. </w:t>
      </w:r>
      <w:r w:rsidRPr="00333434">
        <w:rPr>
          <w:rFonts w:ascii="Arial" w:hAnsi="Arial" w:cs="Arial"/>
          <w:i/>
          <w:iCs/>
          <w:noProof/>
          <w:sz w:val="24"/>
          <w:szCs w:val="24"/>
        </w:rPr>
        <w:t>et al.</w:t>
      </w:r>
      <w:r w:rsidRPr="00333434">
        <w:rPr>
          <w:rFonts w:ascii="Arial" w:hAnsi="Arial" w:cs="Arial"/>
          <w:noProof/>
          <w:sz w:val="24"/>
          <w:szCs w:val="24"/>
        </w:rPr>
        <w:t xml:space="preserve"> Predictable Molecular Adaptation of Coevolving Enterococcus </w:t>
      </w:r>
      <w:r w:rsidRPr="00333434">
        <w:rPr>
          <w:rFonts w:ascii="Arial" w:hAnsi="Arial" w:cs="Arial"/>
          <w:noProof/>
          <w:sz w:val="24"/>
          <w:szCs w:val="24"/>
        </w:rPr>
        <w:lastRenderedPageBreak/>
        <w:t xml:space="preserve">faecium and Lytic Phage EfV12-phi1. </w:t>
      </w:r>
      <w:r w:rsidRPr="00333434">
        <w:rPr>
          <w:rFonts w:ascii="Arial" w:hAnsi="Arial" w:cs="Arial"/>
          <w:i/>
          <w:iCs/>
          <w:noProof/>
          <w:sz w:val="24"/>
          <w:szCs w:val="24"/>
        </w:rPr>
        <w:t>Front. Microbiol.</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3192 (2019).</w:t>
      </w:r>
    </w:p>
    <w:p w14:paraId="44642B4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37.</w:t>
      </w:r>
      <w:r w:rsidRPr="00333434">
        <w:rPr>
          <w:rFonts w:ascii="Arial" w:hAnsi="Arial" w:cs="Arial"/>
          <w:noProof/>
          <w:sz w:val="24"/>
          <w:szCs w:val="24"/>
        </w:rPr>
        <w:tab/>
        <w:t xml:space="preserve">Singh, K. V., Lewis, R. J. &amp; Murray, B. E. Importance of the </w:t>
      </w:r>
      <w:r w:rsidRPr="00333434">
        <w:rPr>
          <w:rFonts w:ascii="Arial" w:hAnsi="Arial" w:cs="Arial"/>
          <w:i/>
          <w:iCs/>
          <w:noProof/>
          <w:sz w:val="24"/>
          <w:szCs w:val="24"/>
        </w:rPr>
        <w:t>epa</w:t>
      </w:r>
      <w:r w:rsidRPr="00333434">
        <w:rPr>
          <w:rFonts w:ascii="Arial" w:hAnsi="Arial" w:cs="Arial"/>
          <w:noProof/>
          <w:sz w:val="24"/>
          <w:szCs w:val="24"/>
        </w:rPr>
        <w:t xml:space="preserve"> Locus of </w:t>
      </w:r>
      <w:r w:rsidRPr="00333434">
        <w:rPr>
          <w:rFonts w:ascii="Arial" w:hAnsi="Arial" w:cs="Arial"/>
          <w:i/>
          <w:iCs/>
          <w:noProof/>
          <w:sz w:val="24"/>
          <w:szCs w:val="24"/>
        </w:rPr>
        <w:t>Enterococcus faecalis</w:t>
      </w:r>
      <w:r w:rsidRPr="00333434">
        <w:rPr>
          <w:rFonts w:ascii="Arial" w:hAnsi="Arial" w:cs="Arial"/>
          <w:noProof/>
          <w:sz w:val="24"/>
          <w:szCs w:val="24"/>
        </w:rPr>
        <w:t xml:space="preserve"> OG1RF in a Mouse Model of Ascending Urinary Tract Infection. </w:t>
      </w:r>
      <w:r w:rsidRPr="00333434">
        <w:rPr>
          <w:rFonts w:ascii="Arial" w:hAnsi="Arial" w:cs="Arial"/>
          <w:i/>
          <w:iCs/>
          <w:noProof/>
          <w:sz w:val="24"/>
          <w:szCs w:val="24"/>
        </w:rPr>
        <w:t>J. Infect. Dis.</w:t>
      </w:r>
      <w:r w:rsidRPr="00333434">
        <w:rPr>
          <w:rFonts w:ascii="Arial" w:hAnsi="Arial" w:cs="Arial"/>
          <w:noProof/>
          <w:sz w:val="24"/>
          <w:szCs w:val="24"/>
        </w:rPr>
        <w:t xml:space="preserve"> </w:t>
      </w:r>
      <w:r w:rsidRPr="00333434">
        <w:rPr>
          <w:rFonts w:ascii="Arial" w:hAnsi="Arial" w:cs="Arial"/>
          <w:b/>
          <w:bCs/>
          <w:noProof/>
          <w:sz w:val="24"/>
          <w:szCs w:val="24"/>
        </w:rPr>
        <w:t>200</w:t>
      </w:r>
      <w:r w:rsidRPr="00333434">
        <w:rPr>
          <w:rFonts w:ascii="Arial" w:hAnsi="Arial" w:cs="Arial"/>
          <w:noProof/>
          <w:sz w:val="24"/>
          <w:szCs w:val="24"/>
        </w:rPr>
        <w:t>, 417–420 (2009).</w:t>
      </w:r>
    </w:p>
    <w:p w14:paraId="51DDC7D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38.</w:t>
      </w:r>
      <w:r w:rsidRPr="00333434">
        <w:rPr>
          <w:rFonts w:ascii="Arial" w:hAnsi="Arial" w:cs="Arial"/>
          <w:noProof/>
          <w:sz w:val="24"/>
          <w:szCs w:val="24"/>
        </w:rPr>
        <w:tab/>
        <w:t xml:space="preserve">Ho, K., Huo, W., Pas, S., Dao, R. &amp; Palmer, K. L. Loss of function mutations in epaR confer resistance to phage NPV1 infection in Enterococcus faecalis OG1RF. </w:t>
      </w:r>
      <w:r w:rsidRPr="00333434">
        <w:rPr>
          <w:rFonts w:ascii="Arial" w:hAnsi="Arial" w:cs="Arial"/>
          <w:i/>
          <w:iCs/>
          <w:noProof/>
          <w:sz w:val="24"/>
          <w:szCs w:val="24"/>
        </w:rPr>
        <w:t>Antimicrob. Agents Chemother.</w:t>
      </w:r>
      <w:r w:rsidRPr="00333434">
        <w:rPr>
          <w:rFonts w:ascii="Arial" w:hAnsi="Arial" w:cs="Arial"/>
          <w:noProof/>
          <w:sz w:val="24"/>
          <w:szCs w:val="24"/>
        </w:rPr>
        <w:t xml:space="preserve"> AAC.00758-18 (2018) doi:10.1128/AAC.00758-18.</w:t>
      </w:r>
    </w:p>
    <w:p w14:paraId="44487D04"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39.</w:t>
      </w:r>
      <w:r w:rsidRPr="00333434">
        <w:rPr>
          <w:rFonts w:ascii="Arial" w:hAnsi="Arial" w:cs="Arial"/>
          <w:noProof/>
          <w:sz w:val="24"/>
          <w:szCs w:val="24"/>
        </w:rPr>
        <w:tab/>
        <w:t xml:space="preserve">Thurlow, L. R., Thomas, V. C. &amp; Hancock, L. E. Capsular polysaccharide production in Enterococcus faecalis and contribution of CpsF to capsule serospecificity. </w:t>
      </w:r>
      <w:r w:rsidRPr="00333434">
        <w:rPr>
          <w:rFonts w:ascii="Arial" w:hAnsi="Arial" w:cs="Arial"/>
          <w:i/>
          <w:iCs/>
          <w:noProof/>
          <w:sz w:val="24"/>
          <w:szCs w:val="24"/>
        </w:rPr>
        <w:t>J. Bacteriol.</w:t>
      </w:r>
      <w:r w:rsidRPr="00333434">
        <w:rPr>
          <w:rFonts w:ascii="Arial" w:hAnsi="Arial" w:cs="Arial"/>
          <w:noProof/>
          <w:sz w:val="24"/>
          <w:szCs w:val="24"/>
        </w:rPr>
        <w:t xml:space="preserve"> </w:t>
      </w:r>
      <w:r w:rsidRPr="00333434">
        <w:rPr>
          <w:rFonts w:ascii="Arial" w:hAnsi="Arial" w:cs="Arial"/>
          <w:b/>
          <w:bCs/>
          <w:noProof/>
          <w:sz w:val="24"/>
          <w:szCs w:val="24"/>
        </w:rPr>
        <w:t>191</w:t>
      </w:r>
      <w:r w:rsidRPr="00333434">
        <w:rPr>
          <w:rFonts w:ascii="Arial" w:hAnsi="Arial" w:cs="Arial"/>
          <w:noProof/>
          <w:sz w:val="24"/>
          <w:szCs w:val="24"/>
        </w:rPr>
        <w:t>, 6203–10 (2009).</w:t>
      </w:r>
    </w:p>
    <w:p w14:paraId="2BF0CA3C"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40.</w:t>
      </w:r>
      <w:r w:rsidRPr="00333434">
        <w:rPr>
          <w:rFonts w:ascii="Arial" w:hAnsi="Arial" w:cs="Arial"/>
          <w:noProof/>
          <w:sz w:val="24"/>
          <w:szCs w:val="24"/>
        </w:rPr>
        <w:tab/>
        <w:t xml:space="preserve">Hancock, L. E. &amp; Gilmore, M. S. The capsular polysaccharide of Enterococcus faecalis and its relationship to other polysaccharides in the cell wall. </w:t>
      </w:r>
      <w:r w:rsidRPr="00333434">
        <w:rPr>
          <w:rFonts w:ascii="Arial" w:hAnsi="Arial" w:cs="Arial"/>
          <w:i/>
          <w:iCs/>
          <w:noProof/>
          <w:sz w:val="24"/>
          <w:szCs w:val="24"/>
        </w:rPr>
        <w:t>Proc. Natl. Acad. Sci. U. S. A.</w:t>
      </w:r>
      <w:r w:rsidRPr="00333434">
        <w:rPr>
          <w:rFonts w:ascii="Arial" w:hAnsi="Arial" w:cs="Arial"/>
          <w:noProof/>
          <w:sz w:val="24"/>
          <w:szCs w:val="24"/>
        </w:rPr>
        <w:t xml:space="preserve"> </w:t>
      </w:r>
      <w:r w:rsidRPr="00333434">
        <w:rPr>
          <w:rFonts w:ascii="Arial" w:hAnsi="Arial" w:cs="Arial"/>
          <w:b/>
          <w:bCs/>
          <w:noProof/>
          <w:sz w:val="24"/>
          <w:szCs w:val="24"/>
        </w:rPr>
        <w:t>99</w:t>
      </w:r>
      <w:r w:rsidRPr="00333434">
        <w:rPr>
          <w:rFonts w:ascii="Arial" w:hAnsi="Arial" w:cs="Arial"/>
          <w:noProof/>
          <w:sz w:val="24"/>
          <w:szCs w:val="24"/>
        </w:rPr>
        <w:t>, 1574–9 (2002).</w:t>
      </w:r>
    </w:p>
    <w:p w14:paraId="4F8B3A16"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41.</w:t>
      </w:r>
      <w:r w:rsidRPr="00333434">
        <w:rPr>
          <w:rFonts w:ascii="Arial" w:hAnsi="Arial" w:cs="Arial"/>
          <w:noProof/>
          <w:sz w:val="24"/>
          <w:szCs w:val="24"/>
        </w:rPr>
        <w:tab/>
        <w:t xml:space="preserve">Teng, F., Singh, K. V, Bourgogne, A., Zeng, J. &amp; Murray, B. E. Further characterization of the epa gene cluster and Epa polysaccharides of Enterococcus faecalis. </w:t>
      </w:r>
      <w:r w:rsidRPr="00333434">
        <w:rPr>
          <w:rFonts w:ascii="Arial" w:hAnsi="Arial" w:cs="Arial"/>
          <w:i/>
          <w:iCs/>
          <w:noProof/>
          <w:sz w:val="24"/>
          <w:szCs w:val="24"/>
        </w:rPr>
        <w:t>Infect. Immun.</w:t>
      </w:r>
      <w:r w:rsidRPr="00333434">
        <w:rPr>
          <w:rFonts w:ascii="Arial" w:hAnsi="Arial" w:cs="Arial"/>
          <w:noProof/>
          <w:sz w:val="24"/>
          <w:szCs w:val="24"/>
        </w:rPr>
        <w:t xml:space="preserve"> </w:t>
      </w:r>
      <w:r w:rsidRPr="00333434">
        <w:rPr>
          <w:rFonts w:ascii="Arial" w:hAnsi="Arial" w:cs="Arial"/>
          <w:b/>
          <w:bCs/>
          <w:noProof/>
          <w:sz w:val="24"/>
          <w:szCs w:val="24"/>
        </w:rPr>
        <w:t>77</w:t>
      </w:r>
      <w:r w:rsidRPr="00333434">
        <w:rPr>
          <w:rFonts w:ascii="Arial" w:hAnsi="Arial" w:cs="Arial"/>
          <w:noProof/>
          <w:sz w:val="24"/>
          <w:szCs w:val="24"/>
        </w:rPr>
        <w:t>, 3759–67 (2009).</w:t>
      </w:r>
    </w:p>
    <w:p w14:paraId="2B40331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42.</w:t>
      </w:r>
      <w:r w:rsidRPr="00333434">
        <w:rPr>
          <w:rFonts w:ascii="Arial" w:hAnsi="Arial" w:cs="Arial"/>
          <w:noProof/>
          <w:sz w:val="24"/>
          <w:szCs w:val="24"/>
        </w:rPr>
        <w:tab/>
        <w:t xml:space="preserve">Bankevich, A. </w:t>
      </w:r>
      <w:r w:rsidRPr="00333434">
        <w:rPr>
          <w:rFonts w:ascii="Arial" w:hAnsi="Arial" w:cs="Arial"/>
          <w:i/>
          <w:iCs/>
          <w:noProof/>
          <w:sz w:val="24"/>
          <w:szCs w:val="24"/>
        </w:rPr>
        <w:t>et al.</w:t>
      </w:r>
      <w:r w:rsidRPr="00333434">
        <w:rPr>
          <w:rFonts w:ascii="Arial" w:hAnsi="Arial" w:cs="Arial"/>
          <w:noProof/>
          <w:sz w:val="24"/>
          <w:szCs w:val="24"/>
        </w:rPr>
        <w:t xml:space="preserve"> SPAdes: A New Genome Assembly Algorithm and Its Applications to Single-Cell Sequencing. </w:t>
      </w:r>
      <w:r w:rsidRPr="00333434">
        <w:rPr>
          <w:rFonts w:ascii="Arial" w:hAnsi="Arial" w:cs="Arial"/>
          <w:i/>
          <w:iCs/>
          <w:noProof/>
          <w:sz w:val="24"/>
          <w:szCs w:val="24"/>
        </w:rPr>
        <w:t>J. Comput. Biol.</w:t>
      </w:r>
      <w:r w:rsidRPr="00333434">
        <w:rPr>
          <w:rFonts w:ascii="Arial" w:hAnsi="Arial" w:cs="Arial"/>
          <w:noProof/>
          <w:sz w:val="24"/>
          <w:szCs w:val="24"/>
        </w:rPr>
        <w:t xml:space="preserve"> </w:t>
      </w:r>
      <w:r w:rsidRPr="00333434">
        <w:rPr>
          <w:rFonts w:ascii="Arial" w:hAnsi="Arial" w:cs="Arial"/>
          <w:b/>
          <w:bCs/>
          <w:noProof/>
          <w:sz w:val="24"/>
          <w:szCs w:val="24"/>
        </w:rPr>
        <w:t>19</w:t>
      </w:r>
      <w:r w:rsidRPr="00333434">
        <w:rPr>
          <w:rFonts w:ascii="Arial" w:hAnsi="Arial" w:cs="Arial"/>
          <w:noProof/>
          <w:sz w:val="24"/>
          <w:szCs w:val="24"/>
        </w:rPr>
        <w:t>, 455–477 (2012).</w:t>
      </w:r>
    </w:p>
    <w:p w14:paraId="58F5A03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43.</w:t>
      </w:r>
      <w:r w:rsidRPr="00333434">
        <w:rPr>
          <w:rFonts w:ascii="Arial" w:hAnsi="Arial" w:cs="Arial"/>
          <w:noProof/>
          <w:sz w:val="24"/>
          <w:szCs w:val="24"/>
        </w:rPr>
        <w:tab/>
        <w:t xml:space="preserve">Eren, A. M. </w:t>
      </w:r>
      <w:r w:rsidRPr="00333434">
        <w:rPr>
          <w:rFonts w:ascii="Arial" w:hAnsi="Arial" w:cs="Arial"/>
          <w:i/>
          <w:iCs/>
          <w:noProof/>
          <w:sz w:val="24"/>
          <w:szCs w:val="24"/>
        </w:rPr>
        <w:t>et al.</w:t>
      </w:r>
      <w:r w:rsidRPr="00333434">
        <w:rPr>
          <w:rFonts w:ascii="Arial" w:hAnsi="Arial" w:cs="Arial"/>
          <w:noProof/>
          <w:sz w:val="24"/>
          <w:szCs w:val="24"/>
        </w:rPr>
        <w:t xml:space="preserve"> Anvi’o: an advanced analysis and visualization platform for ‘omics data. </w:t>
      </w:r>
      <w:r w:rsidRPr="00333434">
        <w:rPr>
          <w:rFonts w:ascii="Arial" w:hAnsi="Arial" w:cs="Arial"/>
          <w:i/>
          <w:iCs/>
          <w:noProof/>
          <w:sz w:val="24"/>
          <w:szCs w:val="24"/>
        </w:rPr>
        <w:t>PeerJ</w:t>
      </w:r>
      <w:r w:rsidRPr="00333434">
        <w:rPr>
          <w:rFonts w:ascii="Arial" w:hAnsi="Arial" w:cs="Arial"/>
          <w:noProof/>
          <w:sz w:val="24"/>
          <w:szCs w:val="24"/>
        </w:rPr>
        <w:t xml:space="preserve"> </w:t>
      </w:r>
      <w:r w:rsidRPr="00333434">
        <w:rPr>
          <w:rFonts w:ascii="Arial" w:hAnsi="Arial" w:cs="Arial"/>
          <w:b/>
          <w:bCs/>
          <w:noProof/>
          <w:sz w:val="24"/>
          <w:szCs w:val="24"/>
        </w:rPr>
        <w:t>3</w:t>
      </w:r>
      <w:r w:rsidRPr="00333434">
        <w:rPr>
          <w:rFonts w:ascii="Arial" w:hAnsi="Arial" w:cs="Arial"/>
          <w:noProof/>
          <w:sz w:val="24"/>
          <w:szCs w:val="24"/>
        </w:rPr>
        <w:t>, e1319 (2015).</w:t>
      </w:r>
    </w:p>
    <w:p w14:paraId="620F950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44.</w:t>
      </w:r>
      <w:r w:rsidRPr="00333434">
        <w:rPr>
          <w:rFonts w:ascii="Arial" w:hAnsi="Arial" w:cs="Arial"/>
          <w:noProof/>
          <w:sz w:val="24"/>
          <w:szCs w:val="24"/>
        </w:rPr>
        <w:tab/>
        <w:t xml:space="preserve">Baym, M. </w:t>
      </w:r>
      <w:r w:rsidRPr="00333434">
        <w:rPr>
          <w:rFonts w:ascii="Arial" w:hAnsi="Arial" w:cs="Arial"/>
          <w:i/>
          <w:iCs/>
          <w:noProof/>
          <w:sz w:val="24"/>
          <w:szCs w:val="24"/>
        </w:rPr>
        <w:t>et al.</w:t>
      </w:r>
      <w:r w:rsidRPr="00333434">
        <w:rPr>
          <w:rFonts w:ascii="Arial" w:hAnsi="Arial" w:cs="Arial"/>
          <w:noProof/>
          <w:sz w:val="24"/>
          <w:szCs w:val="24"/>
        </w:rPr>
        <w:t xml:space="preserve"> Inexpensive multiplexed library preparation for megabase-sized genomes.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10</w:t>
      </w:r>
      <w:r w:rsidRPr="00333434">
        <w:rPr>
          <w:rFonts w:ascii="Arial" w:hAnsi="Arial" w:cs="Arial"/>
          <w:noProof/>
          <w:sz w:val="24"/>
          <w:szCs w:val="24"/>
        </w:rPr>
        <w:t>, 1–15 (2015).</w:t>
      </w:r>
    </w:p>
    <w:p w14:paraId="0AD3FDF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45.</w:t>
      </w:r>
      <w:r w:rsidRPr="00333434">
        <w:rPr>
          <w:rFonts w:ascii="Arial" w:hAnsi="Arial" w:cs="Arial"/>
          <w:noProof/>
          <w:sz w:val="24"/>
          <w:szCs w:val="24"/>
        </w:rPr>
        <w:tab/>
        <w:t xml:space="preserve">Langmead, B. &amp; Salzberg, S. L. Fast gapped-read alignment with Bowtie 2. </w:t>
      </w:r>
      <w:r w:rsidRPr="00333434">
        <w:rPr>
          <w:rFonts w:ascii="Arial" w:hAnsi="Arial" w:cs="Arial"/>
          <w:i/>
          <w:iCs/>
          <w:noProof/>
          <w:sz w:val="24"/>
          <w:szCs w:val="24"/>
        </w:rPr>
        <w:t xml:space="preserve">Nat. </w:t>
      </w:r>
      <w:r w:rsidRPr="00333434">
        <w:rPr>
          <w:rFonts w:ascii="Arial" w:hAnsi="Arial" w:cs="Arial"/>
          <w:i/>
          <w:iCs/>
          <w:noProof/>
          <w:sz w:val="24"/>
          <w:szCs w:val="24"/>
        </w:rPr>
        <w:lastRenderedPageBreak/>
        <w:t>Methods</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357–359 (2012).</w:t>
      </w:r>
    </w:p>
    <w:p w14:paraId="01C3965A"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46.</w:t>
      </w:r>
      <w:r w:rsidRPr="00333434">
        <w:rPr>
          <w:rFonts w:ascii="Arial" w:hAnsi="Arial" w:cs="Arial"/>
          <w:noProof/>
          <w:sz w:val="24"/>
          <w:szCs w:val="24"/>
        </w:rPr>
        <w:tab/>
        <w:t xml:space="preserve">Li, H. </w:t>
      </w:r>
      <w:r w:rsidRPr="00333434">
        <w:rPr>
          <w:rFonts w:ascii="Arial" w:hAnsi="Arial" w:cs="Arial"/>
          <w:i/>
          <w:iCs/>
          <w:noProof/>
          <w:sz w:val="24"/>
          <w:szCs w:val="24"/>
        </w:rPr>
        <w:t>et al.</w:t>
      </w:r>
      <w:r w:rsidRPr="00333434">
        <w:rPr>
          <w:rFonts w:ascii="Arial" w:hAnsi="Arial" w:cs="Arial"/>
          <w:noProof/>
          <w:sz w:val="24"/>
          <w:szCs w:val="24"/>
        </w:rPr>
        <w:t xml:space="preserve"> The Sequence Alignment/Map format and SAMtools. </w:t>
      </w:r>
      <w:r w:rsidRPr="00333434">
        <w:rPr>
          <w:rFonts w:ascii="Arial" w:hAnsi="Arial" w:cs="Arial"/>
          <w:i/>
          <w:iCs/>
          <w:noProof/>
          <w:sz w:val="24"/>
          <w:szCs w:val="24"/>
        </w:rPr>
        <w:t>Bioinformatics</w:t>
      </w:r>
      <w:r w:rsidRPr="00333434">
        <w:rPr>
          <w:rFonts w:ascii="Arial" w:hAnsi="Arial" w:cs="Arial"/>
          <w:noProof/>
          <w:sz w:val="24"/>
          <w:szCs w:val="24"/>
        </w:rPr>
        <w:t xml:space="preserve"> (2009) doi:10.1093/bioinformatics/btp352.</w:t>
      </w:r>
    </w:p>
    <w:p w14:paraId="476B9A1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47.</w:t>
      </w:r>
      <w:r w:rsidRPr="00333434">
        <w:rPr>
          <w:rFonts w:ascii="Arial" w:hAnsi="Arial" w:cs="Arial"/>
          <w:noProof/>
          <w:sz w:val="24"/>
          <w:szCs w:val="24"/>
        </w:rPr>
        <w:tab/>
        <w:t xml:space="preserve">Li, H. A statistical framework for SNP calling, mutation discovery, association mapping and population genetical parameter estimation from sequencing data. </w:t>
      </w:r>
      <w:r w:rsidRPr="00333434">
        <w:rPr>
          <w:rFonts w:ascii="Arial" w:hAnsi="Arial" w:cs="Arial"/>
          <w:i/>
          <w:iCs/>
          <w:noProof/>
          <w:sz w:val="24"/>
          <w:szCs w:val="24"/>
        </w:rPr>
        <w:t>Bioinformatics</w:t>
      </w:r>
      <w:r w:rsidRPr="00333434">
        <w:rPr>
          <w:rFonts w:ascii="Arial" w:hAnsi="Arial" w:cs="Arial"/>
          <w:noProof/>
          <w:sz w:val="24"/>
          <w:szCs w:val="24"/>
        </w:rPr>
        <w:t xml:space="preserve"> (2011) doi:10.1093/bioinformatics/btr509.</w:t>
      </w:r>
    </w:p>
    <w:p w14:paraId="0603425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rPr>
      </w:pPr>
      <w:r w:rsidRPr="00333434">
        <w:rPr>
          <w:rFonts w:ascii="Arial" w:hAnsi="Arial" w:cs="Arial"/>
          <w:noProof/>
          <w:sz w:val="24"/>
          <w:szCs w:val="24"/>
        </w:rPr>
        <w:t>48.</w:t>
      </w:r>
      <w:r w:rsidRPr="00333434">
        <w:rPr>
          <w:rFonts w:ascii="Arial" w:hAnsi="Arial" w:cs="Arial"/>
          <w:noProof/>
          <w:sz w:val="24"/>
          <w:szCs w:val="24"/>
        </w:rPr>
        <w:tab/>
        <w:t xml:space="preserve">Kearse, M. </w:t>
      </w:r>
      <w:r w:rsidRPr="00333434">
        <w:rPr>
          <w:rFonts w:ascii="Arial" w:hAnsi="Arial" w:cs="Arial"/>
          <w:i/>
          <w:iCs/>
          <w:noProof/>
          <w:sz w:val="24"/>
          <w:szCs w:val="24"/>
        </w:rPr>
        <w:t>et al.</w:t>
      </w:r>
      <w:r w:rsidRPr="00333434">
        <w:rPr>
          <w:rFonts w:ascii="Arial" w:hAnsi="Arial" w:cs="Arial"/>
          <w:noProof/>
          <w:sz w:val="24"/>
          <w:szCs w:val="24"/>
        </w:rPr>
        <w:t xml:space="preserve"> Geneious Basic: An integrated and extendable desktop software platform for the organization and analysis of sequence data. </w:t>
      </w:r>
      <w:r w:rsidRPr="00333434">
        <w:rPr>
          <w:rFonts w:ascii="Arial" w:hAnsi="Arial" w:cs="Arial"/>
          <w:i/>
          <w:iCs/>
          <w:noProof/>
          <w:sz w:val="24"/>
          <w:szCs w:val="24"/>
        </w:rPr>
        <w:t>Bioinformatics</w:t>
      </w:r>
      <w:r w:rsidRPr="00333434">
        <w:rPr>
          <w:rFonts w:ascii="Arial" w:hAnsi="Arial" w:cs="Arial"/>
          <w:noProof/>
          <w:sz w:val="24"/>
          <w:szCs w:val="24"/>
        </w:rPr>
        <w:t xml:space="preserve"> (2012) doi:10.1093/bioinformatics/bts199.</w:t>
      </w:r>
    </w:p>
    <w:p w14:paraId="000001C2" w14:textId="18608146" w:rsidR="000207FA" w:rsidRPr="007C21EA" w:rsidRDefault="00157B94" w:rsidP="00157B94">
      <w:pPr>
        <w:spacing w:line="480" w:lineRule="auto"/>
        <w:rPr>
          <w:rFonts w:ascii="Arial" w:eastAsia="Cambria" w:hAnsi="Arial" w:cs="Arial"/>
          <w:b/>
          <w:sz w:val="24"/>
          <w:szCs w:val="24"/>
        </w:rPr>
      </w:pPr>
      <w:r>
        <w:rPr>
          <w:rFonts w:ascii="Arial" w:hAnsi="Arial" w:cs="Arial"/>
          <w:sz w:val="24"/>
          <w:szCs w:val="24"/>
        </w:rPr>
        <w:fldChar w:fldCharType="end"/>
      </w:r>
    </w:p>
    <w:sectPr w:rsidR="000207FA" w:rsidRPr="007C21EA" w:rsidSect="009801B6">
      <w:pgSz w:w="12240" w:h="15840"/>
      <w:pgMar w:top="1440" w:right="1440" w:bottom="990" w:left="1440" w:header="720" w:footer="720" w:gutter="0"/>
      <w:lnNumType w:countBy="1" w:restart="continuous"/>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7" w:author="Stephen Wandro" w:date="2021-03-25T16:37:00Z" w:initials="SW">
    <w:p w14:paraId="7A561DB5" w14:textId="02E622C0" w:rsidR="00D96527" w:rsidRDefault="00D96527">
      <w:pPr>
        <w:pStyle w:val="CommentText"/>
      </w:pPr>
      <w:r>
        <w:rPr>
          <w:rStyle w:val="CommentReference"/>
        </w:rPr>
        <w:annotationRef/>
      </w:r>
      <w:r>
        <w:t>Do we need a reason for not doing this with the other phage families?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61D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73AC7" w16cex:dateUtc="2021-03-25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61DB5" w16cid:durableId="24073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1A46" w14:textId="77777777" w:rsidR="00AF5FD3" w:rsidRDefault="00AF5FD3" w:rsidP="00BB64A8">
      <w:r>
        <w:separator/>
      </w:r>
    </w:p>
  </w:endnote>
  <w:endnote w:type="continuationSeparator" w:id="0">
    <w:p w14:paraId="3F761231" w14:textId="77777777" w:rsidR="00AF5FD3" w:rsidRDefault="00AF5FD3" w:rsidP="00BB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on"/>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FAB37" w14:textId="77777777" w:rsidR="00AF5FD3" w:rsidRDefault="00AF5FD3" w:rsidP="00BB64A8">
      <w:r>
        <w:separator/>
      </w:r>
    </w:p>
  </w:footnote>
  <w:footnote w:type="continuationSeparator" w:id="0">
    <w:p w14:paraId="032A412B" w14:textId="77777777" w:rsidR="00AF5FD3" w:rsidRDefault="00AF5FD3" w:rsidP="00BB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92A"/>
    <w:multiLevelType w:val="multilevel"/>
    <w:tmpl w:val="EC4A8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E347C"/>
    <w:multiLevelType w:val="hybridMultilevel"/>
    <w:tmpl w:val="6E145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C2D64"/>
    <w:multiLevelType w:val="multilevel"/>
    <w:tmpl w:val="0450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8011C4"/>
    <w:multiLevelType w:val="multilevel"/>
    <w:tmpl w:val="8996A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6B3E23"/>
    <w:multiLevelType w:val="multilevel"/>
    <w:tmpl w:val="235E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369EB"/>
    <w:multiLevelType w:val="multilevel"/>
    <w:tmpl w:val="4E56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DF185B"/>
    <w:multiLevelType w:val="multilevel"/>
    <w:tmpl w:val="0EDA1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2"/>
  </w:num>
  <w:num w:numId="5">
    <w:abstractNumId w:val="5"/>
  </w:num>
  <w:num w:numId="6">
    <w:abstractNumId w:val="6"/>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en Wandro">
    <w15:presenceInfo w15:providerId="Windows Live" w15:userId="795cca89d65dc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207FA"/>
    <w:rsid w:val="000207FA"/>
    <w:rsid w:val="00020E9F"/>
    <w:rsid w:val="00047B19"/>
    <w:rsid w:val="0006272C"/>
    <w:rsid w:val="000664C5"/>
    <w:rsid w:val="000B1DFB"/>
    <w:rsid w:val="0010278D"/>
    <w:rsid w:val="00115C8F"/>
    <w:rsid w:val="00133260"/>
    <w:rsid w:val="00157B94"/>
    <w:rsid w:val="00174E84"/>
    <w:rsid w:val="00182BBE"/>
    <w:rsid w:val="00194A58"/>
    <w:rsid w:val="001A1A38"/>
    <w:rsid w:val="001B3409"/>
    <w:rsid w:val="001B386B"/>
    <w:rsid w:val="001C0799"/>
    <w:rsid w:val="001D7341"/>
    <w:rsid w:val="00226345"/>
    <w:rsid w:val="002518EE"/>
    <w:rsid w:val="00295F95"/>
    <w:rsid w:val="0029642B"/>
    <w:rsid w:val="00296D15"/>
    <w:rsid w:val="002A555F"/>
    <w:rsid w:val="002B1F21"/>
    <w:rsid w:val="002D0573"/>
    <w:rsid w:val="002D1715"/>
    <w:rsid w:val="002E1009"/>
    <w:rsid w:val="002E2AED"/>
    <w:rsid w:val="002F1D94"/>
    <w:rsid w:val="002F7687"/>
    <w:rsid w:val="003105FB"/>
    <w:rsid w:val="00327E71"/>
    <w:rsid w:val="00333434"/>
    <w:rsid w:val="00341B18"/>
    <w:rsid w:val="003649D9"/>
    <w:rsid w:val="0038120B"/>
    <w:rsid w:val="003828DE"/>
    <w:rsid w:val="003B3050"/>
    <w:rsid w:val="003B443E"/>
    <w:rsid w:val="003D306C"/>
    <w:rsid w:val="003E31DD"/>
    <w:rsid w:val="003F04D8"/>
    <w:rsid w:val="00400809"/>
    <w:rsid w:val="00405EEA"/>
    <w:rsid w:val="004072A5"/>
    <w:rsid w:val="004479E3"/>
    <w:rsid w:val="00491C2F"/>
    <w:rsid w:val="00497246"/>
    <w:rsid w:val="004B62FA"/>
    <w:rsid w:val="004D240D"/>
    <w:rsid w:val="004E612F"/>
    <w:rsid w:val="004F3650"/>
    <w:rsid w:val="004F4BDF"/>
    <w:rsid w:val="00526E31"/>
    <w:rsid w:val="005426A2"/>
    <w:rsid w:val="0055623D"/>
    <w:rsid w:val="00560BFB"/>
    <w:rsid w:val="00563D7E"/>
    <w:rsid w:val="00581360"/>
    <w:rsid w:val="00596DC7"/>
    <w:rsid w:val="005A0AA4"/>
    <w:rsid w:val="005B7436"/>
    <w:rsid w:val="005C0016"/>
    <w:rsid w:val="005D000E"/>
    <w:rsid w:val="005D4C06"/>
    <w:rsid w:val="005F3363"/>
    <w:rsid w:val="00602B93"/>
    <w:rsid w:val="00611399"/>
    <w:rsid w:val="0065539F"/>
    <w:rsid w:val="00661D0F"/>
    <w:rsid w:val="00684F97"/>
    <w:rsid w:val="006909BE"/>
    <w:rsid w:val="006C3DE6"/>
    <w:rsid w:val="006C575D"/>
    <w:rsid w:val="006F0EBF"/>
    <w:rsid w:val="00701FAC"/>
    <w:rsid w:val="00704F83"/>
    <w:rsid w:val="00711E64"/>
    <w:rsid w:val="00732A27"/>
    <w:rsid w:val="0075098B"/>
    <w:rsid w:val="00761430"/>
    <w:rsid w:val="00786B17"/>
    <w:rsid w:val="007C21EA"/>
    <w:rsid w:val="007C4087"/>
    <w:rsid w:val="007C5FC6"/>
    <w:rsid w:val="007C75C9"/>
    <w:rsid w:val="007D156D"/>
    <w:rsid w:val="007D5872"/>
    <w:rsid w:val="007E6EB5"/>
    <w:rsid w:val="007F722E"/>
    <w:rsid w:val="00810CA2"/>
    <w:rsid w:val="008226AB"/>
    <w:rsid w:val="00860B8E"/>
    <w:rsid w:val="00860BD2"/>
    <w:rsid w:val="008663BC"/>
    <w:rsid w:val="00882723"/>
    <w:rsid w:val="00882FC8"/>
    <w:rsid w:val="00884EF7"/>
    <w:rsid w:val="00894998"/>
    <w:rsid w:val="008A5C1A"/>
    <w:rsid w:val="008D718F"/>
    <w:rsid w:val="008E46C1"/>
    <w:rsid w:val="008E721E"/>
    <w:rsid w:val="00906ADD"/>
    <w:rsid w:val="009428BC"/>
    <w:rsid w:val="009456C2"/>
    <w:rsid w:val="0094668A"/>
    <w:rsid w:val="00946B88"/>
    <w:rsid w:val="00953F18"/>
    <w:rsid w:val="00955E49"/>
    <w:rsid w:val="00977B7B"/>
    <w:rsid w:val="009801B6"/>
    <w:rsid w:val="009921B3"/>
    <w:rsid w:val="00993C85"/>
    <w:rsid w:val="009B6EDB"/>
    <w:rsid w:val="009C4498"/>
    <w:rsid w:val="009D1DD3"/>
    <w:rsid w:val="009F3B14"/>
    <w:rsid w:val="00A0447E"/>
    <w:rsid w:val="00A045CA"/>
    <w:rsid w:val="00A1322C"/>
    <w:rsid w:val="00A40968"/>
    <w:rsid w:val="00A40BD0"/>
    <w:rsid w:val="00A52236"/>
    <w:rsid w:val="00A71404"/>
    <w:rsid w:val="00A75A91"/>
    <w:rsid w:val="00A912D1"/>
    <w:rsid w:val="00A91565"/>
    <w:rsid w:val="00A940E3"/>
    <w:rsid w:val="00A955B5"/>
    <w:rsid w:val="00AA2C93"/>
    <w:rsid w:val="00AA33AB"/>
    <w:rsid w:val="00AA3E1F"/>
    <w:rsid w:val="00AA402B"/>
    <w:rsid w:val="00AD5C13"/>
    <w:rsid w:val="00AF5FD3"/>
    <w:rsid w:val="00B124D9"/>
    <w:rsid w:val="00B254CE"/>
    <w:rsid w:val="00B46320"/>
    <w:rsid w:val="00B6021A"/>
    <w:rsid w:val="00B6500C"/>
    <w:rsid w:val="00B65122"/>
    <w:rsid w:val="00B93783"/>
    <w:rsid w:val="00BA1778"/>
    <w:rsid w:val="00BB64A8"/>
    <w:rsid w:val="00BD4FCC"/>
    <w:rsid w:val="00C21ED7"/>
    <w:rsid w:val="00C36536"/>
    <w:rsid w:val="00C90B53"/>
    <w:rsid w:val="00C96061"/>
    <w:rsid w:val="00C972A7"/>
    <w:rsid w:val="00CF02AD"/>
    <w:rsid w:val="00CF75F3"/>
    <w:rsid w:val="00D017B4"/>
    <w:rsid w:val="00D47806"/>
    <w:rsid w:val="00D76A1B"/>
    <w:rsid w:val="00D904B1"/>
    <w:rsid w:val="00D96527"/>
    <w:rsid w:val="00DA2D5C"/>
    <w:rsid w:val="00DA4540"/>
    <w:rsid w:val="00DB0C94"/>
    <w:rsid w:val="00DD6B07"/>
    <w:rsid w:val="00DD7B62"/>
    <w:rsid w:val="00DE5362"/>
    <w:rsid w:val="00E01D76"/>
    <w:rsid w:val="00E322D0"/>
    <w:rsid w:val="00E7786E"/>
    <w:rsid w:val="00E97150"/>
    <w:rsid w:val="00EA2710"/>
    <w:rsid w:val="00EC1870"/>
    <w:rsid w:val="00EC422B"/>
    <w:rsid w:val="00EE0F91"/>
    <w:rsid w:val="00F22078"/>
    <w:rsid w:val="00F27ADC"/>
    <w:rsid w:val="00F353E6"/>
    <w:rsid w:val="00F50881"/>
    <w:rsid w:val="00F512E1"/>
    <w:rsid w:val="00F53449"/>
    <w:rsid w:val="00F85EC8"/>
    <w:rsid w:val="00FB7292"/>
    <w:rsid w:val="00FC30D6"/>
    <w:rsid w:val="00FC402C"/>
    <w:rsid w:val="00FD15E8"/>
    <w:rsid w:val="00FD2F55"/>
    <w:rsid w:val="00FE3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6056"/>
  <w15:docId w15:val="{3AD5167D-B94B-0B46-9EFD-8C738F91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1E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ListTable1Light">
    <w:name w:val="List Table 1 Light"/>
    <w:basedOn w:val="TableNormal"/>
    <w:uiPriority w:val="46"/>
    <w:rsid w:val="008071E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0BD2"/>
    <w:rPr>
      <w:sz w:val="18"/>
      <w:szCs w:val="18"/>
    </w:rPr>
  </w:style>
  <w:style w:type="character" w:customStyle="1" w:styleId="BalloonTextChar">
    <w:name w:val="Balloon Text Char"/>
    <w:basedOn w:val="DefaultParagraphFont"/>
    <w:link w:val="BalloonText"/>
    <w:uiPriority w:val="99"/>
    <w:semiHidden/>
    <w:rsid w:val="00860BD2"/>
    <w:rPr>
      <w:sz w:val="18"/>
      <w:szCs w:val="18"/>
    </w:rPr>
  </w:style>
  <w:style w:type="paragraph" w:styleId="CommentSubject">
    <w:name w:val="annotation subject"/>
    <w:basedOn w:val="CommentText"/>
    <w:next w:val="CommentText"/>
    <w:link w:val="CommentSubjectChar"/>
    <w:uiPriority w:val="99"/>
    <w:semiHidden/>
    <w:unhideWhenUsed/>
    <w:rsid w:val="00563D7E"/>
    <w:rPr>
      <w:b/>
      <w:bCs/>
    </w:rPr>
  </w:style>
  <w:style w:type="character" w:customStyle="1" w:styleId="CommentSubjectChar">
    <w:name w:val="Comment Subject Char"/>
    <w:basedOn w:val="CommentTextChar"/>
    <w:link w:val="CommentSubject"/>
    <w:uiPriority w:val="99"/>
    <w:semiHidden/>
    <w:rsid w:val="00563D7E"/>
    <w:rPr>
      <w:b/>
      <w:bCs/>
    </w:rPr>
  </w:style>
  <w:style w:type="character" w:styleId="Hyperlink">
    <w:name w:val="Hyperlink"/>
    <w:basedOn w:val="DefaultParagraphFont"/>
    <w:uiPriority w:val="99"/>
    <w:unhideWhenUsed/>
    <w:rsid w:val="00194A58"/>
    <w:rPr>
      <w:color w:val="0000FF"/>
      <w:u w:val="single"/>
    </w:rPr>
  </w:style>
  <w:style w:type="paragraph" w:styleId="ListParagraph">
    <w:name w:val="List Paragraph"/>
    <w:basedOn w:val="Normal"/>
    <w:uiPriority w:val="34"/>
    <w:qFormat/>
    <w:rsid w:val="00611399"/>
    <w:pPr>
      <w:ind w:left="720"/>
      <w:contextualSpacing/>
    </w:pPr>
  </w:style>
  <w:style w:type="paragraph" w:customStyle="1" w:styleId="EndNoteBibliography">
    <w:name w:val="EndNote Bibliography"/>
    <w:basedOn w:val="Normal"/>
    <w:link w:val="EndNoteBibliographyChar"/>
    <w:rsid w:val="000B1DFB"/>
    <w:rPr>
      <w:rFonts w:eastAsiaTheme="minorEastAsia"/>
      <w:szCs w:val="24"/>
    </w:rPr>
  </w:style>
  <w:style w:type="character" w:customStyle="1" w:styleId="EndNoteBibliographyChar">
    <w:name w:val="EndNote Bibliography Char"/>
    <w:basedOn w:val="DefaultParagraphFont"/>
    <w:link w:val="EndNoteBibliography"/>
    <w:rsid w:val="000B1DFB"/>
    <w:rPr>
      <w:rFonts w:eastAsiaTheme="minorEastAsia"/>
      <w:szCs w:val="24"/>
    </w:rPr>
  </w:style>
  <w:style w:type="character" w:styleId="LineNumber">
    <w:name w:val="line number"/>
    <w:basedOn w:val="DefaultParagraphFont"/>
    <w:uiPriority w:val="99"/>
    <w:semiHidden/>
    <w:unhideWhenUsed/>
    <w:rsid w:val="005A0AA4"/>
  </w:style>
  <w:style w:type="paragraph" w:customStyle="1" w:styleId="EndNoteBibliographyTitle">
    <w:name w:val="EndNote Bibliography Title"/>
    <w:basedOn w:val="Normal"/>
    <w:link w:val="EndNoteBibliographyTitleChar"/>
    <w:rsid w:val="0065539F"/>
    <w:pPr>
      <w:jc w:val="center"/>
    </w:pPr>
  </w:style>
  <w:style w:type="character" w:customStyle="1" w:styleId="EndNoteBibliographyTitleChar">
    <w:name w:val="EndNote Bibliography Title Char"/>
    <w:basedOn w:val="DefaultParagraphFont"/>
    <w:link w:val="EndNoteBibliographyTitle"/>
    <w:rsid w:val="0065539F"/>
  </w:style>
  <w:style w:type="character" w:styleId="UnresolvedMention">
    <w:name w:val="Unresolved Mention"/>
    <w:basedOn w:val="DefaultParagraphFont"/>
    <w:uiPriority w:val="99"/>
    <w:semiHidden/>
    <w:unhideWhenUsed/>
    <w:rsid w:val="0065539F"/>
    <w:rPr>
      <w:color w:val="605E5C"/>
      <w:shd w:val="clear" w:color="auto" w:fill="E1DFDD"/>
    </w:rPr>
  </w:style>
  <w:style w:type="paragraph" w:styleId="NormalWeb">
    <w:name w:val="Normal (Web)"/>
    <w:basedOn w:val="Normal"/>
    <w:uiPriority w:val="99"/>
    <w:unhideWhenUsed/>
    <w:rsid w:val="003B443E"/>
    <w:pPr>
      <w:spacing w:before="100" w:beforeAutospacing="1" w:after="100" w:afterAutospacing="1"/>
    </w:pPr>
    <w:rPr>
      <w:sz w:val="24"/>
      <w:szCs w:val="24"/>
    </w:rPr>
  </w:style>
  <w:style w:type="character" w:customStyle="1" w:styleId="apple-tab-span">
    <w:name w:val="apple-tab-span"/>
    <w:basedOn w:val="DefaultParagraphFont"/>
    <w:rsid w:val="003B443E"/>
  </w:style>
  <w:style w:type="paragraph" w:styleId="Header">
    <w:name w:val="header"/>
    <w:basedOn w:val="Normal"/>
    <w:link w:val="HeaderChar"/>
    <w:uiPriority w:val="99"/>
    <w:unhideWhenUsed/>
    <w:rsid w:val="00BB64A8"/>
    <w:pPr>
      <w:tabs>
        <w:tab w:val="center" w:pos="4680"/>
        <w:tab w:val="right" w:pos="9360"/>
      </w:tabs>
    </w:pPr>
  </w:style>
  <w:style w:type="character" w:customStyle="1" w:styleId="HeaderChar">
    <w:name w:val="Header Char"/>
    <w:basedOn w:val="DefaultParagraphFont"/>
    <w:link w:val="Header"/>
    <w:uiPriority w:val="99"/>
    <w:rsid w:val="00BB64A8"/>
  </w:style>
  <w:style w:type="paragraph" w:styleId="Footer">
    <w:name w:val="footer"/>
    <w:basedOn w:val="Normal"/>
    <w:link w:val="FooterChar"/>
    <w:uiPriority w:val="99"/>
    <w:unhideWhenUsed/>
    <w:rsid w:val="00BB64A8"/>
    <w:pPr>
      <w:tabs>
        <w:tab w:val="center" w:pos="4680"/>
        <w:tab w:val="right" w:pos="9360"/>
      </w:tabs>
    </w:pPr>
  </w:style>
  <w:style w:type="character" w:customStyle="1" w:styleId="FooterChar">
    <w:name w:val="Footer Char"/>
    <w:basedOn w:val="DefaultParagraphFont"/>
    <w:link w:val="Footer"/>
    <w:uiPriority w:val="99"/>
    <w:rsid w:val="00BB6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5114">
      <w:bodyDiv w:val="1"/>
      <w:marLeft w:val="0"/>
      <w:marRight w:val="0"/>
      <w:marTop w:val="0"/>
      <w:marBottom w:val="0"/>
      <w:divBdr>
        <w:top w:val="none" w:sz="0" w:space="0" w:color="auto"/>
        <w:left w:val="none" w:sz="0" w:space="0" w:color="auto"/>
        <w:bottom w:val="none" w:sz="0" w:space="0" w:color="auto"/>
        <w:right w:val="none" w:sz="0" w:space="0" w:color="auto"/>
      </w:divBdr>
    </w:div>
    <w:div w:id="141623509">
      <w:bodyDiv w:val="1"/>
      <w:marLeft w:val="0"/>
      <w:marRight w:val="0"/>
      <w:marTop w:val="0"/>
      <w:marBottom w:val="0"/>
      <w:divBdr>
        <w:top w:val="none" w:sz="0" w:space="0" w:color="auto"/>
        <w:left w:val="none" w:sz="0" w:space="0" w:color="auto"/>
        <w:bottom w:val="none" w:sz="0" w:space="0" w:color="auto"/>
        <w:right w:val="none" w:sz="0" w:space="0" w:color="auto"/>
      </w:divBdr>
    </w:div>
    <w:div w:id="220869019">
      <w:bodyDiv w:val="1"/>
      <w:marLeft w:val="0"/>
      <w:marRight w:val="0"/>
      <w:marTop w:val="0"/>
      <w:marBottom w:val="0"/>
      <w:divBdr>
        <w:top w:val="none" w:sz="0" w:space="0" w:color="auto"/>
        <w:left w:val="none" w:sz="0" w:space="0" w:color="auto"/>
        <w:bottom w:val="none" w:sz="0" w:space="0" w:color="auto"/>
        <w:right w:val="none" w:sz="0" w:space="0" w:color="auto"/>
      </w:divBdr>
    </w:div>
    <w:div w:id="290602331">
      <w:bodyDiv w:val="1"/>
      <w:marLeft w:val="0"/>
      <w:marRight w:val="0"/>
      <w:marTop w:val="0"/>
      <w:marBottom w:val="0"/>
      <w:divBdr>
        <w:top w:val="none" w:sz="0" w:space="0" w:color="auto"/>
        <w:left w:val="none" w:sz="0" w:space="0" w:color="auto"/>
        <w:bottom w:val="none" w:sz="0" w:space="0" w:color="auto"/>
        <w:right w:val="none" w:sz="0" w:space="0" w:color="auto"/>
      </w:divBdr>
    </w:div>
    <w:div w:id="381832141">
      <w:bodyDiv w:val="1"/>
      <w:marLeft w:val="0"/>
      <w:marRight w:val="0"/>
      <w:marTop w:val="0"/>
      <w:marBottom w:val="0"/>
      <w:divBdr>
        <w:top w:val="none" w:sz="0" w:space="0" w:color="auto"/>
        <w:left w:val="none" w:sz="0" w:space="0" w:color="auto"/>
        <w:bottom w:val="none" w:sz="0" w:space="0" w:color="auto"/>
        <w:right w:val="none" w:sz="0" w:space="0" w:color="auto"/>
      </w:divBdr>
    </w:div>
    <w:div w:id="450635535">
      <w:bodyDiv w:val="1"/>
      <w:marLeft w:val="0"/>
      <w:marRight w:val="0"/>
      <w:marTop w:val="0"/>
      <w:marBottom w:val="0"/>
      <w:divBdr>
        <w:top w:val="none" w:sz="0" w:space="0" w:color="auto"/>
        <w:left w:val="none" w:sz="0" w:space="0" w:color="auto"/>
        <w:bottom w:val="none" w:sz="0" w:space="0" w:color="auto"/>
        <w:right w:val="none" w:sz="0" w:space="0" w:color="auto"/>
      </w:divBdr>
    </w:div>
    <w:div w:id="652611134">
      <w:bodyDiv w:val="1"/>
      <w:marLeft w:val="0"/>
      <w:marRight w:val="0"/>
      <w:marTop w:val="0"/>
      <w:marBottom w:val="0"/>
      <w:divBdr>
        <w:top w:val="none" w:sz="0" w:space="0" w:color="auto"/>
        <w:left w:val="none" w:sz="0" w:space="0" w:color="auto"/>
        <w:bottom w:val="none" w:sz="0" w:space="0" w:color="auto"/>
        <w:right w:val="none" w:sz="0" w:space="0" w:color="auto"/>
      </w:divBdr>
    </w:div>
    <w:div w:id="710567778">
      <w:bodyDiv w:val="1"/>
      <w:marLeft w:val="0"/>
      <w:marRight w:val="0"/>
      <w:marTop w:val="0"/>
      <w:marBottom w:val="0"/>
      <w:divBdr>
        <w:top w:val="none" w:sz="0" w:space="0" w:color="auto"/>
        <w:left w:val="none" w:sz="0" w:space="0" w:color="auto"/>
        <w:bottom w:val="none" w:sz="0" w:space="0" w:color="auto"/>
        <w:right w:val="none" w:sz="0" w:space="0" w:color="auto"/>
      </w:divBdr>
    </w:div>
    <w:div w:id="828400219">
      <w:bodyDiv w:val="1"/>
      <w:marLeft w:val="0"/>
      <w:marRight w:val="0"/>
      <w:marTop w:val="0"/>
      <w:marBottom w:val="0"/>
      <w:divBdr>
        <w:top w:val="none" w:sz="0" w:space="0" w:color="auto"/>
        <w:left w:val="none" w:sz="0" w:space="0" w:color="auto"/>
        <w:bottom w:val="none" w:sz="0" w:space="0" w:color="auto"/>
        <w:right w:val="none" w:sz="0" w:space="0" w:color="auto"/>
      </w:divBdr>
    </w:div>
    <w:div w:id="870652450">
      <w:bodyDiv w:val="1"/>
      <w:marLeft w:val="0"/>
      <w:marRight w:val="0"/>
      <w:marTop w:val="0"/>
      <w:marBottom w:val="0"/>
      <w:divBdr>
        <w:top w:val="none" w:sz="0" w:space="0" w:color="auto"/>
        <w:left w:val="none" w:sz="0" w:space="0" w:color="auto"/>
        <w:bottom w:val="none" w:sz="0" w:space="0" w:color="auto"/>
        <w:right w:val="none" w:sz="0" w:space="0" w:color="auto"/>
      </w:divBdr>
    </w:div>
    <w:div w:id="932779967">
      <w:bodyDiv w:val="1"/>
      <w:marLeft w:val="0"/>
      <w:marRight w:val="0"/>
      <w:marTop w:val="0"/>
      <w:marBottom w:val="0"/>
      <w:divBdr>
        <w:top w:val="none" w:sz="0" w:space="0" w:color="auto"/>
        <w:left w:val="none" w:sz="0" w:space="0" w:color="auto"/>
        <w:bottom w:val="none" w:sz="0" w:space="0" w:color="auto"/>
        <w:right w:val="none" w:sz="0" w:space="0" w:color="auto"/>
      </w:divBdr>
    </w:div>
    <w:div w:id="1037239277">
      <w:bodyDiv w:val="1"/>
      <w:marLeft w:val="0"/>
      <w:marRight w:val="0"/>
      <w:marTop w:val="0"/>
      <w:marBottom w:val="0"/>
      <w:divBdr>
        <w:top w:val="none" w:sz="0" w:space="0" w:color="auto"/>
        <w:left w:val="none" w:sz="0" w:space="0" w:color="auto"/>
        <w:bottom w:val="none" w:sz="0" w:space="0" w:color="auto"/>
        <w:right w:val="none" w:sz="0" w:space="0" w:color="auto"/>
      </w:divBdr>
    </w:div>
    <w:div w:id="1153182119">
      <w:bodyDiv w:val="1"/>
      <w:marLeft w:val="0"/>
      <w:marRight w:val="0"/>
      <w:marTop w:val="0"/>
      <w:marBottom w:val="0"/>
      <w:divBdr>
        <w:top w:val="none" w:sz="0" w:space="0" w:color="auto"/>
        <w:left w:val="none" w:sz="0" w:space="0" w:color="auto"/>
        <w:bottom w:val="none" w:sz="0" w:space="0" w:color="auto"/>
        <w:right w:val="none" w:sz="0" w:space="0" w:color="auto"/>
      </w:divBdr>
    </w:div>
    <w:div w:id="1185678152">
      <w:bodyDiv w:val="1"/>
      <w:marLeft w:val="0"/>
      <w:marRight w:val="0"/>
      <w:marTop w:val="0"/>
      <w:marBottom w:val="0"/>
      <w:divBdr>
        <w:top w:val="none" w:sz="0" w:space="0" w:color="auto"/>
        <w:left w:val="none" w:sz="0" w:space="0" w:color="auto"/>
        <w:bottom w:val="none" w:sz="0" w:space="0" w:color="auto"/>
        <w:right w:val="none" w:sz="0" w:space="0" w:color="auto"/>
      </w:divBdr>
    </w:div>
    <w:div w:id="1213925810">
      <w:bodyDiv w:val="1"/>
      <w:marLeft w:val="0"/>
      <w:marRight w:val="0"/>
      <w:marTop w:val="0"/>
      <w:marBottom w:val="0"/>
      <w:divBdr>
        <w:top w:val="none" w:sz="0" w:space="0" w:color="auto"/>
        <w:left w:val="none" w:sz="0" w:space="0" w:color="auto"/>
        <w:bottom w:val="none" w:sz="0" w:space="0" w:color="auto"/>
        <w:right w:val="none" w:sz="0" w:space="0" w:color="auto"/>
      </w:divBdr>
    </w:div>
    <w:div w:id="1250046813">
      <w:bodyDiv w:val="1"/>
      <w:marLeft w:val="0"/>
      <w:marRight w:val="0"/>
      <w:marTop w:val="0"/>
      <w:marBottom w:val="0"/>
      <w:divBdr>
        <w:top w:val="none" w:sz="0" w:space="0" w:color="auto"/>
        <w:left w:val="none" w:sz="0" w:space="0" w:color="auto"/>
        <w:bottom w:val="none" w:sz="0" w:space="0" w:color="auto"/>
        <w:right w:val="none" w:sz="0" w:space="0" w:color="auto"/>
      </w:divBdr>
    </w:div>
    <w:div w:id="1430350946">
      <w:bodyDiv w:val="1"/>
      <w:marLeft w:val="0"/>
      <w:marRight w:val="0"/>
      <w:marTop w:val="0"/>
      <w:marBottom w:val="0"/>
      <w:divBdr>
        <w:top w:val="none" w:sz="0" w:space="0" w:color="auto"/>
        <w:left w:val="none" w:sz="0" w:space="0" w:color="auto"/>
        <w:bottom w:val="none" w:sz="0" w:space="0" w:color="auto"/>
        <w:right w:val="none" w:sz="0" w:space="0" w:color="auto"/>
      </w:divBdr>
    </w:div>
    <w:div w:id="1958176600">
      <w:bodyDiv w:val="1"/>
      <w:marLeft w:val="0"/>
      <w:marRight w:val="0"/>
      <w:marTop w:val="0"/>
      <w:marBottom w:val="0"/>
      <w:divBdr>
        <w:top w:val="none" w:sz="0" w:space="0" w:color="auto"/>
        <w:left w:val="none" w:sz="0" w:space="0" w:color="auto"/>
        <w:bottom w:val="none" w:sz="0" w:space="0" w:color="auto"/>
        <w:right w:val="none" w:sz="0" w:space="0" w:color="auto"/>
      </w:divBdr>
    </w:div>
    <w:div w:id="1992755713">
      <w:bodyDiv w:val="1"/>
      <w:marLeft w:val="0"/>
      <w:marRight w:val="0"/>
      <w:marTop w:val="0"/>
      <w:marBottom w:val="0"/>
      <w:divBdr>
        <w:top w:val="none" w:sz="0" w:space="0" w:color="auto"/>
        <w:left w:val="none" w:sz="0" w:space="0" w:color="auto"/>
        <w:bottom w:val="none" w:sz="0" w:space="0" w:color="auto"/>
        <w:right w:val="none" w:sz="0" w:space="0" w:color="auto"/>
      </w:divBdr>
    </w:div>
    <w:div w:id="2087144258">
      <w:bodyDiv w:val="1"/>
      <w:marLeft w:val="0"/>
      <w:marRight w:val="0"/>
      <w:marTop w:val="0"/>
      <w:marBottom w:val="0"/>
      <w:divBdr>
        <w:top w:val="none" w:sz="0" w:space="0" w:color="auto"/>
        <w:left w:val="none" w:sz="0" w:space="0" w:color="auto"/>
        <w:bottom w:val="none" w:sz="0" w:space="0" w:color="auto"/>
        <w:right w:val="none" w:sz="0" w:space="0" w:color="auto"/>
      </w:divBdr>
    </w:div>
    <w:div w:id="2117944468">
      <w:bodyDiv w:val="1"/>
      <w:marLeft w:val="0"/>
      <w:marRight w:val="0"/>
      <w:marTop w:val="0"/>
      <w:marBottom w:val="0"/>
      <w:divBdr>
        <w:top w:val="none" w:sz="0" w:space="0" w:color="auto"/>
        <w:left w:val="none" w:sz="0" w:space="0" w:color="auto"/>
        <w:bottom w:val="none" w:sz="0" w:space="0" w:color="auto"/>
        <w:right w:val="none" w:sz="0" w:space="0" w:color="auto"/>
      </w:divBdr>
    </w:div>
    <w:div w:id="2120441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wandro/phage_cocktails"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XXkregSUrlz1MOPw/DpihjreA==">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CBE68F-BAE5-4AB7-AECB-0BB8F029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44</Pages>
  <Words>37602</Words>
  <Characters>214335</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Wandro</dc:creator>
  <cp:keywords/>
  <dc:description/>
  <cp:lastModifiedBy>Stephen Wandro</cp:lastModifiedBy>
  <cp:revision>3</cp:revision>
  <dcterms:created xsi:type="dcterms:W3CDTF">2021-04-30T00:10:00Z</dcterms:created>
  <dcterms:modified xsi:type="dcterms:W3CDTF">2021-04-30T00:21:00Z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10d0373d-9d85-3748-b67a-88ff112e0d7c</vt:lpwstr>
  </property>
  <property fmtid="{D5CDD505-2E9C-101B-9397-08002B2CF9AE}" pid="24" name="Mendeley Citation Style_1">
    <vt:lpwstr>http://www.zotero.org/styles/nature</vt:lpwstr>
  </property>
</Properties>
</file>