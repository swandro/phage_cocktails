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11AD368" w:rsidR="000207FA" w:rsidRPr="007C21EA" w:rsidRDefault="00563D7E">
      <w:pPr>
        <w:spacing w:line="480" w:lineRule="auto"/>
        <w:rPr>
          <w:rFonts w:ascii="Arial" w:eastAsia="Cambria" w:hAnsi="Arial" w:cs="Arial"/>
          <w:b/>
          <w:i/>
          <w:sz w:val="24"/>
          <w:szCs w:val="24"/>
        </w:rPr>
      </w:pPr>
      <w:r w:rsidRPr="007C21EA">
        <w:rPr>
          <w:rFonts w:ascii="Arial" w:eastAsia="Cambria" w:hAnsi="Arial" w:cs="Arial"/>
          <w:b/>
          <w:sz w:val="24"/>
          <w:szCs w:val="24"/>
        </w:rPr>
        <w:t xml:space="preserve"> Title: Phage cocktails can prevent the evolution of phage-resistant </w:t>
      </w:r>
      <w:r w:rsidRPr="007C21EA">
        <w:rPr>
          <w:rFonts w:ascii="Arial" w:eastAsia="Cambria" w:hAnsi="Arial" w:cs="Arial"/>
          <w:b/>
          <w:i/>
          <w:sz w:val="24"/>
          <w:szCs w:val="24"/>
        </w:rPr>
        <w:t>Enterococcus</w:t>
      </w:r>
    </w:p>
    <w:p w14:paraId="00000002" w14:textId="5A75B627" w:rsidR="000207FA" w:rsidRPr="007C21EA" w:rsidRDefault="00563D7E" w:rsidP="009801B6">
      <w:pPr>
        <w:spacing w:line="480" w:lineRule="auto"/>
        <w:rPr>
          <w:rFonts w:ascii="Arial" w:eastAsia="Cambria" w:hAnsi="Arial" w:cs="Arial"/>
          <w:sz w:val="24"/>
          <w:szCs w:val="24"/>
        </w:rPr>
      </w:pPr>
      <w:r w:rsidRPr="007C21EA">
        <w:rPr>
          <w:rFonts w:ascii="Arial" w:eastAsia="Cambria" w:hAnsi="Arial" w:cs="Arial"/>
          <w:sz w:val="24"/>
          <w:szCs w:val="24"/>
        </w:rPr>
        <w:t>Authors: Stephen Wandro</w:t>
      </w:r>
      <w:r w:rsidRPr="007C21EA">
        <w:rPr>
          <w:rFonts w:ascii="Arial" w:eastAsia="Cambria" w:hAnsi="Arial" w:cs="Arial"/>
          <w:sz w:val="24"/>
          <w:szCs w:val="24"/>
          <w:vertAlign w:val="superscript"/>
        </w:rPr>
        <w:t>1*</w:t>
      </w:r>
      <w:r w:rsidRPr="007C21EA">
        <w:rPr>
          <w:rFonts w:ascii="Arial" w:eastAsia="Cambria" w:hAnsi="Arial" w:cs="Arial"/>
          <w:sz w:val="24"/>
          <w:szCs w:val="24"/>
        </w:rPr>
        <w:t>, Pooja Ghatbale</w:t>
      </w:r>
      <w:r w:rsidRPr="007C21EA">
        <w:rPr>
          <w:rFonts w:ascii="Arial" w:eastAsia="Cambria" w:hAnsi="Arial" w:cs="Arial"/>
          <w:sz w:val="24"/>
          <w:szCs w:val="24"/>
          <w:vertAlign w:val="superscript"/>
        </w:rPr>
        <w:t>2*</w:t>
      </w:r>
      <w:r w:rsidRPr="007C21EA">
        <w:rPr>
          <w:rFonts w:ascii="Arial" w:eastAsia="Cambria" w:hAnsi="Arial" w:cs="Arial"/>
          <w:sz w:val="24"/>
          <w:szCs w:val="24"/>
        </w:rPr>
        <w:t>, Hedieh Attai</w:t>
      </w:r>
      <w:r w:rsidR="009801B6" w:rsidRPr="007C21EA">
        <w:rPr>
          <w:rFonts w:ascii="Arial" w:eastAsia="Cambria" w:hAnsi="Arial" w:cs="Arial"/>
          <w:sz w:val="24"/>
          <w:szCs w:val="24"/>
          <w:vertAlign w:val="superscript"/>
        </w:rPr>
        <w:t>2</w:t>
      </w:r>
      <w:r w:rsidRPr="007C21EA">
        <w:rPr>
          <w:rFonts w:ascii="Arial" w:eastAsia="Cambria" w:hAnsi="Arial" w:cs="Arial"/>
          <w:sz w:val="24"/>
          <w:szCs w:val="24"/>
        </w:rPr>
        <w:t>, Clark Hendrickson</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xml:space="preserve"> Cyril Samillano</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Joy Suh</w:t>
      </w:r>
      <w:r w:rsidR="009801B6" w:rsidRPr="007C21EA">
        <w:rPr>
          <w:rFonts w:ascii="Arial" w:eastAsia="Cambria" w:hAnsi="Arial" w:cs="Arial"/>
          <w:sz w:val="24"/>
          <w:szCs w:val="24"/>
          <w:vertAlign w:val="superscript"/>
        </w:rPr>
        <w:t>1</w:t>
      </w:r>
      <w:r w:rsidRPr="007C21EA">
        <w:rPr>
          <w:rFonts w:ascii="Arial" w:eastAsia="Cambria" w:hAnsi="Arial" w:cs="Arial"/>
          <w:sz w:val="24"/>
          <w:szCs w:val="24"/>
        </w:rPr>
        <w:t>, David T. Pride</w:t>
      </w:r>
      <w:r w:rsidR="009801B6" w:rsidRPr="007C21EA">
        <w:rPr>
          <w:rFonts w:ascii="Arial" w:eastAsia="Cambria" w:hAnsi="Arial" w:cs="Arial"/>
          <w:sz w:val="24"/>
          <w:szCs w:val="24"/>
          <w:vertAlign w:val="superscript"/>
        </w:rPr>
        <w:t>2,3</w:t>
      </w:r>
      <w:r w:rsidRPr="007C21EA">
        <w:rPr>
          <w:rFonts w:ascii="Arial" w:eastAsia="Cambria" w:hAnsi="Arial" w:cs="Arial"/>
          <w:sz w:val="24"/>
          <w:szCs w:val="24"/>
        </w:rPr>
        <w:t>, and Katrine Whiteson</w:t>
      </w:r>
      <w:r w:rsidR="009801B6" w:rsidRPr="007C21EA">
        <w:rPr>
          <w:rFonts w:ascii="Arial" w:eastAsia="Cambria" w:hAnsi="Arial" w:cs="Arial"/>
          <w:sz w:val="24"/>
          <w:szCs w:val="24"/>
          <w:vertAlign w:val="superscript"/>
        </w:rPr>
        <w:t>1</w:t>
      </w:r>
      <w:r w:rsidR="00A940E3" w:rsidRPr="007C21EA">
        <w:rPr>
          <w:rFonts w:ascii="Arial" w:eastAsia="Cambria" w:hAnsi="Arial" w:cs="Arial"/>
          <w:sz w:val="24"/>
          <w:szCs w:val="24"/>
        </w:rPr>
        <w:t xml:space="preserve"> </w:t>
      </w:r>
      <w:r w:rsidRPr="007C21EA">
        <w:rPr>
          <w:rFonts w:ascii="Arial" w:eastAsia="Cambria" w:hAnsi="Arial" w:cs="Arial"/>
          <w:sz w:val="24"/>
          <w:szCs w:val="24"/>
        </w:rPr>
        <w:t>**</w:t>
      </w:r>
    </w:p>
    <w:p w14:paraId="00000003"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*contributed equally</w:t>
      </w:r>
    </w:p>
    <w:p w14:paraId="00000004" w14:textId="77852F95" w:rsidR="000207FA" w:rsidRDefault="00563D7E">
      <w:pPr>
        <w:spacing w:line="480" w:lineRule="auto"/>
        <w:rPr>
          <w:rFonts w:ascii="Arial" w:eastAsia="Cambria" w:hAnsi="Arial" w:cs="Arial"/>
          <w:sz w:val="24"/>
          <w:szCs w:val="24"/>
        </w:rPr>
      </w:pPr>
      <w:r w:rsidRPr="007C21EA">
        <w:rPr>
          <w:rFonts w:ascii="Arial" w:eastAsia="Cambria" w:hAnsi="Arial" w:cs="Arial"/>
          <w:sz w:val="24"/>
          <w:szCs w:val="24"/>
        </w:rPr>
        <w:t>**corresponding author</w:t>
      </w:r>
    </w:p>
    <w:p w14:paraId="4B7F5BA4" w14:textId="1674E945" w:rsidR="00E7786E" w:rsidRPr="007C21EA" w:rsidRDefault="00E7786E">
      <w:pPr>
        <w:spacing w:line="480" w:lineRule="auto"/>
        <w:rPr>
          <w:rFonts w:ascii="Arial" w:eastAsia="Cambria" w:hAnsi="Arial" w:cs="Arial"/>
          <w:sz w:val="24"/>
          <w:szCs w:val="24"/>
        </w:rPr>
      </w:pPr>
      <w:r>
        <w:rPr>
          <w:rFonts w:ascii="Arial" w:eastAsia="Cambria" w:hAnsi="Arial" w:cs="Arial"/>
          <w:sz w:val="24"/>
          <w:szCs w:val="24"/>
        </w:rPr>
        <w:t>Email: katrine@uci.edu</w:t>
      </w:r>
    </w:p>
    <w:p w14:paraId="00000005" w14:textId="77777777" w:rsidR="000207FA" w:rsidRPr="007C21EA" w:rsidRDefault="000207FA">
      <w:pPr>
        <w:spacing w:line="480" w:lineRule="auto"/>
        <w:rPr>
          <w:rFonts w:ascii="Arial" w:eastAsia="Cambria" w:hAnsi="Arial" w:cs="Arial"/>
          <w:color w:val="000000" w:themeColor="text1"/>
          <w:sz w:val="24"/>
          <w:szCs w:val="24"/>
        </w:rPr>
      </w:pPr>
    </w:p>
    <w:p w14:paraId="00000006" w14:textId="77777777" w:rsidR="000207FA"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Affiliations</w:t>
      </w:r>
    </w:p>
    <w:p w14:paraId="34A898AA" w14:textId="78DEF0CC" w:rsidR="00563D7E"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1</w:t>
      </w:r>
      <w:r w:rsidR="009801B6" w:rsidRPr="007C21EA">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Dept of Molecular Biology and Biochemistry, University of California, Irvine</w:t>
      </w:r>
    </w:p>
    <w:p w14:paraId="364182DF" w14:textId="2BE68315" w:rsidR="009801B6" w:rsidRPr="007C21EA" w:rsidRDefault="00563D7E">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2</w:t>
      </w:r>
      <w:r w:rsidR="009456C2">
        <w:rPr>
          <w:rFonts w:ascii="Arial" w:eastAsia="Cambria" w:hAnsi="Arial" w:cs="Arial"/>
          <w:color w:val="000000" w:themeColor="text1"/>
          <w:sz w:val="24"/>
          <w:szCs w:val="24"/>
        </w:rPr>
        <w:t xml:space="preserve">. </w:t>
      </w:r>
      <w:r w:rsidRPr="007C21EA">
        <w:rPr>
          <w:rFonts w:ascii="Arial" w:eastAsia="Cambria" w:hAnsi="Arial" w:cs="Arial"/>
          <w:color w:val="000000" w:themeColor="text1"/>
          <w:sz w:val="24"/>
          <w:szCs w:val="24"/>
        </w:rPr>
        <w:t xml:space="preserve">Department of Pathology, University of California, San Diego </w:t>
      </w:r>
    </w:p>
    <w:p w14:paraId="00000007" w14:textId="5669B0AD" w:rsidR="000207FA" w:rsidRPr="007C21EA" w:rsidRDefault="009801B6">
      <w:pPr>
        <w:spacing w:line="480" w:lineRule="auto"/>
        <w:rPr>
          <w:rFonts w:ascii="Arial" w:eastAsia="Cambria" w:hAnsi="Arial" w:cs="Arial"/>
          <w:color w:val="000000" w:themeColor="text1"/>
          <w:sz w:val="24"/>
          <w:szCs w:val="24"/>
        </w:rPr>
      </w:pPr>
      <w:r w:rsidRPr="007C21EA">
        <w:rPr>
          <w:rFonts w:ascii="Arial" w:eastAsia="Cambria" w:hAnsi="Arial" w:cs="Arial"/>
          <w:color w:val="000000" w:themeColor="text1"/>
          <w:sz w:val="24"/>
          <w:szCs w:val="24"/>
        </w:rPr>
        <w:t>3</w:t>
      </w:r>
      <w:r w:rsidR="009456C2">
        <w:rPr>
          <w:rFonts w:ascii="Arial" w:eastAsia="Cambria" w:hAnsi="Arial" w:cs="Arial"/>
          <w:color w:val="000000" w:themeColor="text1"/>
          <w:sz w:val="24"/>
          <w:szCs w:val="24"/>
        </w:rPr>
        <w:t xml:space="preserve">. </w:t>
      </w:r>
      <w:r w:rsidR="00563D7E" w:rsidRPr="007C21EA">
        <w:rPr>
          <w:rFonts w:ascii="Arial" w:eastAsia="Cambria" w:hAnsi="Arial" w:cs="Arial"/>
          <w:color w:val="000000" w:themeColor="text1"/>
          <w:sz w:val="24"/>
          <w:szCs w:val="24"/>
        </w:rPr>
        <w:t>Department of Medicine, University of California, San Diego</w:t>
      </w:r>
    </w:p>
    <w:p w14:paraId="00000008" w14:textId="77777777" w:rsidR="000207FA" w:rsidRPr="007C21EA" w:rsidRDefault="000207FA">
      <w:pPr>
        <w:spacing w:line="480" w:lineRule="auto"/>
        <w:rPr>
          <w:rFonts w:ascii="Arial" w:eastAsia="Cambria" w:hAnsi="Arial" w:cs="Arial"/>
          <w:sz w:val="24"/>
          <w:szCs w:val="24"/>
        </w:rPr>
      </w:pPr>
    </w:p>
    <w:p w14:paraId="00000009" w14:textId="4DAA9EE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Word count  (abstract): </w:t>
      </w:r>
      <w:r w:rsidR="006909BE">
        <w:rPr>
          <w:rFonts w:ascii="Arial" w:eastAsia="Cambria" w:hAnsi="Arial" w:cs="Arial"/>
          <w:sz w:val="24"/>
          <w:szCs w:val="24"/>
        </w:rPr>
        <w:t>2</w:t>
      </w:r>
      <w:r w:rsidR="00761430">
        <w:rPr>
          <w:rFonts w:ascii="Arial" w:eastAsia="Cambria" w:hAnsi="Arial" w:cs="Arial"/>
          <w:sz w:val="24"/>
          <w:szCs w:val="24"/>
        </w:rPr>
        <w:t>31</w:t>
      </w:r>
    </w:p>
    <w:p w14:paraId="0000000A" w14:textId="59D3A9B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Word count (main text):</w:t>
      </w:r>
      <w:r w:rsidR="006909BE">
        <w:rPr>
          <w:rFonts w:ascii="Arial" w:eastAsia="Cambria" w:hAnsi="Arial" w:cs="Arial"/>
          <w:sz w:val="24"/>
          <w:szCs w:val="24"/>
        </w:rPr>
        <w:t xml:space="preserve"> </w:t>
      </w:r>
      <w:r w:rsidR="00E7786E">
        <w:rPr>
          <w:rFonts w:ascii="Arial" w:eastAsia="Cambria" w:hAnsi="Arial" w:cs="Arial"/>
          <w:sz w:val="24"/>
          <w:szCs w:val="24"/>
        </w:rPr>
        <w:t xml:space="preserve">4377 (with methods); </w:t>
      </w:r>
      <w:r w:rsidR="009456C2">
        <w:rPr>
          <w:rFonts w:ascii="Arial" w:eastAsia="Cambria" w:hAnsi="Arial" w:cs="Arial"/>
          <w:sz w:val="24"/>
          <w:szCs w:val="24"/>
        </w:rPr>
        <w:t xml:space="preserve"> </w:t>
      </w:r>
      <w:r w:rsidR="00E7786E">
        <w:rPr>
          <w:rFonts w:ascii="Arial" w:eastAsia="Cambria" w:hAnsi="Arial" w:cs="Arial"/>
          <w:sz w:val="24"/>
          <w:szCs w:val="24"/>
        </w:rPr>
        <w:t>3074</w:t>
      </w:r>
      <w:r w:rsidRPr="007C21EA">
        <w:rPr>
          <w:rFonts w:ascii="Arial" w:eastAsia="Cambria" w:hAnsi="Arial" w:cs="Arial"/>
          <w:sz w:val="24"/>
          <w:szCs w:val="24"/>
        </w:rPr>
        <w:t xml:space="preserve"> (</w:t>
      </w:r>
      <w:r w:rsidR="006909BE">
        <w:rPr>
          <w:rFonts w:ascii="Arial" w:eastAsia="Cambria" w:hAnsi="Arial" w:cs="Arial"/>
          <w:sz w:val="24"/>
          <w:szCs w:val="24"/>
        </w:rPr>
        <w:t>Intro</w:t>
      </w:r>
      <w:r w:rsidRPr="007C21EA">
        <w:rPr>
          <w:rFonts w:ascii="Arial" w:eastAsia="Cambria" w:hAnsi="Arial" w:cs="Arial"/>
          <w:sz w:val="24"/>
          <w:szCs w:val="24"/>
        </w:rPr>
        <w:t xml:space="preserve"> to </w:t>
      </w:r>
      <w:r w:rsidR="00E7786E">
        <w:rPr>
          <w:rFonts w:ascii="Arial" w:eastAsia="Cambria" w:hAnsi="Arial" w:cs="Arial"/>
          <w:sz w:val="24"/>
          <w:szCs w:val="24"/>
        </w:rPr>
        <w:t>M</w:t>
      </w:r>
      <w:r w:rsidRPr="007C21EA">
        <w:rPr>
          <w:rFonts w:ascii="Arial" w:eastAsia="Cambria" w:hAnsi="Arial" w:cs="Arial"/>
          <w:sz w:val="24"/>
          <w:szCs w:val="24"/>
        </w:rPr>
        <w:t>ethods)</w:t>
      </w:r>
    </w:p>
    <w:p w14:paraId="0000000B" w14:textId="6BC9F25B"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Journal target: mSystems</w:t>
      </w:r>
    </w:p>
    <w:p w14:paraId="0000000C" w14:textId="77777777" w:rsidR="000207FA" w:rsidRPr="007C21EA" w:rsidRDefault="000207FA">
      <w:pPr>
        <w:spacing w:line="480" w:lineRule="auto"/>
        <w:rPr>
          <w:rFonts w:ascii="Arial" w:eastAsia="Cambria" w:hAnsi="Arial" w:cs="Arial"/>
          <w:sz w:val="24"/>
          <w:szCs w:val="24"/>
        </w:rPr>
      </w:pPr>
    </w:p>
    <w:p w14:paraId="0000000D" w14:textId="77777777" w:rsidR="000207FA" w:rsidRPr="007C21EA" w:rsidRDefault="00563D7E">
      <w:pPr>
        <w:numPr>
          <w:ilvl w:val="0"/>
          <w:numId w:val="3"/>
        </w:numPr>
        <w:spacing w:line="480" w:lineRule="auto"/>
        <w:rPr>
          <w:rFonts w:ascii="Arial" w:eastAsia="Cambria" w:hAnsi="Arial" w:cs="Arial"/>
          <w:b/>
          <w:sz w:val="24"/>
          <w:szCs w:val="24"/>
        </w:rPr>
      </w:pPr>
      <w:r w:rsidRPr="007C21EA">
        <w:rPr>
          <w:rFonts w:ascii="Arial" w:hAnsi="Arial" w:cs="Arial"/>
        </w:rPr>
        <w:br w:type="page"/>
      </w:r>
    </w:p>
    <w:p w14:paraId="0000000E"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ABSTRACT</w:t>
      </w:r>
    </w:p>
    <w:p w14:paraId="0000000F" w14:textId="1ABED129"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Antibiotic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infections are a major health crisis that requires the development of alternative therapies. Phage therapy could be an alternative to antibiotics and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in early clinical studies. Phage therapy is often deployed as a cocktail of phages, but </w:t>
      </w:r>
      <w:ins w:id="0" w:author="Stephen Wandro" w:date="2021-04-29T16:53:00Z">
        <w:r w:rsidR="003F04D8">
          <w:rPr>
            <w:rFonts w:ascii="Arial" w:eastAsia="Cambria" w:hAnsi="Arial" w:cs="Arial"/>
            <w:sz w:val="24"/>
            <w:szCs w:val="24"/>
          </w:rPr>
          <w:t xml:space="preserve">for many bacterial hosts, </w:t>
        </w:r>
      </w:ins>
      <w:r w:rsidRPr="007C21EA">
        <w:rPr>
          <w:rFonts w:ascii="Arial" w:eastAsia="Cambria" w:hAnsi="Arial" w:cs="Arial"/>
          <w:sz w:val="24"/>
          <w:szCs w:val="24"/>
        </w:rPr>
        <w:t xml:space="preserve">there is little </w:t>
      </w:r>
      <w:del w:id="1" w:author="Stephen Wandro" w:date="2021-04-29T16:53:00Z">
        <w:r w:rsidRPr="007C21EA" w:rsidDel="003F04D8">
          <w:rPr>
            <w:rFonts w:ascii="Arial" w:eastAsia="Cambria" w:hAnsi="Arial" w:cs="Arial"/>
            <w:sz w:val="24"/>
            <w:szCs w:val="24"/>
          </w:rPr>
          <w:delText xml:space="preserve">understanding </w:delText>
        </w:r>
      </w:del>
      <w:ins w:id="2" w:author="Stephen Wandro" w:date="2021-04-29T16:53:00Z">
        <w:r w:rsidR="003F04D8">
          <w:rPr>
            <w:rFonts w:ascii="Arial" w:eastAsia="Cambria" w:hAnsi="Arial" w:cs="Arial"/>
            <w:sz w:val="24"/>
            <w:szCs w:val="24"/>
          </w:rPr>
          <w:t xml:space="preserve">known about </w:t>
        </w:r>
      </w:ins>
      <w:del w:id="3" w:author="Stephen Wandro" w:date="2021-04-29T16:53:00Z">
        <w:r w:rsidR="00D904B1" w:rsidRPr="007C21EA" w:rsidDel="003F04D8">
          <w:rPr>
            <w:rFonts w:ascii="Arial" w:eastAsia="Cambria" w:hAnsi="Arial" w:cs="Arial"/>
            <w:sz w:val="24"/>
            <w:szCs w:val="24"/>
          </w:rPr>
          <w:delText xml:space="preserve">of </w:delText>
        </w:r>
      </w:del>
      <w:r w:rsidRPr="007C21EA">
        <w:rPr>
          <w:rFonts w:ascii="Arial" w:eastAsia="Cambria" w:hAnsi="Arial" w:cs="Arial"/>
          <w:sz w:val="24"/>
          <w:szCs w:val="24"/>
        </w:rPr>
        <w:t xml:space="preserve">how to </w:t>
      </w:r>
      <w:del w:id="4" w:author="Stephen Wandro" w:date="2021-04-29T16:53:00Z">
        <w:r w:rsidR="00D904B1" w:rsidRPr="007C21EA" w:rsidDel="003F04D8">
          <w:rPr>
            <w:rFonts w:ascii="Arial" w:eastAsia="Cambria" w:hAnsi="Arial" w:cs="Arial"/>
            <w:sz w:val="24"/>
            <w:szCs w:val="24"/>
          </w:rPr>
          <w:delText xml:space="preserve">most effectively </w:delText>
        </w:r>
      </w:del>
      <w:r w:rsidRPr="007C21EA">
        <w:rPr>
          <w:rFonts w:ascii="Arial" w:eastAsia="Cambria" w:hAnsi="Arial" w:cs="Arial"/>
          <w:sz w:val="24"/>
          <w:szCs w:val="24"/>
        </w:rPr>
        <w:t>combine phages</w:t>
      </w:r>
      <w:ins w:id="5" w:author="Stephen Wandro" w:date="2021-04-29T16:53:00Z">
        <w:r w:rsidR="003F04D8">
          <w:rPr>
            <w:rFonts w:ascii="Arial" w:eastAsia="Cambria" w:hAnsi="Arial" w:cs="Arial"/>
            <w:sz w:val="24"/>
            <w:szCs w:val="24"/>
          </w:rPr>
          <w:t xml:space="preserve"> </w:t>
        </w:r>
        <w:r w:rsidR="003F04D8" w:rsidRPr="007C21EA">
          <w:rPr>
            <w:rFonts w:ascii="Arial" w:eastAsia="Cambria" w:hAnsi="Arial" w:cs="Arial"/>
            <w:sz w:val="24"/>
            <w:szCs w:val="24"/>
          </w:rPr>
          <w:t>effectively</w:t>
        </w:r>
      </w:ins>
      <w:r w:rsidRPr="007C21EA">
        <w:rPr>
          <w:rFonts w:ascii="Arial" w:eastAsia="Cambria" w:hAnsi="Arial" w:cs="Arial"/>
          <w:sz w:val="24"/>
          <w:szCs w:val="24"/>
        </w:rPr>
        <w:t xml:space="preserve">. Here we utilized a collection of 20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t</w:t>
      </w:r>
      <w:del w:id="6" w:author="Stephen Wandro" w:date="2021-04-29T16:54:00Z">
        <w:r w:rsidRPr="007C21EA" w:rsidDel="003F04D8">
          <w:rPr>
            <w:rFonts w:ascii="Arial" w:eastAsia="Cambria" w:hAnsi="Arial" w:cs="Arial"/>
            <w:sz w:val="24"/>
            <w:szCs w:val="24"/>
          </w:rPr>
          <w:delText xml:space="preserve">o test principles of phage cocktail </w:delText>
        </w:r>
        <w:r w:rsidR="00D904B1" w:rsidRPr="007C21EA" w:rsidDel="003F04D8">
          <w:rPr>
            <w:rFonts w:ascii="Arial" w:eastAsia="Cambria" w:hAnsi="Arial" w:cs="Arial"/>
            <w:sz w:val="24"/>
            <w:szCs w:val="24"/>
          </w:rPr>
          <w:delText xml:space="preserve">design </w:delText>
        </w:r>
        <w:r w:rsidRPr="007C21EA" w:rsidDel="003F04D8">
          <w:rPr>
            <w:rFonts w:ascii="Arial" w:eastAsia="Cambria" w:hAnsi="Arial" w:cs="Arial"/>
            <w:sz w:val="24"/>
            <w:szCs w:val="24"/>
          </w:rPr>
          <w:delText>and</w:delText>
        </w:r>
      </w:del>
      <w:ins w:id="7" w:author="Stephen Wandro" w:date="2021-04-29T16:54:00Z">
        <w:r w:rsidR="003F04D8">
          <w:rPr>
            <w:rFonts w:ascii="Arial" w:eastAsia="Cambria" w:hAnsi="Arial" w:cs="Arial"/>
            <w:sz w:val="24"/>
            <w:szCs w:val="24"/>
          </w:rPr>
          <w:t>o test the efficacy of different cocktail</w:t>
        </w:r>
      </w:ins>
      <w:ins w:id="8" w:author="Stephen Wandro" w:date="2021-04-29T16:55:00Z">
        <w:r w:rsidR="003F04D8">
          <w:rPr>
            <w:rFonts w:ascii="Arial" w:eastAsia="Cambria" w:hAnsi="Arial" w:cs="Arial"/>
            <w:sz w:val="24"/>
            <w:szCs w:val="24"/>
          </w:rPr>
          <w:t xml:space="preserve"> designs</w:t>
        </w:r>
      </w:ins>
      <w:del w:id="9" w:author="Stephen Wandro" w:date="2021-04-29T16:54:00Z">
        <w:r w:rsidRPr="007C21EA" w:rsidDel="003F04D8">
          <w:rPr>
            <w:rFonts w:ascii="Arial" w:eastAsia="Cambria" w:hAnsi="Arial" w:cs="Arial"/>
            <w:sz w:val="24"/>
            <w:szCs w:val="24"/>
          </w:rPr>
          <w:delText xml:space="preserve"> determine the phenotypic effects of evolving </w:delText>
        </w:r>
        <w:r w:rsidR="00D904B1" w:rsidRPr="007C21EA" w:rsidDel="003F04D8">
          <w:rPr>
            <w:rFonts w:ascii="Arial" w:eastAsia="Cambria" w:hAnsi="Arial" w:cs="Arial"/>
            <w:sz w:val="24"/>
            <w:szCs w:val="24"/>
          </w:rPr>
          <w:delText xml:space="preserve">phage </w:delText>
        </w:r>
        <w:r w:rsidRPr="007C21EA" w:rsidDel="003F04D8">
          <w:rPr>
            <w:rFonts w:ascii="Arial" w:eastAsia="Cambria" w:hAnsi="Arial" w:cs="Arial"/>
            <w:sz w:val="24"/>
            <w:szCs w:val="24"/>
          </w:rPr>
          <w:delText xml:space="preserve">resistance in </w:delText>
        </w:r>
        <w:r w:rsidRPr="007C21EA" w:rsidDel="003F04D8">
          <w:rPr>
            <w:rFonts w:ascii="Arial" w:eastAsia="Cambria" w:hAnsi="Arial" w:cs="Arial"/>
            <w:i/>
            <w:sz w:val="24"/>
            <w:szCs w:val="24"/>
          </w:rPr>
          <w:delText xml:space="preserve">Enterococcus </w:delText>
        </w:r>
        <w:r w:rsidRPr="007C21EA" w:rsidDel="003F04D8">
          <w:rPr>
            <w:rFonts w:ascii="Arial" w:eastAsia="Cambria" w:hAnsi="Arial" w:cs="Arial"/>
            <w:sz w:val="24"/>
            <w:szCs w:val="24"/>
          </w:rPr>
          <w:delText xml:space="preserve">isolates </w:delText>
        </w:r>
        <w:r w:rsidR="00D904B1" w:rsidRPr="007C21EA" w:rsidDel="003F04D8">
          <w:rPr>
            <w:rFonts w:ascii="Arial" w:eastAsia="Cambria" w:hAnsi="Arial" w:cs="Arial"/>
            <w:sz w:val="24"/>
            <w:szCs w:val="24"/>
          </w:rPr>
          <w:delText xml:space="preserve">that were susceptible or resistant to antibiotics (e.g., </w:delText>
        </w:r>
        <w:r w:rsidRPr="007C21EA" w:rsidDel="003F04D8">
          <w:rPr>
            <w:rFonts w:ascii="Arial" w:eastAsia="Cambria" w:hAnsi="Arial" w:cs="Arial"/>
            <w:sz w:val="24"/>
            <w:szCs w:val="24"/>
          </w:rPr>
          <w:delText>Vancomycin Resistant Enterococcus (VRE)</w:delText>
        </w:r>
        <w:r w:rsidR="00D904B1" w:rsidRPr="007C21EA" w:rsidDel="003F04D8">
          <w:rPr>
            <w:rFonts w:ascii="Arial" w:eastAsia="Cambria" w:hAnsi="Arial" w:cs="Arial"/>
            <w:sz w:val="24"/>
            <w:szCs w:val="24"/>
          </w:rPr>
          <w:delText>)</w:delText>
        </w:r>
      </w:del>
      <w:r w:rsidRPr="007C21EA">
        <w:rPr>
          <w:rFonts w:ascii="Arial" w:eastAsia="Cambria" w:hAnsi="Arial" w:cs="Arial"/>
          <w:sz w:val="24"/>
          <w:szCs w:val="24"/>
        </w:rPr>
        <w:t xml:space="preserve">. </w:t>
      </w:r>
      <w:r w:rsidR="00596DC7">
        <w:rPr>
          <w:rFonts w:ascii="Arial" w:eastAsia="Cambria" w:hAnsi="Arial" w:cs="Arial"/>
          <w:sz w:val="24"/>
          <w:szCs w:val="24"/>
        </w:rPr>
        <w:t xml:space="preserve">We tested </w:t>
      </w:r>
      <w:r w:rsidR="006F0EBF">
        <w:rPr>
          <w:rFonts w:ascii="Arial" w:eastAsia="Cambria" w:hAnsi="Arial" w:cs="Arial"/>
          <w:sz w:val="24"/>
          <w:szCs w:val="24"/>
        </w:rPr>
        <w:t>the ability of each</w:t>
      </w:r>
      <w:r w:rsidR="00596DC7">
        <w:rPr>
          <w:rFonts w:ascii="Arial" w:eastAsia="Cambria" w:hAnsi="Arial" w:cs="Arial"/>
          <w:sz w:val="24"/>
          <w:szCs w:val="24"/>
        </w:rPr>
        <w:t xml:space="preserve"> phage to clear </w:t>
      </w:r>
      <w:r w:rsidR="00596DC7">
        <w:rPr>
          <w:rFonts w:ascii="Arial" w:eastAsia="Cambria" w:hAnsi="Arial" w:cs="Arial"/>
          <w:i/>
          <w:iCs/>
          <w:sz w:val="24"/>
          <w:szCs w:val="24"/>
        </w:rPr>
        <w:t xml:space="preserve">Enterococcus </w:t>
      </w:r>
      <w:r w:rsidR="00596DC7">
        <w:rPr>
          <w:rFonts w:ascii="Arial" w:eastAsia="Cambria" w:hAnsi="Arial" w:cs="Arial"/>
          <w:sz w:val="24"/>
          <w:szCs w:val="24"/>
        </w:rPr>
        <w:t>host cultures and prevent the emergence of phage resistan</w:t>
      </w:r>
      <w:r w:rsidR="006F0EBF">
        <w:rPr>
          <w:rFonts w:ascii="Arial" w:eastAsia="Cambria" w:hAnsi="Arial" w:cs="Arial"/>
          <w:sz w:val="24"/>
          <w:szCs w:val="24"/>
        </w:rPr>
        <w:t>t</w:t>
      </w:r>
      <w:r w:rsidR="00596DC7">
        <w:rPr>
          <w:rFonts w:ascii="Arial" w:eastAsia="Cambria" w:hAnsi="Arial" w:cs="Arial"/>
          <w:sz w:val="24"/>
          <w:szCs w:val="24"/>
        </w:rPr>
        <w:t xml:space="preserve"> </w:t>
      </w:r>
      <w:r w:rsidR="00596DC7" w:rsidRPr="006F0EBF">
        <w:rPr>
          <w:rFonts w:ascii="Arial" w:eastAsia="Cambria" w:hAnsi="Arial" w:cs="Arial"/>
          <w:i/>
          <w:iCs/>
          <w:sz w:val="24"/>
          <w:szCs w:val="24"/>
        </w:rPr>
        <w:t>Enterococcus</w:t>
      </w:r>
      <w:r w:rsidR="00596DC7">
        <w:rPr>
          <w:rFonts w:ascii="Arial" w:eastAsia="Cambria" w:hAnsi="Arial" w:cs="Arial"/>
          <w:sz w:val="24"/>
          <w:szCs w:val="24"/>
        </w:rPr>
        <w:t xml:space="preserve">. </w:t>
      </w:r>
      <w:r w:rsidR="00596DC7" w:rsidRPr="00596DC7">
        <w:rPr>
          <w:rFonts w:ascii="Arial" w:eastAsia="Cambria" w:hAnsi="Arial" w:cs="Arial"/>
          <w:sz w:val="24"/>
          <w:szCs w:val="24"/>
        </w:rPr>
        <w:t>We</w:t>
      </w:r>
      <w:r w:rsidR="00596DC7">
        <w:rPr>
          <w:rFonts w:ascii="Arial" w:eastAsia="Cambria" w:hAnsi="Arial" w:cs="Arial"/>
          <w:sz w:val="24"/>
          <w:szCs w:val="24"/>
        </w:rPr>
        <w:t xml:space="preserve"> found that some phages which were ineffective individually</w:t>
      </w:r>
      <w:ins w:id="10" w:author="Stephen Wandro" w:date="2021-04-29T16:55:00Z">
        <w:r w:rsidR="003F04D8">
          <w:rPr>
            <w:rFonts w:ascii="Arial" w:eastAsia="Cambria" w:hAnsi="Arial" w:cs="Arial"/>
            <w:sz w:val="24"/>
            <w:szCs w:val="24"/>
          </w:rPr>
          <w:t>,</w:t>
        </w:r>
      </w:ins>
      <w:r w:rsidR="00596DC7">
        <w:rPr>
          <w:rFonts w:ascii="Arial" w:eastAsia="Cambria" w:hAnsi="Arial" w:cs="Arial"/>
          <w:sz w:val="24"/>
          <w:szCs w:val="24"/>
        </w:rPr>
        <w:t xml:space="preserve"> were </w:t>
      </w:r>
      <w:r w:rsidR="006F0EBF">
        <w:rPr>
          <w:rFonts w:ascii="Arial" w:eastAsia="Cambria" w:hAnsi="Arial" w:cs="Arial"/>
          <w:sz w:val="24"/>
          <w:szCs w:val="24"/>
        </w:rPr>
        <w:t xml:space="preserve">effective </w:t>
      </w:r>
      <w:ins w:id="11" w:author="Stephen Wandro" w:date="2021-04-29T16:56:00Z">
        <w:r w:rsidR="003F04D8">
          <w:rPr>
            <w:rFonts w:ascii="Arial" w:eastAsia="Cambria" w:hAnsi="Arial" w:cs="Arial"/>
            <w:sz w:val="24"/>
            <w:szCs w:val="24"/>
          </w:rPr>
          <w:t>in cocktails</w:t>
        </w:r>
        <w:r w:rsidR="003F04D8">
          <w:rPr>
            <w:rFonts w:ascii="Arial" w:eastAsia="Cambria" w:hAnsi="Arial" w:cs="Arial"/>
            <w:sz w:val="24"/>
            <w:szCs w:val="24"/>
          </w:rPr>
          <w:t xml:space="preserve"> </w:t>
        </w:r>
      </w:ins>
      <w:r w:rsidR="006F0EBF">
        <w:rPr>
          <w:rFonts w:ascii="Arial" w:eastAsia="Cambria" w:hAnsi="Arial" w:cs="Arial"/>
          <w:sz w:val="24"/>
          <w:szCs w:val="24"/>
        </w:rPr>
        <w:t xml:space="preserve">at clearing </w:t>
      </w:r>
      <w:ins w:id="12" w:author="Stephen Wandro" w:date="2021-04-29T16:56:00Z">
        <w:r w:rsidR="003F04D8">
          <w:rPr>
            <w:rFonts w:ascii="Arial" w:eastAsia="Cambria" w:hAnsi="Arial" w:cs="Arial"/>
            <w:i/>
            <w:iCs/>
            <w:sz w:val="24"/>
            <w:szCs w:val="24"/>
          </w:rPr>
          <w:t>Enterococcus</w:t>
        </w:r>
        <w:r w:rsidR="003F04D8">
          <w:rPr>
            <w:rFonts w:ascii="Arial" w:eastAsia="Cambria" w:hAnsi="Arial" w:cs="Arial"/>
            <w:sz w:val="24"/>
            <w:szCs w:val="24"/>
          </w:rPr>
          <w:t xml:space="preserve"> cultures</w:t>
        </w:r>
      </w:ins>
      <w:del w:id="13" w:author="Stephen Wandro" w:date="2021-04-29T16:56:00Z">
        <w:r w:rsidR="006F0EBF" w:rsidDel="003F04D8">
          <w:rPr>
            <w:rFonts w:ascii="Arial" w:eastAsia="Cambria" w:hAnsi="Arial" w:cs="Arial"/>
            <w:sz w:val="24"/>
            <w:szCs w:val="24"/>
          </w:rPr>
          <w:delText>the bacterial culture</w:delText>
        </w:r>
        <w:r w:rsidR="00596DC7" w:rsidDel="003F04D8">
          <w:rPr>
            <w:rFonts w:ascii="Arial" w:eastAsia="Cambria" w:hAnsi="Arial" w:cs="Arial"/>
            <w:sz w:val="24"/>
            <w:szCs w:val="24"/>
          </w:rPr>
          <w:delText xml:space="preserve"> when used</w:delText>
        </w:r>
      </w:del>
      <w:del w:id="14" w:author="Stephen Wandro" w:date="2021-04-29T16:55:00Z">
        <w:r w:rsidR="00596DC7" w:rsidDel="003F04D8">
          <w:rPr>
            <w:rFonts w:ascii="Arial" w:eastAsia="Cambria" w:hAnsi="Arial" w:cs="Arial"/>
            <w:sz w:val="24"/>
            <w:szCs w:val="24"/>
          </w:rPr>
          <w:delText xml:space="preserve"> in cocktails</w:delText>
        </w:r>
      </w:del>
      <w:r w:rsidR="00596DC7">
        <w:rPr>
          <w:rFonts w:ascii="Arial" w:eastAsia="Cambria" w:hAnsi="Arial" w:cs="Arial"/>
          <w:sz w:val="24"/>
          <w:szCs w:val="24"/>
        </w:rPr>
        <w:t>.</w:t>
      </w:r>
      <w:r w:rsidR="00704F83">
        <w:rPr>
          <w:rFonts w:ascii="Arial" w:eastAsia="Cambria" w:hAnsi="Arial" w:cs="Arial"/>
          <w:sz w:val="24"/>
          <w:szCs w:val="24"/>
        </w:rPr>
        <w:t xml:space="preserve"> </w:t>
      </w:r>
      <w:r w:rsidRPr="007C21EA">
        <w:rPr>
          <w:rFonts w:ascii="Arial" w:eastAsia="Cambria" w:hAnsi="Arial" w:cs="Arial"/>
          <w:sz w:val="24"/>
          <w:szCs w:val="24"/>
        </w:rPr>
        <w:t xml:space="preserve">To understand the dynamics within phage cocktails, we used qPCR to track which phages increased in abundance in each cocktail, </w:t>
      </w:r>
      <w:r w:rsidR="00704F83">
        <w:rPr>
          <w:rFonts w:ascii="Arial" w:hAnsi="Arial" w:cs="Arial"/>
          <w:color w:val="000000"/>
          <w:sz w:val="24"/>
          <w:szCs w:val="24"/>
        </w:rPr>
        <w:t>a</w:t>
      </w:r>
      <w:r w:rsidR="00704F83" w:rsidRPr="00704F83">
        <w:rPr>
          <w:rFonts w:ascii="Arial" w:hAnsi="Arial" w:cs="Arial"/>
          <w:color w:val="000000"/>
          <w:sz w:val="24"/>
          <w:szCs w:val="24"/>
        </w:rPr>
        <w:t>nd saw dynamics ranging from one dominant phage to even phage growth</w:t>
      </w:r>
      <w:r w:rsidRPr="007C21EA">
        <w:rPr>
          <w:rFonts w:ascii="Arial" w:eastAsia="Cambria" w:hAnsi="Arial" w:cs="Arial"/>
          <w:sz w:val="24"/>
          <w:szCs w:val="24"/>
        </w:rPr>
        <w:t>.</w:t>
      </w:r>
      <w:del w:id="15" w:author="Stephen Wandro" w:date="2021-04-29T16:56:00Z">
        <w:r w:rsidRPr="007C21EA" w:rsidDel="003F04D8">
          <w:rPr>
            <w:rFonts w:ascii="Arial" w:eastAsia="Cambria" w:hAnsi="Arial" w:cs="Arial"/>
            <w:sz w:val="24"/>
            <w:szCs w:val="24"/>
          </w:rPr>
          <w:delText xml:space="preserve"> </w:delText>
        </w:r>
        <w:r w:rsidR="00704F83" w:rsidRPr="00704F83" w:rsidDel="003F04D8">
          <w:rPr>
            <w:rFonts w:ascii="Arial" w:hAnsi="Arial" w:cs="Arial"/>
            <w:color w:val="000000"/>
            <w:sz w:val="24"/>
            <w:szCs w:val="24"/>
          </w:rPr>
          <w:delText>Further, we isolated several phage</w:delText>
        </w:r>
        <w:r w:rsidR="00704F83" w:rsidDel="003F04D8">
          <w:rPr>
            <w:rFonts w:ascii="Arial" w:hAnsi="Arial" w:cs="Arial"/>
            <w:color w:val="000000"/>
            <w:sz w:val="24"/>
            <w:szCs w:val="24"/>
          </w:rPr>
          <w:delText>-</w:delText>
        </w:r>
        <w:r w:rsidR="00704F83" w:rsidRPr="00704F83" w:rsidDel="003F04D8">
          <w:rPr>
            <w:rFonts w:ascii="Arial" w:hAnsi="Arial" w:cs="Arial"/>
            <w:color w:val="000000"/>
            <w:sz w:val="24"/>
            <w:szCs w:val="24"/>
          </w:rPr>
          <w:delText>resistant mutants to test for altered Vancomycin sensitivity.</w:delText>
        </w:r>
      </w:del>
      <w:r w:rsidR="00704F83" w:rsidRPr="00704F83">
        <w:rPr>
          <w:rFonts w:ascii="Arial" w:hAnsi="Arial" w:cs="Arial"/>
          <w:color w:val="000000"/>
          <w:sz w:val="24"/>
          <w:szCs w:val="24"/>
        </w:rPr>
        <w:t xml:space="preserve"> </w:t>
      </w:r>
      <w:ins w:id="16" w:author="Stephen Wandro" w:date="2021-04-29T16:57:00Z">
        <w:r w:rsidR="001B3409">
          <w:rPr>
            <w:rFonts w:ascii="Arial" w:hAnsi="Arial" w:cs="Arial"/>
            <w:color w:val="000000"/>
            <w:sz w:val="24"/>
            <w:szCs w:val="24"/>
          </w:rPr>
          <w:t xml:space="preserve">By sequencing phage resistant mutants when they arose, we saw that </w:t>
        </w:r>
        <w:r w:rsidR="001B3409" w:rsidRPr="001B3409">
          <w:rPr>
            <w:rFonts w:ascii="Arial" w:hAnsi="Arial" w:cs="Arial"/>
            <w:i/>
            <w:iCs/>
            <w:color w:val="000000"/>
            <w:sz w:val="24"/>
            <w:szCs w:val="24"/>
            <w:rPrChange w:id="17" w:author="Stephen Wandro" w:date="2021-04-29T16:57:00Z">
              <w:rPr>
                <w:rFonts w:ascii="Arial" w:hAnsi="Arial" w:cs="Arial"/>
                <w:color w:val="000000"/>
                <w:sz w:val="24"/>
                <w:szCs w:val="24"/>
              </w:rPr>
            </w:rPrChange>
          </w:rPr>
          <w:t>Enterococcus</w:t>
        </w:r>
        <w:r w:rsidR="001B3409">
          <w:rPr>
            <w:rFonts w:ascii="Arial" w:hAnsi="Arial" w:cs="Arial"/>
            <w:color w:val="000000"/>
            <w:sz w:val="24"/>
            <w:szCs w:val="24"/>
          </w:rPr>
          <w:t xml:space="preserve"> consistently </w:t>
        </w:r>
      </w:ins>
      <w:ins w:id="18" w:author="Stephen Wandro" w:date="2021-04-29T16:58:00Z">
        <w:r w:rsidR="001B3409">
          <w:rPr>
            <w:rFonts w:ascii="Arial" w:hAnsi="Arial" w:cs="Arial"/>
            <w:color w:val="000000"/>
            <w:sz w:val="24"/>
            <w:szCs w:val="24"/>
          </w:rPr>
          <w:t>mutates exopolysaccharide synthesis genes</w:t>
        </w:r>
      </w:ins>
      <w:del w:id="19" w:author="Stephen Wandro" w:date="2021-04-29T16:57:00Z">
        <w:r w:rsidR="00704F83" w:rsidRPr="00704F83" w:rsidDel="001B3409">
          <w:rPr>
            <w:rFonts w:ascii="Arial" w:hAnsi="Arial" w:cs="Arial"/>
            <w:color w:val="000000"/>
            <w:sz w:val="24"/>
            <w:szCs w:val="24"/>
          </w:rPr>
          <w:delText>We found that mutants tended to have no change or slightly increased resistance to Vancomycin.</w:delText>
        </w:r>
        <w:r w:rsidR="00704F83" w:rsidDel="001B3409">
          <w:rPr>
            <w:rFonts w:ascii="Arial" w:hAnsi="Arial" w:cs="Arial"/>
            <w:color w:val="000000"/>
            <w:sz w:val="24"/>
            <w:szCs w:val="24"/>
          </w:rPr>
          <w:delText xml:space="preserve"> </w:delText>
        </w:r>
      </w:del>
      <w:del w:id="20" w:author="Stephen Wandro" w:date="2021-04-29T16:58:00Z">
        <w:r w:rsidRPr="007C21EA" w:rsidDel="001B3409">
          <w:rPr>
            <w:rFonts w:ascii="Arial" w:eastAsia="Cambria" w:hAnsi="Arial" w:cs="Arial"/>
            <w:sz w:val="24"/>
            <w:szCs w:val="24"/>
          </w:rPr>
          <w:delText>By demonstrating the efficacy of phage cocktails in suppressing growth of antibiotic susceptible and VRE clinical isolates when exposed to phages,</w:delText>
        </w:r>
      </w:del>
      <w:ins w:id="21" w:author="Stephen Wandro" w:date="2021-04-29T16:58:00Z">
        <w:r w:rsidR="001B3409">
          <w:rPr>
            <w:rFonts w:ascii="Arial" w:eastAsia="Cambria" w:hAnsi="Arial" w:cs="Arial"/>
            <w:sz w:val="24"/>
            <w:szCs w:val="24"/>
          </w:rPr>
          <w:t>.</w:t>
        </w:r>
      </w:ins>
      <w:r w:rsidRPr="007C21EA">
        <w:rPr>
          <w:rFonts w:ascii="Arial" w:eastAsia="Cambria" w:hAnsi="Arial" w:cs="Arial"/>
          <w:sz w:val="24"/>
          <w:szCs w:val="24"/>
        </w:rPr>
        <w:t xml:space="preserve"> </w:t>
      </w:r>
      <w:ins w:id="22" w:author="Stephen Wandro" w:date="2021-04-29T16:59:00Z">
        <w:r w:rsidR="001B3409">
          <w:rPr>
            <w:rFonts w:ascii="Arial" w:eastAsia="Cambria" w:hAnsi="Arial" w:cs="Arial"/>
            <w:sz w:val="24"/>
            <w:szCs w:val="24"/>
          </w:rPr>
          <w:t>T</w:t>
        </w:r>
      </w:ins>
      <w:del w:id="23" w:author="Stephen Wandro" w:date="2021-04-29T16:59:00Z">
        <w:r w:rsidRPr="007C21EA" w:rsidDel="001B3409">
          <w:rPr>
            <w:rFonts w:ascii="Arial" w:eastAsia="Cambria" w:hAnsi="Arial" w:cs="Arial"/>
            <w:sz w:val="24"/>
            <w:szCs w:val="24"/>
          </w:rPr>
          <w:delText>t</w:delText>
        </w:r>
      </w:del>
      <w:r w:rsidRPr="007C21EA">
        <w:rPr>
          <w:rFonts w:ascii="Arial" w:eastAsia="Cambria" w:hAnsi="Arial" w:cs="Arial"/>
          <w:sz w:val="24"/>
          <w:szCs w:val="24"/>
        </w:rPr>
        <w:t xml:space="preserve">his work will help to inform cocktail design for </w:t>
      </w:r>
      <w:ins w:id="24" w:author="Stephen Wandro" w:date="2021-04-29T16:59:00Z">
        <w:r w:rsidR="001B3409" w:rsidRPr="001B3409">
          <w:rPr>
            <w:rFonts w:ascii="Arial" w:eastAsia="Cambria" w:hAnsi="Arial" w:cs="Arial"/>
            <w:i/>
            <w:iCs/>
            <w:sz w:val="24"/>
            <w:szCs w:val="24"/>
            <w:rPrChange w:id="25" w:author="Stephen Wandro" w:date="2021-04-29T16:59:00Z">
              <w:rPr>
                <w:rFonts w:ascii="Arial" w:eastAsia="Cambria" w:hAnsi="Arial" w:cs="Arial"/>
                <w:i/>
                <w:iCs/>
                <w:sz w:val="24"/>
                <w:szCs w:val="24"/>
              </w:rPr>
            </w:rPrChange>
          </w:rPr>
          <w:t>Enterococcus</w:t>
        </w:r>
      </w:ins>
      <w:del w:id="26" w:author="Stephen Wandro" w:date="2021-04-29T16:59:00Z">
        <w:r w:rsidRPr="001B3409" w:rsidDel="001B3409">
          <w:rPr>
            <w:rFonts w:ascii="Arial" w:eastAsia="Cambria" w:hAnsi="Arial" w:cs="Arial"/>
            <w:sz w:val="24"/>
            <w:szCs w:val="24"/>
            <w:rPrChange w:id="27" w:author="Stephen Wandro" w:date="2021-04-29T16:59:00Z">
              <w:rPr>
                <w:rFonts w:ascii="Arial" w:eastAsia="Cambria" w:hAnsi="Arial" w:cs="Arial"/>
                <w:sz w:val="24"/>
                <w:szCs w:val="24"/>
              </w:rPr>
            </w:rPrChange>
          </w:rPr>
          <w:delText>future</w:delText>
        </w:r>
      </w:del>
      <w:ins w:id="28" w:author="Stephen Wandro" w:date="2021-04-29T16:59:00Z">
        <w:r w:rsidR="001B3409">
          <w:rPr>
            <w:rFonts w:ascii="Arial" w:eastAsia="Cambria" w:hAnsi="Arial" w:cs="Arial"/>
            <w:sz w:val="24"/>
            <w:szCs w:val="24"/>
          </w:rPr>
          <w:t xml:space="preserve">, which is an important target for </w:t>
        </w:r>
      </w:ins>
      <w:del w:id="29" w:author="Stephen Wandro" w:date="2021-04-29T16:59:00Z">
        <w:r w:rsidRPr="007C21EA" w:rsidDel="001B3409">
          <w:rPr>
            <w:rFonts w:ascii="Arial" w:eastAsia="Cambria" w:hAnsi="Arial" w:cs="Arial"/>
            <w:sz w:val="24"/>
            <w:szCs w:val="24"/>
          </w:rPr>
          <w:delText xml:space="preserve"> </w:delText>
        </w:r>
      </w:del>
      <w:r w:rsidRPr="007C21EA">
        <w:rPr>
          <w:rFonts w:ascii="Arial" w:eastAsia="Cambria" w:hAnsi="Arial" w:cs="Arial"/>
          <w:sz w:val="24"/>
          <w:szCs w:val="24"/>
        </w:rPr>
        <w:t>phage therapy applications.</w:t>
      </w:r>
    </w:p>
    <w:p w14:paraId="00000010" w14:textId="77777777" w:rsidR="000207FA" w:rsidRPr="007C21EA" w:rsidRDefault="000207FA">
      <w:pPr>
        <w:spacing w:line="480" w:lineRule="auto"/>
        <w:rPr>
          <w:rFonts w:ascii="Arial" w:eastAsia="Cambria" w:hAnsi="Arial" w:cs="Arial"/>
          <w:b/>
          <w:sz w:val="24"/>
          <w:szCs w:val="24"/>
        </w:rPr>
      </w:pPr>
    </w:p>
    <w:p w14:paraId="00000011" w14:textId="24F87744" w:rsidR="000207FA" w:rsidRPr="007C21EA" w:rsidRDefault="00563D7E" w:rsidP="00296D15">
      <w:pPr>
        <w:keepNext/>
        <w:spacing w:line="480" w:lineRule="auto"/>
        <w:rPr>
          <w:rFonts w:ascii="Arial" w:eastAsia="Cambria" w:hAnsi="Arial" w:cs="Arial"/>
          <w:b/>
          <w:sz w:val="24"/>
          <w:szCs w:val="24"/>
        </w:rPr>
      </w:pPr>
      <w:r w:rsidRPr="007C21EA">
        <w:rPr>
          <w:rFonts w:ascii="Arial" w:eastAsia="Cambria" w:hAnsi="Arial" w:cs="Arial"/>
          <w:b/>
          <w:sz w:val="24"/>
          <w:szCs w:val="24"/>
        </w:rPr>
        <w:t>IMPACT</w:t>
      </w:r>
    </w:p>
    <w:p w14:paraId="4ED84DFA" w14:textId="679A54C1" w:rsidR="00563D7E" w:rsidRPr="007C21EA" w:rsidRDefault="005B7436">
      <w:pPr>
        <w:spacing w:line="480" w:lineRule="auto"/>
        <w:rPr>
          <w:rFonts w:ascii="Arial" w:eastAsia="Cambria" w:hAnsi="Arial" w:cs="Arial"/>
          <w:b/>
          <w:sz w:val="24"/>
          <w:szCs w:val="24"/>
        </w:rPr>
      </w:pPr>
      <w:ins w:id="30" w:author="Stephen Wandro" w:date="2021-04-29T17:02:00Z">
        <w:r>
          <w:rPr>
            <w:rFonts w:ascii="Arial" w:eastAsia="Cambria" w:hAnsi="Arial" w:cs="Arial"/>
            <w:sz w:val="24"/>
            <w:szCs w:val="24"/>
          </w:rPr>
          <w:t xml:space="preserve">Due to the rise in antibiotic resistance, </w:t>
        </w:r>
      </w:ins>
      <w:del w:id="31" w:author="Stephen Wandro" w:date="2021-04-29T16:59:00Z">
        <w:r w:rsidR="00563D7E" w:rsidRPr="007C21EA" w:rsidDel="00F512E1">
          <w:rPr>
            <w:rFonts w:ascii="Arial" w:eastAsia="Cambria" w:hAnsi="Arial" w:cs="Arial"/>
            <w:sz w:val="24"/>
            <w:szCs w:val="24"/>
          </w:rPr>
          <w:delText xml:space="preserve">Antibiotic resistant </w:delText>
        </w:r>
      </w:del>
      <w:r w:rsidR="00563D7E" w:rsidRPr="007C21EA">
        <w:rPr>
          <w:rFonts w:ascii="Arial" w:eastAsia="Cambria" w:hAnsi="Arial" w:cs="Arial"/>
          <w:i/>
          <w:sz w:val="24"/>
          <w:szCs w:val="24"/>
        </w:rPr>
        <w:t>Enterococcus</w:t>
      </w:r>
      <w:r w:rsidR="00563D7E" w:rsidRPr="007C21EA">
        <w:rPr>
          <w:rFonts w:ascii="Arial" w:eastAsia="Cambria" w:hAnsi="Arial" w:cs="Arial"/>
          <w:sz w:val="24"/>
          <w:szCs w:val="24"/>
        </w:rPr>
        <w:t xml:space="preserve"> infections are a major health crisis that requires the development of alternative therapies. Phage therapy could </w:t>
      </w:r>
      <w:del w:id="32" w:author="Stephen Wandro" w:date="2021-04-29T17:02:00Z">
        <w:r w:rsidR="00563D7E" w:rsidRPr="007C21EA" w:rsidDel="005B7436">
          <w:rPr>
            <w:rFonts w:ascii="Arial" w:eastAsia="Cambria" w:hAnsi="Arial" w:cs="Arial"/>
            <w:sz w:val="24"/>
            <w:szCs w:val="24"/>
          </w:rPr>
          <w:delText>be an alternative to antibiotics</w:delText>
        </w:r>
      </w:del>
      <w:ins w:id="33" w:author="Stephen Wandro" w:date="2021-04-29T17:02:00Z">
        <w:r>
          <w:rPr>
            <w:rFonts w:ascii="Arial" w:eastAsia="Cambria" w:hAnsi="Arial" w:cs="Arial"/>
            <w:sz w:val="24"/>
            <w:szCs w:val="24"/>
          </w:rPr>
          <w:t>provide another alternative to antibiotics</w:t>
        </w:r>
      </w:ins>
      <w:r w:rsidR="00563D7E" w:rsidRPr="007C21EA">
        <w:rPr>
          <w:rFonts w:ascii="Arial" w:eastAsia="Cambria" w:hAnsi="Arial" w:cs="Arial"/>
          <w:sz w:val="24"/>
          <w:szCs w:val="24"/>
        </w:rPr>
        <w:t xml:space="preserve"> and has shown promise in </w:t>
      </w:r>
      <w:r w:rsidR="00563D7E" w:rsidRPr="007C21EA">
        <w:rPr>
          <w:rFonts w:ascii="Arial" w:eastAsia="Cambria" w:hAnsi="Arial" w:cs="Arial"/>
          <w:i/>
          <w:sz w:val="24"/>
          <w:szCs w:val="24"/>
        </w:rPr>
        <w:t>in vitro</w:t>
      </w:r>
      <w:r w:rsidR="00563D7E" w:rsidRPr="007C21EA">
        <w:rPr>
          <w:rFonts w:ascii="Arial" w:eastAsia="Cambria" w:hAnsi="Arial" w:cs="Arial"/>
          <w:sz w:val="24"/>
          <w:szCs w:val="24"/>
        </w:rPr>
        <w:t xml:space="preserve"> and in early clinical studies. Phage therapy in the form of cocktails is often suggested, with similar goals as the combination therapy that has been successful in the treatment of HIV infection, but </w:t>
      </w:r>
      <w:ins w:id="34" w:author="Stephen Wandro" w:date="2021-04-29T17:02:00Z">
        <w:r>
          <w:rPr>
            <w:rFonts w:ascii="Arial" w:eastAsia="Cambria" w:hAnsi="Arial" w:cs="Arial"/>
            <w:sz w:val="24"/>
            <w:szCs w:val="24"/>
          </w:rPr>
          <w:t xml:space="preserve">for many hosts, </w:t>
        </w:r>
      </w:ins>
      <w:r w:rsidR="00563D7E" w:rsidRPr="007C21EA">
        <w:rPr>
          <w:rFonts w:ascii="Arial" w:eastAsia="Cambria" w:hAnsi="Arial" w:cs="Arial"/>
          <w:sz w:val="24"/>
          <w:szCs w:val="24"/>
        </w:rPr>
        <w:t xml:space="preserve">there is little </w:t>
      </w:r>
      <w:ins w:id="35" w:author="Stephen Wandro" w:date="2021-04-29T17:02:00Z">
        <w:r>
          <w:rPr>
            <w:rFonts w:ascii="Arial" w:eastAsia="Cambria" w:hAnsi="Arial" w:cs="Arial"/>
            <w:sz w:val="24"/>
            <w:szCs w:val="24"/>
          </w:rPr>
          <w:t xml:space="preserve">known </w:t>
        </w:r>
      </w:ins>
      <w:del w:id="36" w:author="Stephen Wandro" w:date="2021-04-29T17:02:00Z">
        <w:r w:rsidR="00563D7E" w:rsidRPr="007C21EA" w:rsidDel="005B7436">
          <w:rPr>
            <w:rFonts w:ascii="Arial" w:eastAsia="Cambria" w:hAnsi="Arial" w:cs="Arial"/>
            <w:sz w:val="24"/>
            <w:szCs w:val="24"/>
          </w:rPr>
          <w:delText xml:space="preserve">understanding </w:delText>
        </w:r>
      </w:del>
      <w:r w:rsidR="00563D7E" w:rsidRPr="007C21EA">
        <w:rPr>
          <w:rFonts w:ascii="Arial" w:eastAsia="Cambria" w:hAnsi="Arial" w:cs="Arial"/>
          <w:sz w:val="24"/>
          <w:szCs w:val="24"/>
        </w:rPr>
        <w:t xml:space="preserve">about how to combine phages </w:t>
      </w:r>
      <w:r w:rsidR="00020E9F" w:rsidRPr="007C21EA">
        <w:rPr>
          <w:rFonts w:ascii="Arial" w:eastAsia="Cambria" w:hAnsi="Arial" w:cs="Arial"/>
          <w:sz w:val="24"/>
          <w:szCs w:val="24"/>
        </w:rPr>
        <w:t xml:space="preserve">most </w:t>
      </w:r>
      <w:r w:rsidR="00563D7E" w:rsidRPr="007C21EA">
        <w:rPr>
          <w:rFonts w:ascii="Arial" w:eastAsia="Cambria" w:hAnsi="Arial" w:cs="Arial"/>
          <w:sz w:val="24"/>
          <w:szCs w:val="24"/>
        </w:rPr>
        <w:t>effective</w:t>
      </w:r>
      <w:r w:rsidR="00020E9F" w:rsidRPr="007C21EA">
        <w:rPr>
          <w:rFonts w:ascii="Arial" w:eastAsia="Cambria" w:hAnsi="Arial" w:cs="Arial"/>
          <w:sz w:val="24"/>
          <w:szCs w:val="24"/>
        </w:rPr>
        <w:t>ly</w:t>
      </w:r>
      <w:r w:rsidR="00563D7E" w:rsidRPr="007C21EA">
        <w:rPr>
          <w:rFonts w:ascii="Arial" w:eastAsia="Cambria" w:hAnsi="Arial" w:cs="Arial"/>
          <w:sz w:val="24"/>
          <w:szCs w:val="24"/>
        </w:rPr>
        <w:t xml:space="preserve">. </w:t>
      </w:r>
      <w:r w:rsidR="00563D7E" w:rsidRPr="007C21EA">
        <w:rPr>
          <w:rFonts w:ascii="Arial" w:eastAsia="Cambria" w:hAnsi="Arial" w:cs="Arial"/>
          <w:sz w:val="24"/>
          <w:szCs w:val="24"/>
        </w:rPr>
        <w:lastRenderedPageBreak/>
        <w:t xml:space="preserve">Here we utilized a collection of 20 </w:t>
      </w:r>
      <w:r w:rsidR="00563D7E" w:rsidRPr="007C21EA">
        <w:rPr>
          <w:rFonts w:ascii="Arial" w:eastAsia="Cambria" w:hAnsi="Arial" w:cs="Arial"/>
          <w:i/>
          <w:sz w:val="24"/>
          <w:szCs w:val="24"/>
        </w:rPr>
        <w:t>Enterococcus</w:t>
      </w:r>
      <w:r w:rsidR="00563D7E" w:rsidRPr="007C21EA">
        <w:rPr>
          <w:rFonts w:ascii="Arial" w:eastAsia="Cambria" w:hAnsi="Arial" w:cs="Arial"/>
          <w:sz w:val="24"/>
          <w:szCs w:val="24"/>
        </w:rPr>
        <w:t xml:space="preserve"> phages to test </w:t>
      </w:r>
      <w:r w:rsidR="00020E9F" w:rsidRPr="007C21EA">
        <w:rPr>
          <w:rFonts w:ascii="Arial" w:eastAsia="Cambria" w:hAnsi="Arial" w:cs="Arial"/>
          <w:sz w:val="24"/>
          <w:szCs w:val="24"/>
        </w:rPr>
        <w:t>whether several</w:t>
      </w:r>
      <w:r w:rsidR="00563D7E" w:rsidRPr="007C21EA">
        <w:rPr>
          <w:rFonts w:ascii="Arial" w:eastAsia="Cambria" w:hAnsi="Arial" w:cs="Arial"/>
          <w:sz w:val="24"/>
          <w:szCs w:val="24"/>
        </w:rPr>
        <w:t xml:space="preserve"> phage cocktails </w:t>
      </w:r>
      <w:r w:rsidR="00020E9F" w:rsidRPr="007C21EA">
        <w:rPr>
          <w:rFonts w:ascii="Arial" w:eastAsia="Cambria" w:hAnsi="Arial" w:cs="Arial"/>
          <w:sz w:val="24"/>
          <w:szCs w:val="24"/>
        </w:rPr>
        <w:t xml:space="preserve">could prevent the host from evolving resistance to therapy </w:t>
      </w:r>
      <w:r w:rsidR="00563D7E" w:rsidRPr="007C21EA">
        <w:rPr>
          <w:rFonts w:ascii="Arial" w:eastAsia="Cambria" w:hAnsi="Arial" w:cs="Arial"/>
          <w:sz w:val="24"/>
          <w:szCs w:val="24"/>
        </w:rPr>
        <w:t xml:space="preserve">and </w:t>
      </w:r>
      <w:r w:rsidR="00020E9F" w:rsidRPr="007C21EA">
        <w:rPr>
          <w:rFonts w:ascii="Arial" w:eastAsia="Cambria" w:hAnsi="Arial" w:cs="Arial"/>
          <w:sz w:val="24"/>
          <w:szCs w:val="24"/>
        </w:rPr>
        <w:t xml:space="preserve">to </w:t>
      </w:r>
      <w:r w:rsidR="00563D7E" w:rsidRPr="007C21EA">
        <w:rPr>
          <w:rFonts w:ascii="Arial" w:eastAsia="Cambria" w:hAnsi="Arial" w:cs="Arial"/>
          <w:sz w:val="24"/>
          <w:szCs w:val="24"/>
        </w:rPr>
        <w:t>determine</w:t>
      </w:r>
      <w:del w:id="37" w:author="Stephen Wandro" w:date="2021-04-29T17:03:00Z">
        <w:r w:rsidR="00563D7E" w:rsidRPr="007C21EA" w:rsidDel="005B7436">
          <w:rPr>
            <w:rFonts w:ascii="Arial" w:eastAsia="Cambria" w:hAnsi="Arial" w:cs="Arial"/>
            <w:sz w:val="24"/>
            <w:szCs w:val="24"/>
          </w:rPr>
          <w:delText xml:space="preserve"> </w:delText>
        </w:r>
      </w:del>
      <w:ins w:id="38" w:author="Stephen Wandro" w:date="2021-04-29T17:03:00Z">
        <w:r>
          <w:rPr>
            <w:rFonts w:ascii="Arial" w:eastAsia="Cambria" w:hAnsi="Arial" w:cs="Arial"/>
            <w:sz w:val="24"/>
            <w:szCs w:val="24"/>
          </w:rPr>
          <w:t xml:space="preserve"> which combinations of phages were most effective</w:t>
        </w:r>
      </w:ins>
      <w:del w:id="39" w:author="Stephen Wandro" w:date="2021-04-29T17:03:00Z">
        <w:r w:rsidR="00020E9F" w:rsidRPr="007C21EA" w:rsidDel="005B7436">
          <w:rPr>
            <w:rFonts w:ascii="Arial" w:eastAsia="Cambria" w:hAnsi="Arial" w:cs="Arial"/>
            <w:sz w:val="24"/>
            <w:szCs w:val="24"/>
          </w:rPr>
          <w:delText>whether evolving resistance to phages affected host susceptibility to</w:delText>
        </w:r>
        <w:r w:rsidR="00563D7E" w:rsidRPr="007C21EA" w:rsidDel="005B7436">
          <w:rPr>
            <w:rFonts w:ascii="Arial" w:eastAsia="Cambria" w:hAnsi="Arial" w:cs="Arial"/>
            <w:sz w:val="24"/>
            <w:szCs w:val="24"/>
          </w:rPr>
          <w:delText xml:space="preserve"> antibiotic</w:delText>
        </w:r>
        <w:r w:rsidR="00020E9F" w:rsidRPr="007C21EA" w:rsidDel="005B7436">
          <w:rPr>
            <w:rFonts w:ascii="Arial" w:eastAsia="Cambria" w:hAnsi="Arial" w:cs="Arial"/>
            <w:sz w:val="24"/>
            <w:szCs w:val="24"/>
          </w:rPr>
          <w:delText>s</w:delText>
        </w:r>
      </w:del>
      <w:r w:rsidR="00563D7E" w:rsidRPr="007C21EA">
        <w:rPr>
          <w:rFonts w:ascii="Arial" w:eastAsia="Cambria" w:hAnsi="Arial" w:cs="Arial"/>
          <w:sz w:val="24"/>
          <w:szCs w:val="24"/>
        </w:rPr>
        <w:t>. We showed that cocktails of two or three unrelated phages often prevented the growth of phage-resistant mutants</w:t>
      </w:r>
      <w:ins w:id="40" w:author="Stephen Wandro" w:date="2021-04-29T17:03:00Z">
        <w:r>
          <w:rPr>
            <w:rFonts w:ascii="Arial" w:eastAsia="Cambria" w:hAnsi="Arial" w:cs="Arial"/>
            <w:sz w:val="24"/>
            <w:szCs w:val="24"/>
          </w:rPr>
          <w:t>. Further, we measured which phages are replicating the m</w:t>
        </w:r>
      </w:ins>
      <w:ins w:id="41" w:author="Stephen Wandro" w:date="2021-04-29T17:04:00Z">
        <w:r>
          <w:rPr>
            <w:rFonts w:ascii="Arial" w:eastAsia="Cambria" w:hAnsi="Arial" w:cs="Arial"/>
            <w:sz w:val="24"/>
            <w:szCs w:val="24"/>
          </w:rPr>
          <w:t>ost in each cocktail, and that</w:t>
        </w:r>
      </w:ins>
      <w:ins w:id="42" w:author="Stephen Wandro" w:date="2021-04-29T17:05:00Z">
        <w:r>
          <w:rPr>
            <w:rFonts w:ascii="Arial" w:eastAsia="Cambria" w:hAnsi="Arial" w:cs="Arial"/>
            <w:sz w:val="24"/>
            <w:szCs w:val="24"/>
          </w:rPr>
          <w:t xml:space="preserve"> when phage cocktails are not effective, it is because </w:t>
        </w:r>
      </w:ins>
      <w:ins w:id="43" w:author="Stephen Wandro" w:date="2021-04-29T17:04:00Z">
        <w:r w:rsidRPr="005B7436">
          <w:rPr>
            <w:rFonts w:ascii="Arial" w:eastAsia="Cambria" w:hAnsi="Arial" w:cs="Arial"/>
            <w:i/>
            <w:iCs/>
            <w:sz w:val="24"/>
            <w:szCs w:val="24"/>
            <w:rPrChange w:id="44" w:author="Stephen Wandro" w:date="2021-04-29T17:04:00Z">
              <w:rPr>
                <w:rFonts w:ascii="Arial" w:eastAsia="Cambria" w:hAnsi="Arial" w:cs="Arial"/>
                <w:sz w:val="24"/>
                <w:szCs w:val="24"/>
              </w:rPr>
            </w:rPrChange>
          </w:rPr>
          <w:t>Enterococcus</w:t>
        </w:r>
        <w:r>
          <w:rPr>
            <w:rFonts w:ascii="Arial" w:eastAsia="Cambria" w:hAnsi="Arial" w:cs="Arial"/>
            <w:sz w:val="24"/>
            <w:szCs w:val="24"/>
          </w:rPr>
          <w:t xml:space="preserve"> often evolves </w:t>
        </w:r>
      </w:ins>
      <w:del w:id="45" w:author="Stephen Wandro" w:date="2021-04-29T17:03:00Z">
        <w:r w:rsidR="00563D7E" w:rsidRPr="007C21EA" w:rsidDel="005B7436">
          <w:rPr>
            <w:rFonts w:ascii="Arial" w:eastAsia="Cambria" w:hAnsi="Arial" w:cs="Arial"/>
            <w:sz w:val="24"/>
            <w:szCs w:val="24"/>
          </w:rPr>
          <w:delText xml:space="preserve">, </w:delText>
        </w:r>
        <w:r w:rsidR="00F50881" w:rsidDel="005B7436">
          <w:rPr>
            <w:rFonts w:ascii="Arial" w:eastAsia="Cambria" w:hAnsi="Arial" w:cs="Arial"/>
            <w:sz w:val="24"/>
            <w:szCs w:val="24"/>
          </w:rPr>
          <w:delText>when</w:delText>
        </w:r>
        <w:r w:rsidR="00563D7E" w:rsidRPr="007C21EA" w:rsidDel="005B7436">
          <w:rPr>
            <w:rFonts w:ascii="Arial" w:eastAsia="Cambria" w:hAnsi="Arial" w:cs="Arial"/>
            <w:sz w:val="24"/>
            <w:szCs w:val="24"/>
          </w:rPr>
          <w:delText xml:space="preserve"> </w:delText>
        </w:r>
        <w:r w:rsidR="00F50881" w:rsidDel="005B7436">
          <w:rPr>
            <w:rFonts w:ascii="Arial" w:eastAsia="Cambria" w:hAnsi="Arial" w:cs="Arial"/>
            <w:sz w:val="24"/>
            <w:szCs w:val="24"/>
          </w:rPr>
          <w:delText>the same</w:delText>
        </w:r>
        <w:r w:rsidR="00563D7E" w:rsidRPr="007C21EA" w:rsidDel="005B7436">
          <w:rPr>
            <w:rFonts w:ascii="Arial" w:eastAsia="Cambria" w:hAnsi="Arial" w:cs="Arial"/>
            <w:sz w:val="24"/>
            <w:szCs w:val="24"/>
          </w:rPr>
          <w:delText xml:space="preserve"> phages </w:delText>
        </w:r>
        <w:r w:rsidR="00F50881" w:rsidDel="005B7436">
          <w:rPr>
            <w:rFonts w:ascii="Arial" w:eastAsia="Cambria" w:hAnsi="Arial" w:cs="Arial"/>
            <w:sz w:val="24"/>
            <w:szCs w:val="24"/>
          </w:rPr>
          <w:delText>applied individually were not able to.</w:delText>
        </w:r>
      </w:del>
      <w:del w:id="46" w:author="Stephen Wandro" w:date="2021-04-29T17:04:00Z">
        <w:r w:rsidR="00F50881" w:rsidDel="005B7436">
          <w:rPr>
            <w:rFonts w:ascii="Arial" w:eastAsia="Cambria" w:hAnsi="Arial" w:cs="Arial"/>
            <w:sz w:val="24"/>
            <w:szCs w:val="24"/>
          </w:rPr>
          <w:delText xml:space="preserve"> </w:delText>
        </w:r>
      </w:del>
      <w:ins w:id="47" w:author="Stephen Wandro" w:date="2021-04-29T17:04:00Z">
        <w:r>
          <w:rPr>
            <w:rFonts w:ascii="Arial" w:eastAsia="Cambria" w:hAnsi="Arial" w:cs="Arial"/>
            <w:sz w:val="24"/>
            <w:szCs w:val="24"/>
          </w:rPr>
          <w:t>resistance through mutations in exopolysaccharide resistance genes.</w:t>
        </w:r>
      </w:ins>
    </w:p>
    <w:p w14:paraId="00000012" w14:textId="77777777" w:rsidR="000207FA" w:rsidRPr="007C21EA" w:rsidRDefault="000207FA">
      <w:pPr>
        <w:spacing w:line="480" w:lineRule="auto"/>
        <w:rPr>
          <w:rFonts w:ascii="Arial" w:eastAsia="Cambria" w:hAnsi="Arial" w:cs="Arial"/>
          <w:b/>
          <w:sz w:val="24"/>
          <w:szCs w:val="24"/>
        </w:rPr>
      </w:pPr>
    </w:p>
    <w:p w14:paraId="4029561B" w14:textId="77777777" w:rsidR="006909BE" w:rsidRDefault="006909BE">
      <w:pPr>
        <w:rPr>
          <w:rFonts w:ascii="Arial" w:eastAsia="Cambria" w:hAnsi="Arial" w:cs="Arial"/>
          <w:b/>
          <w:sz w:val="24"/>
          <w:szCs w:val="24"/>
        </w:rPr>
      </w:pPr>
      <w:r>
        <w:rPr>
          <w:rFonts w:ascii="Arial" w:eastAsia="Cambria" w:hAnsi="Arial" w:cs="Arial"/>
          <w:b/>
          <w:sz w:val="24"/>
          <w:szCs w:val="24"/>
        </w:rPr>
        <w:br w:type="page"/>
      </w:r>
    </w:p>
    <w:p w14:paraId="00000013" w14:textId="59B2EC8A"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INTRODUCTION</w:t>
      </w:r>
    </w:p>
    <w:p w14:paraId="46BCF657" w14:textId="2B3F1ADD" w:rsidR="00DD6B07" w:rsidRPr="007C21EA" w:rsidRDefault="00563D7E" w:rsidP="00DD6B07">
      <w:pPr>
        <w:spacing w:line="479" w:lineRule="auto"/>
        <w:ind w:firstLine="720"/>
        <w:rPr>
          <w:rFonts w:ascii="Arial" w:eastAsia="Cambria" w:hAnsi="Arial" w:cs="Arial"/>
          <w:sz w:val="24"/>
          <w:szCs w:val="24"/>
        </w:rPr>
      </w:pPr>
      <w:r w:rsidRPr="007C21EA">
        <w:rPr>
          <w:rFonts w:ascii="Arial" w:eastAsia="Cambria" w:hAnsi="Arial" w:cs="Arial"/>
          <w:sz w:val="24"/>
          <w:szCs w:val="24"/>
        </w:rPr>
        <w:tab/>
        <w:t xml:space="preserve">Antibiotic resistant bacterial infections have emerged as a major health crisis. Overuse of antibiotics has led to rising rates of antibiotic resistance </w:t>
      </w:r>
      <w:r w:rsidR="00020E9F" w:rsidRPr="007C21EA">
        <w:rPr>
          <w:rFonts w:ascii="Arial" w:eastAsia="Cambria" w:hAnsi="Arial" w:cs="Arial"/>
          <w:sz w:val="24"/>
          <w:szCs w:val="24"/>
        </w:rPr>
        <w:t xml:space="preserve">and, </w:t>
      </w:r>
      <w:r w:rsidRPr="007C21EA">
        <w:rPr>
          <w:rFonts w:ascii="Arial" w:eastAsia="Cambria" w:hAnsi="Arial" w:cs="Arial"/>
          <w:sz w:val="24"/>
          <w:szCs w:val="24"/>
        </w:rPr>
        <w:t>therefore</w:t>
      </w:r>
      <w:r w:rsidR="00020E9F" w:rsidRPr="007C21EA">
        <w:rPr>
          <w:rFonts w:ascii="Arial" w:eastAsia="Cambria" w:hAnsi="Arial" w:cs="Arial"/>
          <w:sz w:val="24"/>
          <w:szCs w:val="24"/>
        </w:rPr>
        <w:t>,</w:t>
      </w:r>
      <w:r w:rsidRPr="007C21EA">
        <w:rPr>
          <w:rFonts w:ascii="Arial" w:eastAsia="Cambria" w:hAnsi="Arial" w:cs="Arial"/>
          <w:sz w:val="24"/>
          <w:szCs w:val="24"/>
        </w:rPr>
        <w:t xml:space="preserve"> steps must be taken to </w:t>
      </w:r>
      <w:r w:rsidR="00020E9F" w:rsidRPr="007C21EA">
        <w:rPr>
          <w:rFonts w:ascii="Arial" w:eastAsia="Cambria" w:hAnsi="Arial" w:cs="Arial"/>
          <w:sz w:val="24"/>
          <w:szCs w:val="24"/>
        </w:rPr>
        <w:t xml:space="preserve">develop </w:t>
      </w:r>
      <w:r w:rsidRPr="007C21EA">
        <w:rPr>
          <w:rFonts w:ascii="Arial" w:eastAsia="Cambria" w:hAnsi="Arial" w:cs="Arial"/>
          <w:sz w:val="24"/>
          <w:szCs w:val="24"/>
        </w:rPr>
        <w:t>alternative therapies. The ESKAPE pathogens are six high-priority antibiotic resistant bacteria that are responsible for the majority of antibiotic resistant hospital acquired infections</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{"citationItems":[{"id":"ITEM-1","itemData":{"DOI":"10.1016/j.cmi.2014.12.025","ISSN":"14690691","PMID":"25743999","abstract":"The past decade has brought a significant rise in antimicrobial resistance, and the ESKAPE pathogens have become a significant threat to public health. Three epidemiological features that negatively impact patients, which are consistently seen with the ESKAPE pathogens, are the following: 1) there has been a rise in incidence of these organisms as causative human pathogens, 2) there has been a significant increase in antimicrobial resistance in these bacterial species, and 3) the infections caused by these resistant strains are associated with worse outcomes when compared with infections caused by their susceptible counterparts. Significant delays in time to appropriate antimicrobial therapy of up to 5 days have been reported in infections due to these organisms and this is the strongest predictor of mortality with ESKAPE pathogens, particular in critically ill patients, where every hour delay has an incremental survival disadvantage for patients. Strategies to decrease these delays are urgently needed. Although routine broad-spectrum empiric coverage for these organisms would ideally limit this delay, agents with activity against these organisms are sometimes less effective, have significant toxicity risk, and their use can result in the development of resistance. Therefore, strategies to optimize therapy, although limiting unnecessary use of broad-spectrum antimicrobials, are urgently needed. This review will discuss potential strategies to optimize empiric therapy in the age of multi-drug resistance, the limitations of these strategies, and will discuss future directions and opportunities.","author":[{"dropping-particle":"","family":"Pogue","given":"J. M.","non-dropping-particle":"","parse-names":false,"suffix":""},{"dropping-particle":"","family":"Kaye","given":"K. S.","non-dropping-particle":"","parse-names":false,"suffix":""},{"dropping-particle":"","family":"Cohen","given":"D. A.","non-dropping-particle":"","parse-names":false,"suffix":""},{"dropping-particle":"","family":"Marchaim","given":"D.","non-dropping-particle":"","parse-names":false,"suffix":""}],"container-title":"Clinical Microbiology and Infection","id":"ITEM-1","issued":{"date-parts":[["2015"]]},"title":"Appropriate antimicrobial therapy in the era of multidrug-resistant human pathogens","type":"article"},"uris":["http://www.mendeley.com/documents/?uuid=8542cc5e-b75b-4e1e-8cc6-6455100d4db7"]}],"mendeley":{"formattedCitation":"&lt;sup&gt;1&lt;/sup&gt;","plainTextFormattedCitation":"1","previouslyFormattedCitation":"&lt;sup&gt;1&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w:t>
      </w:r>
      <w:r w:rsidR="00157B94">
        <w:rPr>
          <w:rFonts w:ascii="Arial" w:eastAsia="Cambria" w:hAnsi="Arial" w:cs="Arial"/>
          <w:sz w:val="24"/>
          <w:szCs w:val="24"/>
        </w:rPr>
        <w:fldChar w:fldCharType="end"/>
      </w:r>
      <w:r w:rsidRPr="007C21EA">
        <w:rPr>
          <w:rFonts w:ascii="Arial" w:eastAsia="Cambria" w:hAnsi="Arial" w:cs="Arial"/>
          <w:sz w:val="24"/>
          <w:szCs w:val="24"/>
        </w:rPr>
        <w:t xml:space="preserve">. Among the ESKAPE pathogens is </w:t>
      </w:r>
      <w:r w:rsidRPr="007C21EA">
        <w:rPr>
          <w:rFonts w:ascii="Arial" w:eastAsia="Cambria" w:hAnsi="Arial" w:cs="Arial"/>
          <w:i/>
          <w:sz w:val="24"/>
          <w:szCs w:val="24"/>
        </w:rPr>
        <w:t>Enterococcus faecium</w:t>
      </w:r>
      <w:r w:rsidRPr="007C21EA">
        <w:rPr>
          <w:rFonts w:ascii="Arial" w:eastAsia="Cambria" w:hAnsi="Arial" w:cs="Arial"/>
          <w:sz w:val="24"/>
          <w:szCs w:val="24"/>
        </w:rPr>
        <w:t xml:space="preserve">, a gram-positive bacterium responsible </w:t>
      </w:r>
      <w:r w:rsidR="008226AB" w:rsidRPr="007C21EA">
        <w:rPr>
          <w:rFonts w:ascii="Arial" w:eastAsia="Cambria" w:hAnsi="Arial" w:cs="Arial"/>
          <w:sz w:val="24"/>
          <w:szCs w:val="24"/>
        </w:rPr>
        <w:t xml:space="preserve">for several </w:t>
      </w:r>
      <w:r w:rsidR="008226AB" w:rsidRPr="007C21EA">
        <w:rPr>
          <w:rFonts w:ascii="Arial" w:hAnsi="Arial" w:cs="Arial"/>
          <w:color w:val="000000"/>
          <w:sz w:val="24"/>
          <w:szCs w:val="24"/>
        </w:rPr>
        <w:t>human illnesses, including sepsis, urinary tract infections (UTIs), endocarditis, wound infections and alcoholic liver disease</w:t>
      </w:r>
      <w:r w:rsidR="00157B94">
        <w:rPr>
          <w:rFonts w:ascii="Arial" w:eastAsia="Cambria" w:hAnsi="Arial" w:cs="Arial"/>
          <w:sz w:val="24"/>
          <w:szCs w:val="24"/>
        </w:rPr>
        <w:t xml:space="preserve"> </w:t>
      </w:r>
      <w:r w:rsidR="00157B94">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{"citationItems":[{"id":"ITEM-1","itemData":{"DOI":"10.1038/s41586-019-1742-x","ISSN":"14764687","PMID":"31723265","abstract":"Chronic liver disease due to alcohol-use disorder contributes markedly to the global burden of disease and mortality1–3. Alcoholic hepatitis is a severe and life-threatening form of alcohol-associated liver disease. The gut microbiota promotes ethanol-induced liver disease in mice4, but little is known about the microbial factors that are responsible for this process. Here we identify cytolysin—a two-subunit exotoxin that is secreted by Enterococcus faecalis5,6—as a cause of hepatocyte death and liver injury. Compared with non-alcoholic individuals or patients with alcohol-use disorder, patients with alcoholic hepatitis have increased faecal numbers of E. faecalis. The presence of cytolysin-positive (cytolytic) E. faecalis correlated with the severity of liver disease and with mortality in patients with alcoholic hepatitis. Using humanized mice that were colonized with bacteria from the faeces of patients with alcoholic hepatitis, we investigated the therapeutic effects of bacteriophages that target cytolytic E. faecalis. We found that these bacteriophages decrease cytolysin in the liver and abolish ethanol-induced liver disease in humanized mice. Our findings link cytolytic E. faecalis with more severe clinical outcomes and increased mortality in patients with alcoholic hepatitis. We show that bacteriophages can specifically target cytolytic E. faecalis, which provides a method for precisely editing the intestinal microbiota. A clinical trial with a larger cohort is required to validate the relevance of our findings in humans, and to test whether this therapeutic approach is effective for patients with alcoholic hepatitis.","author":[{"dropping-particle":"","family":"Duan","given":"Yi","non-dropping-particle":"","parse-names":false,"suffix":""},{"dropping-particle":"","family":"Llorente","given":"Cristina","non-dropping-particle":"","parse-names":false,"suffix":""},{"dropping-particle":"","family":"Lang","given":"Sonja","non-dropping-particle":"","parse-names":false,"suffix":""},{"dropping-particle":"","family":"Brandl","given":"Katharina","non-dropping-particle":"","parse-names":false,"suffix":""},{"dropping-particle":"","family":"Chu","given":"Huikuan","non-dropping-particle":"","parse-names":false,"suffix":""},{"dropping-particle":"","family":"Jiang","given":"Lu","non-dropping-particle":"","parse-names":false,"suffix":""},{"dropping-particle":"","family":"White","given":"Richard C.","non-dropping-particle":"","parse-names":false,"suffix":""},{"dropping-particle":"","family":"Clarke","given":"Thomas H.","non-dropping-particle":"","parse-names":false,"suffix":""},{"dropping-particle":"","family":"Nguyen","given":"Kevin","non-dropping-particle":"","parse-names":false,"suffix":""},{"dropping-particle":"","family":"Torralba","given":"Manolito","non-dropping-particle":"","parse-names":false,"suffix":""},{"dropping-particle":"","family":"Shao","given":"Yan","non-dropping-particle":"","parse-names":false,"suffix":""},{"dropping-particle":"","family":"Liu","given":"Jinyuan","non-dropping-particle":"","parse-names":false,"suffix":""},{"dropping-particle":"","family":"Hernandez-Morales","given":"Adriana","non-dropping-particle":"","parse-names":false,"suffix":""},{"dropping-particle":"","family":"Lessor","given":"Lauren","non-dropping-particle":"","parse-names":false,"suffix":""},{"dropping-particle":"","family":"Rahman","given":"Imran R.","non-dropping-particle":"","parse-names":false,"suffix":""},{"dropping-particle":"","family":"Miyamoto","given":"Yukiko","non-dropping-particle":"","parse-names":false,"suffix":""},{"dropping-particle":"","family":"Ly","given":"Melissa","non-dropping-particle":"","parse-names":false,"suffix":""},{"dropping-particle":"","family":"Gao","given":"Bei","non-dropping-particle":"","parse-names":false,"suffix":""},{"dropping-particle":"","family":"Sun","given":"Weizhong","non-dropping-particle":"","parse-names":false,"suffix":""},{"dropping-particle":"","family":"Kiesel","given":"Roman","non-dropping-particle":"","parse-names":false,"suffix":""},{"dropping-particle":"","family":"Hutmacher","given":"Felix","non-dropping-particle":"","parse-names":false,"suffix":""},{"dropping-particle":"","family":"Lee","given":"Suhan","non-dropping-particle":"","parse-names":false,"suffix":""},{"dropping-particle":"","family":"Ventura-Cots","given":"Meritxell","non-dropping-particle":"","parse-names":false,"suffix":""},{"dropping-particle":"","family":"Bosques-Padilla","given":"Francisco","non-dropping-particle":"","parse-names":false,"suffix":""},{"dropping-particle":"","family":"Verna","given":"Elizabeth C.","non-dropping-particle":"","parse-names":false,"suffix":""},{"dropping-particle":"","family":"Abraldes","given":"Juan G.","non-dropping-particle":"","parse-names":false,"suffix":""},{"dropping-particle":"","family":"Brown","given":"Robert S.","non-dropping-particle":"","parse-names":false,"suffix":""},{"dropping-particle":"","family":"Vargas","given":"Victor","non-dropping-particle":"","parse-names":false,"suffix":""},{"dropping-particle":"","family":"Altamirano","given":"Jose","non-dropping-particle":"","parse-names":false,"suffix":""},{"dropping-particle":"","family":"Caballería","given":"Juan","non-dropping-particle":"","parse-names":false,"suffix":""},{"dropping-particle":"","family":"Shawcross","given":"Debbie L.","non-dropping-particle":"","parse-names":false,"suffix":""},{"dropping-particle":"","family":"Ho","given":"Samuel B.","non-dropping-particle":"","parse-names":false,"suffix":""},{"dropping-particle":"","family":"Louvet","given":"Alexandre","non-dropping-particle":"","parse-names":false,"suffix":""},{"dropping-particle":"","family":"Lucey","given":"Michael R.","non-dropping-particle":"","parse-names":false,"suffix":""},{"dropping-particle":"","family":"Mathurin","given":"Philippe","non-dropping-particle":"","parse-names":false,"suffix":""},{"dropping-particle":"","family":"Garcia-Tsao","given":"Guadalupe","non-dropping-particle":"","parse-names":false,"suffix":""},{"dropping-particle":"","family":"Bataller","given":"Ramon","non-dropping-particle":"","parse-names":false,"suffix":""},{"dropping-particle":"","family":"Tu","given":"Xin M.","non-dropping-particle":"","parse-names":false,"suffix":""},{"dropping-particle":"","family":"Eckmann","given":"Lars","non-dropping-particle":"","parse-names":false,"suffix":""},{"dropping-particle":"","family":"Donk","given":"Wilfred A.","non-dropping-particle":"van der","parse-names":false,"suffix":""},{"dropping-particle":"","family":"Young","given":"Ry","non-dropping-particle":"","parse-names":false,"suffix":""},{"dropping-particle":"","family":"Lawley","given":"Trevor D.","non-dropping-particle":"","parse-names":false,"suffix":""},{"dropping-particle":"","family":"Stärkel","given":"Peter","non-dropping-particle":"","parse-names":false,"suffix":""},{"dropping-particle":"","family":"Pride","given":"David","non-dropping-particle":"","parse-names":false,"suffix":""},{"dropping-particle":"","family":"Fouts","given":"Derrick E.","non-dropping-particle":"","parse-names":false,"suffix":""},{"dropping-particle":"","family":"Schnabl","given":"Bernd","non-dropping-particle":"","parse-names":false,"suffix":""}],"container-title":"Nature","id":"ITEM-1","issued":{"date-parts":[["2019"]]},"title":"Bacteriophage targeting of gut bacterium attenuates alcoholic liver disease","type":"article-journal"},"uris":["http://www.mendeley.com/documents/?uuid=d8927244-3876-4b94-8e07-f04c5f5216b3"]},{"id":"ITEM-2","itemData":{"DOI":"10.1016/j.ajic.2009.08.016","ISSN":"01966553","PMID":"20022405","abstract":"Background: Numerous patient- and hospital-level characteristics have been established as risk factors for the transmission of health care-associated infections (HAIs). Few studies have quantitatively assessed the impact of exposure to hospital roommates on the acquisition of infections. This study evaluated the association between roommate exposures and the risk of HAIs. Methods: A retrospective cohort of adult patients admitted to a Canadian teaching hospital between June 30, 2001, and December 31, 2005, was studied. Exposures were characterized as total daily roommate exposures and daily unique roommate exposures. Outcomes examined were methicillin-resistant Staphylococcus aureus (MRSA), vancomycin-resistant Enterococcus (VRE), and Clostridium difficile. Results: The number of roommate exposures per day was significantly associated with MRSA and VRE infection or colonization (MRSA: hazard ratio [HR] = 1.10, 95% confidence interval [CI] = 1.05 to 1.15; VRE: HR = 1.11, 95% CI = 1.02 to 1.21), and with C difficile infection (HR = 1.11, 95% CI = 1.03 to 1.19). A significant association also was found for number of unique roommate exposures per day and VRE (HR = 1.15, 95% CI = 1.02 to 1.28). Conclusions: The significant associations found between daily roommate exposures and the infection outcomes suggest a possible role for limiting patient-to-patient contact in an infection prevention and control program in this facility. These findings have implications for the deployment and design of acute care hospitals. © 2010 Association for Professionals in Infection Control and Epidemiology, Inc.","author":[{"dropping-particle":"","family":"Hamel","given":"Meghan","non-dropping-particle":"","parse-names":false,"suffix":""},{"dropping-particle":"","family":"Zoutman","given":"Dick","non-dropping-particle":"","parse-names":false,"suffix":""},{"dropping-particle":"","family":"O'Callaghan","given":"Chris","non-dropping-particle":"","parse-names":false,"suffix":""}],"container-title":"American Journal of Infection Control","id":"ITEM-2","issued":{"date-parts":[["2010"]]},"title":"Exposure to hospital roommates as a risk factor for health care-associated infection","type":"article-journal"},"uris":["http://www.mendeley.com/documents/?uuid=3f98932e-d900-4aad-bb29-ea24b0917ee4"]},{"id":"ITEM-3","itemData":{"DOI":"10.1172/JCI43918","ISSN":"1558-8238","PMID":"21099116","abstract":"Bloodstream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investigation","id":"ITEM-3","issue":"12","issued":{"date-parts":[["2010","12"]]},"page":"4332-41","publisher":"American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humans.","type":"article-journal","volume":"120"},"uris":["http://www.mendeley.com/documents/?uuid=2628b4a1-1042-33ac-a93a-956e2f17820a"]},{"id":"ITEM-4","itemData":{"DOI":"10.1038/nrmicro2761","ISSN":"17401526","PMID":"22421879","abstract":"The genus Enterococcus includes some of the most important nosocomial multidrug-resistant organisms, and these pathogens usually affect patients who are debilitated by other, concurrent illnesses and undergoing prolonged hospitalization. This Review discusses the factors involved in the changing epidemiology of enterococcal infections, with an emphasis on Enterococcus faecium as an emergent and challenging nosocomial problem. The effects of antibiotics on the gut microbiota and on colonization with vancomycin-resistant enterococci are highlighted, including how enterococci benefit from the antibiotic-mediated eradication of Gram-negative members of the gut microbiota. Analyses of enterococcal genomes indicate that there are certain genetic lineages, including an E. faecium clade of ancient origin, with the ability to succeed in the hospital environment, and the possible virulence determinants that are found in these genetic lineages are discussed. Finally, we review the most important mechanisms of resistance to the antibiotics that are used to treat vancomycin-resistant enterococci. © 2012 Macmillan Publishers Limited. All rights reserved.","author":[{"dropping-particle":"","family":"Arias","given":"Cesar A.","non-dropping-particle":"","parse-names":false,"suffix":""},{"dropping-particle":"","family":"Murray","given":"Barbara E.","non-dropping-particle":"","parse-names":false,"suffix":""}],"container-title":"Nature Reviews Microbiology","id":"ITEM-4","issued":{"date-parts":[["2012"]]},"title":"The rise of the Enterococcus: Beyond vancomycin resistance","type":"article"},"uris":["http://www.mendeley.com/documents/?uuid=78f2835a-5d16-42f7-8168-9fb3fbd3b579"]},{"id":"ITEM-5","itemData":{"DOI":"10.1128/mBio.00534-13","ISSN":"21507511","PMID":"23963180","abstract":"Enterococcus faecium, natively a gut commensal organism, emerged as a leading cause of multidrug-resistant hospital-acquired infection in the 1980s. As the living record of its adaptation to changes in habitat, we sequenced the genomes of 51 strains, isolated from various ecological environments, to understand how E. faecium emerged as a leading hospital pathogen. Because of the scale and diversity of the sampled strains, we were able to resolve the lineage responsible for epidemic, multidrug-resistant human infection from other strains and to measure the evolutionary distances between groups. We found that the epidemic hospital-adapted lineage is rapidly evolving and emerged approximately 75 years ago, concomitant with the introduction of antibiotics, from a population that included the majority of animal strains, and not from human commensal lines. We further found that the lineage that included most strains of animal origin diverged from the main human commensal line approximately 3,000 years ago, a time that corresponds to increasing urbanization of humans, development of hygienic practices, and domestication of animals, which we speculate contributed to their ecological separation. Each bifurcation was accompanied by the acquisition of new metabolic capabilities and colonization traits on mobile elements and the loss of function and genome remodeling associated with mobile element insertion and movement. As a result, diversity within the species, in terms of sequence divergence as well as gene content, spans a range usually associated with speciation. IMPORTANCE Enterococci, in particular vancomycin-resistant Enterococcus faecium, recently emerged as a leading cause of hospital-acquired infection worldwide. In this study, we examined genome sequence data to understand the bacterial adaptations that accompanied this transformation from microbes that existed for eons as members of host microbiota. We observed changes in the genomes that paralleled changes in human behavior. An initial bifurcation within the species appears to have occurred at a time that corresponds to the urbanization of humans and domestication of animals, and a more recent bifurcation parallels the introduction of antibiotics in medicine and agriculture. In response to the opportunity to fill niches associated with changes in human activity, a rapidly evolving lineage emerged, a lineage responsible for the vast majority of multidrug-resistant E. faecium infections. © 2013 Lebreton…","author":[{"dropping-particle":"","family":"Lebreton","given":"François","non-dropping-particle":"","parse-names":false,"suffix":""},{"dropping-particle":"","family":"Schaik","given":"Willem","non-dropping-particle":"van","parse-names":false,"suffix":""},{"dropping-particle":"","family":"McGuire","given":"Abigail Manson","non-dropping-particle":"","parse-names":false,"suffix":""},{"dropping-particle":"","family":"Godfrey","given":"Paul","non-dropping-particle":"","parse-names":false,"suffix":""},{"dropping-particle":"","family":"Griggs","given":"Allison","non-dropping-particle":"","parse-names":false,"suffix":""},{"dropping-particle":"","family":"Mazumdar","given":"Varun","non-dropping-particle":"","parse-names":false,"suffix":""},{"dropping-particle":"","family":"Corander","given":"Jukka","non-dropping-particle":"","parse-names":false,"suffix":""},{"dropping-particle":"","family":"Cheng","given":"Lu","non-dropping-particle":"","parse-names":false,"suffix":""},{"dropping-particle":"","family":"Saif","given":"Sakina","non-dropping-particle":"","parse-names":false,"suffix":""},{"dropping-particle":"","family":"Young","given":"Sarah","non-dropping-particle":"","parse-names":false,"suffix":""},{"dropping-particle":"","family":"Zeng","given":"Qiandong","non-dropping-particle":"","parse-names":false,"suffix":""},{"dropping-particle":"","family":"Wortman","given":"Jennifer","non-dropping-particle":"","parse-names":false,"suffix":""},{"dropping-particle":"","family":"Birren","given":"Bruce","non-dropping-particle":"","parse-names":false,"suffix":""},{"dropping-particle":"","family":"Willems","given":"Rob J.L.","non-dropping-particle":"","parse-names":false,"suffix":""},{"dropping-particle":"","family":"Earl","given":"Ashlee M.","non-dropping-particle":"","parse-names":false,"suffix":""},{"dropping-particle":"","family":"Gilmore","given":"Michael S.","non-dropping-particle":"","parse-names":false,"suffix":""}],"container-title":"mBio","id":"ITEM-5","issued":{"date-parts":[["2013"]]},"title":"Emergence of epidemic multidrug-resistant Enterococcus faecium from animal and commensal strains","type":"article-journal"},"uris":["http://www.mendeley.com/documents/?uuid=afc8066d-d37d-41e2-b655-43c3349fc2cb"]}],"mendeley":{"formattedCitation":"&lt;sup&gt;2–6&lt;/sup&gt;","plainTextFormattedCitation":"2–6","previouslyFormattedCitation":"&lt;sup&gt;2–6&lt;/sup&gt;"},"properties":{"noteIndex":0},"schema":"https://github.com/citation-style-language/schema/raw/master/csl-citation.json"}</w:instrText>
      </w:r>
      <w:r w:rsidR="00157B94">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157B94">
        <w:rPr>
          <w:rFonts w:ascii="Arial" w:eastAsia="Cambria" w:hAnsi="Arial" w:cs="Arial"/>
          <w:sz w:val="24"/>
          <w:szCs w:val="24"/>
        </w:rPr>
        <w:fldChar w:fldCharType="end"/>
      </w:r>
      <w:r w:rsidRPr="007C21EA">
        <w:rPr>
          <w:rFonts w:ascii="Arial" w:eastAsia="Cambria" w:hAnsi="Arial" w:cs="Arial"/>
          <w:sz w:val="24"/>
          <w:szCs w:val="24"/>
        </w:rPr>
        <w:t>.</w:t>
      </w:r>
      <w:r w:rsidR="00DD6B07" w:rsidRPr="007C21EA">
        <w:rPr>
          <w:rFonts w:ascii="Arial" w:eastAsia="Cambria" w:hAnsi="Arial" w:cs="Arial"/>
          <w:sz w:val="24"/>
          <w:szCs w:val="24"/>
        </w:rPr>
        <w:t xml:space="preserve">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species are regular members of vertebrate gut microbiomes, and they are also pathogens of enormous clinical significance due to their high potential for resistance to antibiotics (e.g. vancomycin)</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{"citationItems":[{"id":"ITEM-1","itemData":{"DOI":"10.1146/annurev-micro-091213-113003","ISSN":"15453251","PMID":"25002090","abstract":"The enterococci are an ancient genus that evolved along with the tree of life. These intrinsically rugged bacteria are highly adapted members of the intestinal consortia of a range of hosts that spans the animal kingdom. Enterococci are also leading opportunistic hospital pathogens, causing infections that are often resistant to treatment with most antibiotics. Despite the importance of enterococci as hospital pathogens, the vast majority live outside of humans, and nearly all of their evolutionary history took place before the appearance of modern humans. Because hospital infections represent evolutionary end points, traits that exacerbate human infection are unlikely to have evolved for that purpose. However, clusters of traits have converged in specific lineages that are well adapted to colonize the antibiotic-perturbed gastrointestinal tracts of patients and that thrive in the hospital environment. Here we discuss these traits in an evolutionary context, as well as how comparative genomics is providing new insights into the evolution of the enterococci.","author":[{"dropping-particle":"","family":"Tyne","given":"Daria","non-dropping-particle":"Van","parse-names":false,"suffix":""},{"dropping-particle":"","family":"Gilmore","given":"Michael S.","non-dropping-particle":"","parse-names":false,"suffix":""}],"container-title":"Annual Review of Microbiology","id":"ITEM-1","issued":{"date-parts":[["2014"]]},"title":"Friend turned foe: Evolution of enterococcal virulence and antibiotic resistance","type":"article"},"uris":["http://www.mendeley.com/documents/?uuid=1bae1103-d072-4900-b470-28e820123558"]}],"mendeley":{"formattedCitation":"&lt;sup&gt;7&lt;/sup&gt;","plainTextFormattedCitation":"7","previouslyFormattedCitation":"&lt;sup&gt;7&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7</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Antibiotic treatment leads to a high abundance of </w:t>
      </w:r>
      <w:r w:rsidR="00DD6B07" w:rsidRPr="007C21EA">
        <w:rPr>
          <w:rFonts w:ascii="Arial" w:hAnsi="Arial" w:cs="Arial"/>
          <w:i/>
          <w:iCs/>
          <w:color w:val="000000"/>
          <w:sz w:val="24"/>
          <w:szCs w:val="24"/>
        </w:rPr>
        <w:t>Enterococcus</w:t>
      </w:r>
      <w:r w:rsidR="00DD6B07" w:rsidRPr="007C21EA">
        <w:rPr>
          <w:rFonts w:ascii="Arial" w:hAnsi="Arial" w:cs="Arial"/>
          <w:color w:val="000000"/>
          <w:sz w:val="24"/>
          <w:szCs w:val="24"/>
        </w:rPr>
        <w:t xml:space="preserve"> spp. in the gut, as many other members of a healthy gut microbial community are more sensitive to antibiotic</w:t>
      </w:r>
      <w:r w:rsidR="007C21EA" w:rsidRPr="007C21EA">
        <w:rPr>
          <w:rFonts w:ascii="Arial" w:hAnsi="Arial" w:cs="Arial"/>
          <w:color w:val="000000"/>
          <w:sz w:val="24"/>
          <w:szCs w:val="24"/>
        </w:rPr>
        <w:t xml:space="preserve"> treatment</w:t>
      </w:r>
      <w:r w:rsidR="00157B94">
        <w:rPr>
          <w:rFonts w:ascii="Arial" w:hAnsi="Arial" w:cs="Arial"/>
          <w:color w:val="000000"/>
          <w:sz w:val="24"/>
          <w:szCs w:val="24"/>
        </w:rPr>
        <w:t xml:space="preserve"> </w:t>
      </w:r>
      <w:r w:rsidR="00157B94">
        <w:rPr>
          <w:rFonts w:ascii="Arial" w:hAnsi="Arial" w:cs="Arial"/>
          <w:color w:val="000000"/>
          <w:sz w:val="24"/>
          <w:szCs w:val="24"/>
        </w:rPr>
        <w:fldChar w:fldCharType="begin" w:fldLock="1"/>
      </w:r>
      <w:r w:rsidR="003B443E">
        <w:rPr>
          <w:rFonts w:ascii="Arial" w:hAnsi="Arial" w:cs="Arial"/>
          <w:color w:val="000000"/>
          <w:sz w:val="24"/>
          <w:szCs w:val="24"/>
        </w:rPr>
        <w:instrText>ADDIN CSL_CITATION {"citationItems":[{"id":"ITEM-1","itemData":{"DOI":"10.1172/JCI43918","ISSN":"1558-8238","PMID":"21099116","abstract":"Bloodstream infection by highly antibiotic-resistant bacteria, such as vancomycin-resistant Enterococcus (VRE), is a growing clinical problem that increasingly defies medical intervention. Identifying patients at high risk for bacterial sepsis remains an important clinical challenge. Recent studies have shown that antibiotics can alter microbial diversity in the intestine. Here, we characterized these effects using 16s rDNA pyrosequencing and demonstrated that antibiotic treatment of mice enabled exogenously administered VRE to efficiently and nearly completely displace the normal microbiota of the small and large intestine. In the clinical setting, we found that intestinal domination by VRE preceded bloodstream infection in patients undergoing allogeneic hematopoietic stem cell transplantation. Our results demonstrate that antibiotics perturb the normal commensal microbiota and set the stage for intestinal domination by bacteria associated with hospital-acquired infections. Thus, high-throughput DNA sequencing of the intestinal microbiota could identify patients at high risk of developing bacterial sepsis.","author":[{"dropping-particle":"","family":"Ubeda","given":"Carles","non-dropping-particle":"","parse-names":false,"suffix":""},{"dropping-particle":"","family":"Taur","given":"Ying","non-dropping-particle":"","parse-names":false,"suffix":""},{"dropping-particle":"","family":"Jenq","given":"Robert R","non-dropping-particle":"","parse-names":false,"suffix":""},{"dropping-particle":"","family":"Equinda","given":"Michele J","non-dropping-particle":"","parse-names":false,"suffix":""},{"dropping-particle":"","family":"Son","given":"Tammy","non-dropping-particle":"","parse-names":false,"suffix":""},{"dropping-particle":"","family":"Samstein","given":"Miriam","non-dropping-particle":"","parse-names":false,"suffix":""},{"dropping-particle":"","family":"Viale","given":"Agnes","non-dropping-particle":"","parse-names":false,"suffix":""},{"dropping-particle":"","family":"Socci","given":"Nicholas D","non-dropping-particle":"","parse-names":false,"suffix":""},{"dropping-particle":"","family":"Brink","given":"Marcel R M","non-dropping-particle":"van den","parse-names":false,"suffix":""},{"dropping-particle":"","family":"Kamboj","given":"Mini","non-dropping-particle":"","parse-names":false,"suffix":""},{"dropping-particle":"","family":"Pamer","given":"Eric G","non-dropping-particle":"","parse-names":false,"suffix":""}],"container-title":"The Journal of clinical investigation","id":"ITEM-1","issue":"12","issued":{"date-parts":[["2010","12"]]},"page":"4332-41","publisher":"American Society for Clinical Investigation","title":"Vancomycin-resistant Enterococcus domination of intestinal microbiota is enabled by antibiotic treatment in mice and precedes bloodstream invasion in humans.","type":"article-journal","volume":"120"},"uris":["http://www.mendeley.com/documents/?uuid=2628b4a1-1042-33ac-a93a-956e2f17820a"]},{"id":"ITEM-2","itemData":{"DOI":"10.1099/mgen.0.000293","ISSN":"20575858","PMID":"31526447","abstract":"Among long-stay critically ill patients in the adult intensive care unit (ICU), there are often marked changes in the complexity of the gut microbiota. However, it remains unclear whether such patients might benefit from enhanced surveillance or from interventions targeting the gut microbiota or the pathogens therein. We therefore undertook a prospective observational study of 24 ICU patients, in which serial faecal samples were subjected to shotgun metagenomic sequencing, phylogenetic profiling and microbial genome analyses. Two-thirds of the patients experienced a marked drop in gut microbial diversity (to an inverse Simpson’s index of &lt;4) at some stage during their stay in the ICU, often accompanied by the absence or loss of potentially beneficial bacteria. Intravenous administration of the broad-spectrum antimicrobial agent meropenem was significantly associated with loss of gut microbial diversity, but the administration of other antibiotics, including piperacillin/tazobactam, failed to trigger statistically detectable changes in microbial diversity. In three-quarters of ICU patients, we documented episodes of gut domination by pathogenic strains, with evidence of cryptic nosocomial transmission of Enterococcus faecium. In some patients, we also saw an increase in the relative abundance of apparent commensal organisms in the gut microbiome, including the archaeal species Methanobrevibacter smithii. In conclusion, we have documented a dramatic absence of microbial diversity and pathogen domination of the gut microbiota in a high proportion of critically ill patients using shotgun metagenomics.","author":[{"dropping-particle":"","family":"Ravi","given":"Anuradha","non-dropping-particle":"","parse-names":false,"suffix":""},{"dropping-particle":"","family":"Halstead","given":"Fenella D.","non-dropping-particle":"","parse-names":false,"suffix":""},{"dropping-particle":"","family":"Bamford","given":"Amy","non-dropping-particle":"","parse-names":false,"suffix":""},{"dropping-particle":"","family":"Casey","given":"Anna","non-dropping-particle":"","parse-names":false,"suffix":""},{"dropping-particle":"","family":"Thomson","given":"Nicholas M.","non-dropping-particle":"","parse-names":false,"suffix":""},{"dropping-particle":"","family":"Schaik","given":"Willem","non-dropping-particle":"Van","parse-names":false,"suffix":""},{"dropping-particle":"","family":"Snelson","given":"Catherine","non-dropping-particle":"","parse-names":false,"suffix":""},{"dropping-particle":"","family":"Goulden","given":"Robert","non-dropping-particle":"","parse-names":false,"suffix":""},{"dropping-particle":"","family":"Foster-Nyarko","given":"Ebenezer","non-dropping-particle":"","parse-names":false,"suffix":""},{"dropping-particle":"","family":"Savva","given":"George M.","non-dropping-particle":"","parse-names":false,"suffix":""},{"dropping-particle":"","family":"Whitehouse","given":"Tony","non-dropping-particle":"","parse-names":false,"suffix":""},{"dropping-particle":"","family":"Pallen","given":"Mark J.","non-dropping-particle":"","parse-names":false,"suffix":""},{"dropping-particle":"","family":"Oppenheim","given":"Beryl A.","non-dropping-particle":"","parse-names":false,"suffix":""}],"container-title":"Microbial Genomics","id":"ITEM-2","issued":{"date-parts":[["2019"]]},"title":"Loss of microbial diversity and pathogen domination of the gut microbiota in critically ill patients","type":"article-journal"},"uris":["http://www.mendeley.com/documents/?uuid=b671721d-f09d-42c7-b941-fd1dcdb3ff1b"]},{"id":"ITEM-3","itemData":{"DOI":"10.1038/s41564-019-0550-2","ISSN":"20585276","PMID":"31501537","abstract":"Hospitalized preterm infants receive frequent and often prolonged exposures to antibiotics because they are vulnerable to infection. It is not known whether the short-term effects of antibiotics on the preterm infant gut microbiota and resistome persist after discharge from neonatal intensive care units. Here, we use complementary metagenomic, culture-based and machine learning techniques to study the gut microbiota and resistome of antibiotic-exposed preterm infants during and after hospitalization, and we compare these readouts to antibiotic-naive healthy infants sampled synchronously. We find a persistently enriched gastrointestinal antibiotic resistome, prolonged carriage of multidrug-resistant Enterobacteriaceae and distinct antibiotic-driven patterns of microbiota and resistome assembly in extremely preterm infants that received early-life antibiotics. The collateral damage of early-life antibiotic treatment and hospitalization in preterm infants is long lasting. We urge the development of strategies to reduce these consequences in highly vulnerable neonatal populations.","author":[{"dropping-particle":"","family":"Gasparrini","given":"Andrew J.","non-dropping-particle":"","parse-names":false,"suffix":""},{"dropping-particle":"","family":"Wang","given":"Bin","non-dropping-particle":"","parse-names":false,"suffix":""},{"dropping-particle":"","family":"Sun","given":"Xiaoqing","non-dropping-particle":"","parse-names":false,"suffix":""},{"dropping-particle":"","family":"Kennedy","given":"Elizabeth A.","non-dropping-particle":"","parse-names":false,"suffix":""},{"dropping-particle":"","family":"Hernandez-Leyva","given":"Ariel","non-dropping-particle":"","parse-names":false,"suffix":""},{"dropping-particle":"","family":"Ndao","given":"I. Malick","non-dropping-particle":"","parse-names":false,"suffix":""},{"dropping-particle":"","family":"Tarr","given":"Phillip I.","non-dropping-particle":"","parse-names":false,"suffix":""},{"dropping-particle":"","family":"Warner","given":"Barbara B.","non-dropping-particle":"","parse-names":false,"suffix":""},{"dropping-particle":"","family":"Dantas","given":"Gautam","non-dropping-particle":"","parse-names":false,"suffix":""}],"container-title":"Nature Microbiology","id":"ITEM-3","issued":{"date-parts":[["2019"]]},"title":"Persistent metagenomic signatures of early-life hospitalization and antibiotic treatment in the infant gut microbiota and resistome","type":"article-journal"},"uris":["http://www.mendeley.com/documents/?uuid=23735b57-6242-437b-bbee-70528d5d46ea"]},{"id":"ITEM-4","itemData":{"DOI":"10.1093/cid/cis580","ISSN":"10584838","PMID":"22718773","abstract":"Background.Bacteremia is a frequent complication of allogeneic hematopoietic stem cell transplantation (allo-HSCT). It is unclear whether changes in the intestinal microbiota during allo-HSCT contribute to the development of bacteremia. We examined the microbiota of patients undergoing allo-HSCT, and correlated microbial shifts with the risk of bacteremia.Methods. Fecal specimens were collected longitudinally from 94 patients undergoing allo-HSCT, from before transplant until 35 days after transplant. The intestinal microbiota was characterized by 454 pyrosequencing of the V1-V3 region of bacterial 16S ribosomal RNA genes. Microbial diversity was estimated by grouping sequences into operational taxonomic units and calculating the Shannon diversity index. Phylogenetic classification was obtained using the Ribosomal Database Project classifier. Associations of the microbiota with clinical predictors and outcomes were evaluated.Results.During allo-HSCT, patients developed reduced diversity, with marked shifts in bacterial populations inhabiting the gut. Intestinal domination, defined as occupation of at least 30 of the microbiota by a single predominating bacterial taxon, occurred frequently. Commonly encountered dominating organisms included Enterococcus, Streptococcus, and various Proteobacteria. Enterococcal domination was increased 3-fold by metronidazole administration, whereas domination by Proteobacteria was reduced 10-fold by fluoroquinolone administration. As a predictor of outcomes, enterococcal domination increased the risk of Vancomycin-resistant Enterococcus bacteremia 9-fold, and proteobacterial domination increased the risk of gram-negative rod bacteremia 5-fold.Conclusions.During allo-HSCT, the diversity and stability of the intestinal flora are disrupted, resulting in domination by bacteria associated with subsequent bacteremia. Assessment of fecal microbiota identifies patients at highest risk for bloodstream infection during allo-HCST. © The Author 2012. Published by Oxford University Press on behalf of the Infectious Diseases Society of America. All rights reserved.","author":[{"dropping-particle":"","family":"Taur","given":"Ying","non-dropping-particle":"","parse-names":false,"suffix":""},{"dropping-particle":"","family":"Xavier","given":"Joao B.","non-dropping-particle":"","parse-names":false,"suffix":""},{"dropping-particle":"","family":"Lipuma","given":"Lauren","non-dropping-particle":"","parse-names":false,"suffix":""},{"dropping-particle":"","family":"Ubeda","given":"Carles","non-dropping-particle":"","parse-names":false,"suffix":""},{"dropping-particle":"","family":"Goldberg","given":"Jenna","non-dropping-particle":"","parse-names":false,"suffix":""},{"dropping-particle":"","family":"Gobourne","given":"Asia","non-dropping-particle":"","parse-names":false,"suffix":""},{"dropping-particle":"","family":"Lee","given":"Yeon Joo","non-dropping-particle":"","parse-names":false,"suffix":""},{"dropping-particle":"","family":"Dubin","given":"Krista A.","non-dropping-particle":"","parse-names":false,"suffix":""},{"dropping-particle":"","family":"Socci","given":"Nicholas D.","non-dropping-particle":"","parse-names":false,"suffix":""},{"dropping-particle":"","family":"Viale","given":"Agnes","non-dropping-particle":"","parse-names":false,"suffix":""},{"dropping-particle":"","family":"Perales","given":"Miguel Angel","non-dropping-particle":"","parse-names":false,"suffix":""},{"dropping-particle":"","family":"Jenq","given":"Robert R.","non-dropping-particle":"","parse-names":false,"suffix":""},{"dropping-particle":"","family":"Brink","given":"Marcel R.M.","non-dropping-particle":"Van Den","parse-names":false,"suffix":""},{"dropping-particle":"","family":"Pamer","given":"Eric G.","non-dropping-particle":"","parse-names":false,"suffix":""}],"container-title":"Clinical Infectious Diseases","id":"ITEM-4","issued":{"date-parts":[["2012"]]},"title":"Intestinal domination and the risk of bacteremia in patients undergoing allogeneic hematopoietic stem cell transplantation","type":"article-journal"},"uris":["http://www.mendeley.com/documents/?uuid=4f0ca128-b436-498c-bc2b-c146e1438e3d"]}],"mendeley":{"formattedCitation":"&lt;sup&gt;4,8–10&lt;/sup&gt;","plainTextFormattedCitation":"4,8–10","previouslyFormattedCitation":"&lt;sup&gt;4,8–10&lt;/sup&gt;"},"properties":{"noteIndex":0},"schema":"https://github.com/citation-style-language/schema/raw/master/csl-citation.json"}</w:instrText>
      </w:r>
      <w:r w:rsidR="00157B94">
        <w:rPr>
          <w:rFonts w:ascii="Arial" w:hAnsi="Arial" w:cs="Arial"/>
          <w:color w:val="000000"/>
          <w:sz w:val="24"/>
          <w:szCs w:val="24"/>
        </w:rPr>
        <w:fldChar w:fldCharType="separate"/>
      </w:r>
      <w:r w:rsidR="00341B18" w:rsidRPr="00341B18">
        <w:rPr>
          <w:rFonts w:ascii="Arial" w:hAnsi="Arial" w:cs="Arial"/>
          <w:noProof/>
          <w:color w:val="000000"/>
          <w:sz w:val="24"/>
          <w:szCs w:val="24"/>
          <w:vertAlign w:val="superscript"/>
        </w:rPr>
        <w:t>4,8–10</w:t>
      </w:r>
      <w:r w:rsidR="00157B94">
        <w:rPr>
          <w:rFonts w:ascii="Arial" w:hAnsi="Arial" w:cs="Arial"/>
          <w:color w:val="000000"/>
          <w:sz w:val="24"/>
          <w:szCs w:val="24"/>
        </w:rPr>
        <w:fldChar w:fldCharType="end"/>
      </w:r>
      <w:r w:rsidR="00DD6B07" w:rsidRPr="007C21EA">
        <w:rPr>
          <w:rFonts w:ascii="Arial" w:hAnsi="Arial" w:cs="Arial"/>
          <w:color w:val="000000"/>
          <w:sz w:val="24"/>
          <w:szCs w:val="24"/>
        </w:rPr>
        <w:t xml:space="preserve">. </w:t>
      </w:r>
      <w:r w:rsidR="00DD6B07" w:rsidRPr="007C21EA">
        <w:rPr>
          <w:rFonts w:ascii="Arial" w:eastAsia="Cambria" w:hAnsi="Arial" w:cs="Arial"/>
          <w:sz w:val="24"/>
          <w:szCs w:val="24"/>
        </w:rPr>
        <w:t xml:space="preserve">There are multiple species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that are known to cause human disease, but the most common are </w:t>
      </w:r>
      <w:r w:rsidR="00DD6B07" w:rsidRPr="007C21EA">
        <w:rPr>
          <w:rFonts w:ascii="Arial" w:eastAsia="Cambria" w:hAnsi="Arial" w:cs="Arial"/>
          <w:i/>
          <w:sz w:val="24"/>
          <w:szCs w:val="24"/>
        </w:rPr>
        <w:t>Enterococcus faecium</w:t>
      </w:r>
      <w:r w:rsidR="00DD6B07" w:rsidRPr="007C21EA">
        <w:rPr>
          <w:rFonts w:ascii="Arial" w:eastAsia="Cambria" w:hAnsi="Arial" w:cs="Arial"/>
          <w:sz w:val="24"/>
          <w:szCs w:val="24"/>
        </w:rPr>
        <w:t xml:space="preserve"> and </w:t>
      </w:r>
      <w:r w:rsidR="00DD6B07" w:rsidRPr="007C21EA">
        <w:rPr>
          <w:rFonts w:ascii="Arial" w:eastAsia="Cambria" w:hAnsi="Arial" w:cs="Arial"/>
          <w:i/>
          <w:sz w:val="24"/>
          <w:szCs w:val="24"/>
        </w:rPr>
        <w:t>Enterococcus faecalis</w:t>
      </w:r>
      <w:r w:rsidR="00DD6B07" w:rsidRPr="007C21EA">
        <w:rPr>
          <w:rFonts w:ascii="Arial" w:eastAsia="Cambria" w:hAnsi="Arial" w:cs="Arial"/>
          <w:sz w:val="24"/>
          <w:szCs w:val="24"/>
        </w:rPr>
        <w:t xml:space="preserve">. Both species are capable of developing resistance to the antibiotic vancomycin. Each of these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species is known to cause disease, particularly in individuals who have been treated with multiple antibiotics. Developing alternative therapies to treat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is of significant importance to reduce long-term infections such as endocarditis and to reduce the emergence of </w:t>
      </w:r>
      <w:r w:rsidR="00DD6B07" w:rsidRPr="007C21EA">
        <w:rPr>
          <w:rFonts w:ascii="Arial" w:eastAsia="Cambria" w:hAnsi="Arial" w:cs="Arial"/>
          <w:i/>
          <w:sz w:val="24"/>
          <w:szCs w:val="24"/>
        </w:rPr>
        <w:t xml:space="preserve">Enterococcus </w:t>
      </w:r>
      <w:r w:rsidR="00DD6B07" w:rsidRPr="007C21EA">
        <w:rPr>
          <w:rFonts w:ascii="Arial" w:eastAsia="Cambria" w:hAnsi="Arial" w:cs="Arial"/>
          <w:sz w:val="24"/>
          <w:szCs w:val="24"/>
        </w:rPr>
        <w:t xml:space="preserve">infections in patients who have been treated with antibiotics. </w:t>
      </w:r>
    </w:p>
    <w:p w14:paraId="34C1C226" w14:textId="556C26C2" w:rsidR="004D240D" w:rsidRPr="007C21EA" w:rsidRDefault="00A045CA" w:rsidP="00341B18">
      <w:pPr>
        <w:spacing w:line="480" w:lineRule="auto"/>
        <w:ind w:firstLine="720"/>
        <w:rPr>
          <w:rFonts w:ascii="Arial" w:eastAsia="Cambria" w:hAnsi="Arial" w:cs="Arial"/>
          <w:sz w:val="24"/>
          <w:szCs w:val="24"/>
        </w:rPr>
      </w:pPr>
      <w:r w:rsidRPr="007C21EA">
        <w:rPr>
          <w:rFonts w:ascii="Arial" w:hAnsi="Arial" w:cs="Arial"/>
          <w:sz w:val="24"/>
          <w:szCs w:val="24"/>
        </w:rPr>
        <w:t xml:space="preserve">Because of their propensity for antibiotic resistance and their greater abundance in critically ill or antibiotic treated patients, </w:t>
      </w:r>
      <w:r w:rsidRPr="007C21EA">
        <w:rPr>
          <w:rFonts w:ascii="Arial" w:hAnsi="Arial" w:cs="Arial"/>
          <w:i/>
          <w:iCs/>
          <w:sz w:val="24"/>
          <w:szCs w:val="24"/>
        </w:rPr>
        <w:t>Enterococcus</w:t>
      </w:r>
      <w:r w:rsidRPr="007C21EA">
        <w:rPr>
          <w:rFonts w:ascii="Arial" w:hAnsi="Arial" w:cs="Arial"/>
          <w:sz w:val="24"/>
          <w:szCs w:val="24"/>
        </w:rPr>
        <w:t xml:space="preserve"> is a logical focus for studies of basic phage biology. Surprisingly, there are relatively few characterized </w:t>
      </w:r>
      <w:r w:rsidRPr="007C21EA">
        <w:rPr>
          <w:rFonts w:ascii="Arial" w:hAnsi="Arial" w:cs="Arial"/>
          <w:i/>
          <w:iCs/>
          <w:sz w:val="24"/>
          <w:szCs w:val="24"/>
        </w:rPr>
        <w:t>Enterococcus</w:t>
      </w:r>
      <w:r w:rsidRPr="007C21EA">
        <w:rPr>
          <w:rFonts w:ascii="Arial" w:hAnsi="Arial" w:cs="Arial"/>
          <w:sz w:val="24"/>
          <w:szCs w:val="24"/>
        </w:rPr>
        <w:t xml:space="preserve"> </w:t>
      </w:r>
      <w:r w:rsidRPr="007C21EA">
        <w:rPr>
          <w:rFonts w:ascii="Arial" w:hAnsi="Arial" w:cs="Arial"/>
          <w:sz w:val="24"/>
          <w:szCs w:val="24"/>
        </w:rPr>
        <w:lastRenderedPageBreak/>
        <w:t xml:space="preserve">phages. </w:t>
      </w:r>
      <w:r w:rsidR="00563D7E" w:rsidRPr="007C21EA">
        <w:rPr>
          <w:rFonts w:ascii="Arial" w:eastAsia="Cambria" w:hAnsi="Arial" w:cs="Arial"/>
          <w:sz w:val="24"/>
          <w:szCs w:val="24"/>
        </w:rPr>
        <w:t xml:space="preserve">Bacteriophage (phage) therapy is an alternative treatment to antibiotics that has shown promise </w:t>
      </w:r>
      <w:r w:rsidR="003828DE" w:rsidRPr="007C21EA">
        <w:rPr>
          <w:rFonts w:ascii="Arial" w:eastAsia="Cambria" w:hAnsi="Arial" w:cs="Arial"/>
          <w:sz w:val="24"/>
          <w:szCs w:val="24"/>
        </w:rPr>
        <w:t xml:space="preserve">for treating </w:t>
      </w:r>
      <w:r w:rsidR="003828DE" w:rsidRPr="007C21EA">
        <w:rPr>
          <w:rFonts w:ascii="Arial" w:eastAsia="Cambria" w:hAnsi="Arial" w:cs="Arial"/>
          <w:i/>
          <w:sz w:val="24"/>
          <w:szCs w:val="24"/>
        </w:rPr>
        <w:t>Enterococcus</w:t>
      </w:r>
      <w:r w:rsidR="003828DE" w:rsidRPr="007C21EA">
        <w:rPr>
          <w:rFonts w:ascii="Arial" w:eastAsia="Cambria" w:hAnsi="Arial" w:cs="Arial"/>
          <w:sz w:val="24"/>
          <w:szCs w:val="24"/>
        </w:rPr>
        <w:t xml:space="preserve"> </w:t>
      </w:r>
      <w:r w:rsidR="00563D7E" w:rsidRPr="007C21EA">
        <w:rPr>
          <w:rFonts w:ascii="Arial" w:eastAsia="Cambria" w:hAnsi="Arial" w:cs="Arial"/>
          <w:i/>
          <w:sz w:val="24"/>
          <w:szCs w:val="24"/>
        </w:rPr>
        <w:t>in vitro</w:t>
      </w:r>
      <w:r w:rsidR="00563D7E" w:rsidRPr="007C21EA">
        <w:rPr>
          <w:rFonts w:ascii="Arial" w:eastAsia="Cambria" w:hAnsi="Arial" w:cs="Arial"/>
          <w:sz w:val="24"/>
          <w:szCs w:val="24"/>
        </w:rPr>
        <w:t xml:space="preserve"> and in animal models </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{"citationItems":[{"id":"ITEM-1","itemData":{"DOI":"10.1128/JB.186.14.4808-4812.2004","ISSN":"0021-9193","PMID":"15231813","abstract":"Enterococcus faecalis and Enterococcus faecium infections are increasingly difficult to treat due to high levels of resistance to antibiotics. PlyV12, a bacteriophage lytic enzyme, was isolated and shown to effectively kill both E. faecalis and E. faecium (including vancomycin-resistant strains), as well as other human pathogens. We propose its development and use as an alternative therapeutic tool.","author":[{"dropping-particle":"","family":"Yoong","given":"Pauline","non-dropping-particle":"","parse-names":false,"suffix":""},{"dropping-particle":"","family":"Schuch","given":"Raymond","non-dropping-particle":"","parse-names":false,"suffix":""},{"dropping-particle":"","family":"Nelson","given":"Daniel","non-dropping-particle":"","parse-names":false,"suffix":""},{"dropping-particle":"","family":"Fischetti","given":"Vincent A","non-dropping-particle":"","parse-names":false,"suffix":""}],"container-title":"Journal of bacteriology","id":"ITEM-1","issue":"14","issued":{"date-parts":[["2004","7","15"]]},"note":"Characterization of the lysin from V12\nShowed V12 is lytic for a wide range of species","page":"4808-12","publisher":"American Society for Microbiology","title":"Identification of a broadly active phage lytic enzyme with lethal activity against antibiotic-resistant Enterococcus faecalis and Enterococcus faecium.","type":"article-journal","volume":"186"},"uris":["http://www.mendeley.com/documents/?uuid=d02f6a44-8563-3fad-b012-a43c7077e455"]},{"id":"ITEM-2","itemData":{"DOI":"10.1101/531442","abstract":"Enterococcus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A","non-dropping-particle":"","parse-names":false,"suffix":""}],"container-title":"bioRxiv","id":"ITEM-2","issued":{"date-parts":[["2019","1","26"]]},"page":"531442","publisher":"Cold Spring Harbor Laboratory","title":"Bacteriophage resistance alters antibiotic mediated intestinal expansion of enterococci","type":"article-journal"},"uris":["http://www.mendeley.com/documents/?uuid=9eec48a0-c9b8-39f1-83cf-0d785824c81b"]},{"id":"ITEM-3","itemData":{"DOI":"10.1128/AEM.00096-15","ISSN":"0099-2240","PMID":"25662974","abstract":"&lt;p&gt;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L.","non-dropping-particle":"","parse-names":false,"suffix":""}],"id":"ITEM-3","issue":"8","issued":{"date-parts":[["2015","4","15"]]},"page":"2696-2705","title":"Targeting Enterococcus faecalis Biofilms with Phage Therapy","type":"article-journal","volume":"81"},"uris":["http://www.mendeley.com/documents/?uuid=721487a3-7e30-37e1-afe4-4bc604db0f7f"]}],"mendeley":{"formattedCitation":"&lt;sup&gt;11–13&lt;/sup&gt;","plainTextFormattedCitation":"11–13","previouslyFormattedCitation":"&lt;sup&gt;11–13&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11–13</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00563D7E" w:rsidRPr="007C21EA">
        <w:rPr>
          <w:rFonts w:ascii="Arial" w:eastAsia="Cambria" w:hAnsi="Arial" w:cs="Arial"/>
          <w:sz w:val="24"/>
          <w:szCs w:val="24"/>
        </w:rPr>
        <w:t xml:space="preserve"> However, phage therapy is rarely used</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and in many places is used only as salvage therapy</w:t>
      </w:r>
      <w:r w:rsidR="003828DE" w:rsidRPr="007C21EA">
        <w:rPr>
          <w:rFonts w:ascii="Arial" w:eastAsia="Cambria" w:hAnsi="Arial" w:cs="Arial"/>
          <w:sz w:val="24"/>
          <w:szCs w:val="24"/>
        </w:rPr>
        <w:t>,</w:t>
      </w:r>
      <w:r w:rsidR="00563D7E" w:rsidRPr="007C21EA">
        <w:rPr>
          <w:rFonts w:ascii="Arial" w:eastAsia="Cambria" w:hAnsi="Arial" w:cs="Arial"/>
          <w:sz w:val="24"/>
          <w:szCs w:val="24"/>
        </w:rPr>
        <w:t xml:space="preserve"> </w:t>
      </w:r>
      <w:r w:rsidR="003828DE" w:rsidRPr="007C21EA">
        <w:rPr>
          <w:rFonts w:ascii="Arial" w:eastAsia="Cambria" w:hAnsi="Arial" w:cs="Arial"/>
          <w:sz w:val="24"/>
          <w:szCs w:val="24"/>
        </w:rPr>
        <w:t xml:space="preserve">partly </w:t>
      </w:r>
      <w:r w:rsidR="00563D7E" w:rsidRPr="007C21EA">
        <w:rPr>
          <w:rFonts w:ascii="Arial" w:eastAsia="Cambria" w:hAnsi="Arial" w:cs="Arial"/>
          <w:sz w:val="24"/>
          <w:szCs w:val="24"/>
        </w:rPr>
        <w:t xml:space="preserve">due to a relative paucity of basic research into </w:t>
      </w:r>
      <w:r w:rsidR="00A40968" w:rsidRPr="007C21EA">
        <w:rPr>
          <w:rFonts w:ascii="Arial" w:eastAsia="Cambria" w:hAnsi="Arial" w:cs="Arial"/>
          <w:sz w:val="24"/>
          <w:szCs w:val="24"/>
        </w:rPr>
        <w:t>its</w:t>
      </w:r>
      <w:r w:rsidR="003828DE" w:rsidRPr="007C21EA">
        <w:rPr>
          <w:rFonts w:ascii="Arial" w:eastAsia="Cambria" w:hAnsi="Arial" w:cs="Arial"/>
          <w:sz w:val="24"/>
          <w:szCs w:val="24"/>
        </w:rPr>
        <w:t xml:space="preserve"> </w:t>
      </w:r>
      <w:r w:rsidR="00563D7E" w:rsidRPr="007C21EA">
        <w:rPr>
          <w:rFonts w:ascii="Arial" w:eastAsia="Cambria" w:hAnsi="Arial" w:cs="Arial"/>
          <w:sz w:val="24"/>
          <w:szCs w:val="24"/>
        </w:rPr>
        <w:t>safety, mechanisms of action, and best practices</w:t>
      </w:r>
      <w:r w:rsidR="003828DE" w:rsidRPr="007C21EA">
        <w:rPr>
          <w:rFonts w:ascii="Arial" w:eastAsia="Cambria" w:hAnsi="Arial" w:cs="Arial"/>
          <w:sz w:val="24"/>
          <w:szCs w:val="24"/>
        </w:rPr>
        <w:t xml:space="preserve"> of </w:t>
      </w:r>
      <w:r w:rsidR="00A40968" w:rsidRPr="007C21EA">
        <w:rPr>
          <w:rFonts w:ascii="Arial" w:eastAsia="Cambria" w:hAnsi="Arial" w:cs="Arial"/>
          <w:sz w:val="24"/>
          <w:szCs w:val="24"/>
        </w:rPr>
        <w:t>use</w:t>
      </w:r>
      <w:r w:rsidR="00563D7E" w:rsidRPr="007C21EA">
        <w:rPr>
          <w:rFonts w:ascii="Arial" w:eastAsia="Cambria" w:hAnsi="Arial" w:cs="Arial"/>
          <w:sz w:val="24"/>
          <w:szCs w:val="24"/>
        </w:rPr>
        <w:t>.</w:t>
      </w:r>
    </w:p>
    <w:p w14:paraId="00000016" w14:textId="23FCD319" w:rsidR="000207FA" w:rsidRPr="007C21EA" w:rsidRDefault="00563D7E" w:rsidP="00047B19">
      <w:pPr>
        <w:spacing w:line="480" w:lineRule="auto"/>
        <w:rPr>
          <w:rFonts w:ascii="Arial" w:eastAsia="Cambria" w:hAnsi="Arial" w:cs="Arial"/>
          <w:sz w:val="24"/>
          <w:szCs w:val="24"/>
        </w:rPr>
      </w:pPr>
      <w:r w:rsidRPr="007C21EA">
        <w:rPr>
          <w:rFonts w:ascii="Arial" w:eastAsia="Cambria" w:hAnsi="Arial" w:cs="Arial"/>
          <w:sz w:val="24"/>
          <w:szCs w:val="24"/>
        </w:rPr>
        <w:tab/>
        <w:t>Although phages are posited as a solution for antibiotic resistance, bacteria can also evolve resistance to phage infection. Bacteria exist in a constant evolutionary battle with phage</w:t>
      </w:r>
      <w:r w:rsidR="00C90B53" w:rsidRPr="007C21EA">
        <w:rPr>
          <w:rFonts w:ascii="Arial" w:eastAsia="Cambria" w:hAnsi="Arial" w:cs="Arial"/>
          <w:sz w:val="24"/>
          <w:szCs w:val="24"/>
        </w:rPr>
        <w:t>s</w:t>
      </w:r>
      <w:r w:rsidRPr="007C21EA">
        <w:rPr>
          <w:rFonts w:ascii="Arial" w:eastAsia="Cambria" w:hAnsi="Arial" w:cs="Arial"/>
          <w:sz w:val="24"/>
          <w:szCs w:val="24"/>
        </w:rPr>
        <w:t>, and thus have evolved many systems to resist phage infection, including preventing phage binding, restriction modification systems, CRISPR-Cas9</w:t>
      </w:r>
      <w:r w:rsidR="00A40968" w:rsidRPr="007C21EA">
        <w:rPr>
          <w:rFonts w:ascii="Arial" w:eastAsia="Cambria" w:hAnsi="Arial" w:cs="Arial"/>
          <w:sz w:val="24"/>
          <w:szCs w:val="24"/>
        </w:rPr>
        <w:t xml:space="preserve"> immunity</w:t>
      </w:r>
      <w:r w:rsidRPr="007C21EA">
        <w:rPr>
          <w:rFonts w:ascii="Arial" w:eastAsia="Cambria" w:hAnsi="Arial" w:cs="Arial"/>
          <w:sz w:val="24"/>
          <w:szCs w:val="24"/>
        </w:rPr>
        <w:t xml:space="preserve">, </w:t>
      </w:r>
      <w:sdt>
        <w:sdtPr>
          <w:rPr>
            <w:rFonts w:ascii="Arial" w:hAnsi="Arial" w:cs="Arial"/>
          </w:rPr>
          <w:tag w:val="goog_rdk_0"/>
          <w:id w:val="-1578973705"/>
        </w:sdtPr>
        <w:sdtContent/>
      </w:sdt>
      <w:r w:rsidRPr="007C21EA">
        <w:rPr>
          <w:rFonts w:ascii="Arial" w:eastAsia="Cambria" w:hAnsi="Arial" w:cs="Arial"/>
          <w:sz w:val="24"/>
          <w:szCs w:val="24"/>
        </w:rPr>
        <w:t>and abortive infection</w:t>
      </w:r>
      <w:r w:rsidR="00684F97"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{"citationItems":[{"id":"ITEM-1","itemData":{"DOI":"10.1146/annurev-virology-031413-085500","ISSN":"2327-056X","abstract":"Bacteriophages (phages) specifically infect bacteria and are the most abundant biological entities on Earth. The constant exposure to phage infection imposes a strong selective pressure on bacteria to develop viral resistance strategies that promote prokaryotic survival. Thus, this parasite-host relationship results in an evolutionary arms race of adaptation and counteradaptation between the interacting partners. The evolutionary outcome is a spectrum of remarkable strategies used by the bacteria and phages as they attempt to coexist. These approaches include adsorption inhibition, injection blocking, abortive infection, toxin-antitoxin, and CRISPR-Cas systems. In this review, we highlight the diverse and complementary antiphage systems in bacteria, as well as the evasion mechanisms used by phages to escape these resistance strategies.","author":[{"dropping-particle":"","family":"Dy","given":"Ron L.","non-dropping-particle":"","parse-names":false,"suffix":""},{"dropping-particle":"","family":"Richter","given":"Corinna","non-dropping-particle":"","parse-names":false,"suffix":""},{"dropping-particle":"","family":"Salmond","given":"George P.C.","non-dropping-particle":"","parse-names":false,"suffix":""},{"dropping-particle":"","family":"Fineran","given":"Peter C.","non-dropping-particle":"","parse-names":false,"suffix":""}],"container-title":"Annual Review of Virology","id":"ITEM-1","issue":"1","issued":{"date-parts":[["2014","11","3"]]},"page":"307-331","publisher":" Annual Reviews ","title":"Remarkable Mechanisms in Microbes to Resist Phage Infections","type":"article-journal","volume":"1"},"uris":["http://www.mendeley.com/documents/?uuid=890e2850-64ea-3680-844c-8e22dbbdc82d"]},{"id":"ITEM-2","itemData":{"DOI":"10.1146/annurev-virology-011620-040628","ISSN":"2327-056X","abstract":"&lt;p&gt;Facing frequent phage challenges, bacteria have evolved numerous mechanisms to resist phage infection. A commonly used phage resistance strategy is abortive infection (Abi), in which the infected cell commits suicide before the phage can complete its replication cycle. Abi prevents the phage epidemic from spreading to nearby cells, thus protecting the bacterial colony. The Abi strategy is manifested by a plethora of mechanistically diverse defense systems that are abundant in bacterial genomes. In turn, phages have developed equally diverse mechanisms to overcome bacterial Abi. This review summarizes the current knowledge on bacterial defense via cell suicide. It describes the principles of Abi, details how these principles are implemented in a variety of natural defense systems, and discusses phage counter-defense mechanisms.&lt;/p&gt;","author":[{"dropping-particle":"","family":"Lopatina","given":"Anna","non-dropping-particle":"","parse-names":false,"suffix":""},{"dropping-particle":"","family":"Tal","given":"Nitzan","non-dropping-particle":"","parse-names":false,"suffix":""},{"dropping-particle":"","family":"Sorek","given":"Rotem","non-dropping-particle":"","parse-names":false,"suffix":""}],"container-title":"Annual Review of Virology","id":"ITEM-2","issue":"1","issued":{"date-parts":[["2020","9","29"]]},"page":"371-384","publisher":"Annual Reviews Inc.","title":"Abortive Infection: Bacterial Suicide as an Antiviral Immune Strategy","type":"article-journal","volume":"7"},"uris":["http://www.mendeley.com/documents/?uuid=51b1c694-dcb6-312d-a8b0-de1bb664e4fd"]}],"mendeley":{"formattedCitation":"&lt;sup&gt;14,15&lt;/sup&gt;","plainTextFormattedCitation":"14,15","previouslyFormattedCitation":"&lt;sup&gt;14,15&lt;/sup&gt;"},"properties":{"noteIndex":0},"schema":"https://github.com/citation-style-language/schema/raw/master/csl-citation.json"}</w:instrText>
      </w:r>
      <w:r w:rsidR="00684F97"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14,15</w:t>
      </w:r>
      <w:r w:rsidR="00684F97" w:rsidRPr="007C21EA">
        <w:rPr>
          <w:rFonts w:ascii="Arial" w:eastAsia="Cambria" w:hAnsi="Arial" w:cs="Arial"/>
          <w:sz w:val="24"/>
          <w:szCs w:val="24"/>
        </w:rPr>
        <w:fldChar w:fldCharType="end"/>
      </w:r>
      <w:r w:rsidR="00684F97" w:rsidRPr="007C21EA">
        <w:rPr>
          <w:rFonts w:ascii="Arial" w:eastAsia="Cambria" w:hAnsi="Arial" w:cs="Arial"/>
          <w:sz w:val="24"/>
          <w:szCs w:val="24"/>
        </w:rPr>
        <w:t>.</w:t>
      </w:r>
      <w:r w:rsidRPr="007C21EA">
        <w:rPr>
          <w:rFonts w:ascii="Arial" w:eastAsia="Cambria" w:hAnsi="Arial" w:cs="Arial"/>
          <w:sz w:val="24"/>
          <w:szCs w:val="24"/>
        </w:rPr>
        <w:t xml:space="preserve"> Given strong selective pressure from a single phage, bacteria often quickly evolve resistance to that phage in laboratory settings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{"citationItems":[{"id":"ITEM-1","itemData":{"DOI":"10.2307/1935611","ISSN":"00129658","author":[{"dropping-particle":"","family":"Chao","given":"Lin","non-dropping-particle":"","parse-names":false,"suffix":""},{"dropping-particle":"","family":"Levin","given":"Bruce R.","non-dropping-particle":"","parse-names":false,"suffix":""},{"dropping-particle":"","family":"Stewart","given":"Frank M.","non-dropping-particle":"","parse-names":false,"suffix":""}],"container-title":"Ecology","id":"ITEM-1","issue":"2","issued":{"date-parts":[["1977","3","1"]]},"note":"E. coli and T7\nresource rich vs resource poor\n\nFor stable coexistence:\n1. Lots resources, few phage, bacteria sensitive\nBacteria growht limited by phage\nB0, T70, B1, T71\n\n2. Few resources resistant bacteria\nBacteria growth limited by nutrients\nB0, T70, B1, T71, B2\n\nB0 growth better than B1 and B2\nB2 and B1 grow equally","page":"369-378","publisher":"Ecological Society of America","title":"A Complex Community in a Simple Habitat: An Experimental Study with Bacteria and Phage","type":"article-journal","volume":"58"},"uris":["http://www.mendeley.com/documents/?uuid=b0a54715-0620-3c14-a75b-c2686135b270"]}],"mendeley":{"formattedCitation":"&lt;sup&gt;16&lt;/sup&gt;","plainTextFormattedCitation":"16","previouslyFormattedCitation":"&lt;sup&gt;16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16</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Phages evolve to combat and circumvent </w:t>
      </w:r>
      <w:r w:rsidR="00047B19">
        <w:rPr>
          <w:rFonts w:ascii="Arial" w:eastAsia="Cambria" w:hAnsi="Arial" w:cs="Arial"/>
          <w:sz w:val="24"/>
          <w:szCs w:val="24"/>
        </w:rPr>
        <w:t>bacterial</w:t>
      </w:r>
      <w:r w:rsidRPr="007C21EA">
        <w:rPr>
          <w:rFonts w:ascii="Arial" w:eastAsia="Cambria" w:hAnsi="Arial" w:cs="Arial"/>
          <w:sz w:val="24"/>
          <w:szCs w:val="24"/>
        </w:rPr>
        <w:t xml:space="preserve"> resistance mechanisms, which </w:t>
      </w:r>
      <w:r w:rsidR="00047B19">
        <w:rPr>
          <w:rFonts w:ascii="Arial" w:eastAsia="Cambria" w:hAnsi="Arial" w:cs="Arial"/>
          <w:sz w:val="24"/>
          <w:szCs w:val="24"/>
        </w:rPr>
        <w:t>may provide</w:t>
      </w:r>
      <w:r w:rsidRPr="007C21EA">
        <w:rPr>
          <w:rFonts w:ascii="Arial" w:eastAsia="Cambria" w:hAnsi="Arial" w:cs="Arial"/>
          <w:sz w:val="24"/>
          <w:szCs w:val="24"/>
        </w:rPr>
        <w:t xml:space="preserve"> phage therapy</w:t>
      </w:r>
      <w:r w:rsidR="00C90B53" w:rsidRPr="007C21EA">
        <w:rPr>
          <w:rFonts w:ascii="Arial" w:eastAsia="Cambria" w:hAnsi="Arial" w:cs="Arial"/>
          <w:sz w:val="24"/>
          <w:szCs w:val="24"/>
        </w:rPr>
        <w:t xml:space="preserve"> with</w:t>
      </w:r>
      <w:r w:rsidRPr="007C21EA">
        <w:rPr>
          <w:rFonts w:ascii="Arial" w:eastAsia="Cambria" w:hAnsi="Arial" w:cs="Arial"/>
          <w:sz w:val="24"/>
          <w:szCs w:val="24"/>
        </w:rPr>
        <w:t xml:space="preserve"> </w:t>
      </w:r>
      <w:r w:rsidR="00047B19">
        <w:rPr>
          <w:rFonts w:ascii="Arial" w:eastAsia="Cambria" w:hAnsi="Arial" w:cs="Arial"/>
          <w:sz w:val="24"/>
          <w:szCs w:val="24"/>
        </w:rPr>
        <w:t>an</w:t>
      </w:r>
      <w:r w:rsidRPr="007C21EA">
        <w:rPr>
          <w:rFonts w:ascii="Arial" w:eastAsia="Cambria" w:hAnsi="Arial" w:cs="Arial"/>
          <w:sz w:val="24"/>
          <w:szCs w:val="24"/>
        </w:rPr>
        <w:t xml:space="preserve"> advantage over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{"citationItems":[{"id":"ITEM-1","itemData":{"DOI":"10.1038/nrmicro3096","ISSN":"1740-1526","abstract":"Recent studies have revealed that bacteriophages have a remarkable capacity to defend against the antiviral systems of their bacterial hosts. Here, Moineau and colleagues discuss the diverse mechanisms that phages use to evade adsorption inhibition, restriction–modification systems, CRISPR–Cas systems and abortive infection.","author":[{"dropping-particle":"","family":"Samson","given":"Julie E.","non-dropping-particle":"","parse-names":false,"suffix":""},{"dropping-particle":"","family":"Magadán","given":"Alfonso H.","non-dropping-particle":"","parse-names":false,"suffix":""},{"dropping-particle":"","family":"Sabri","given":"Mourad","non-dropping-particle":"","parse-names":false,"suffix":""},{"dropping-particle":"","family":"Moineau","given":"Sylvain","non-dropping-particle":"","parse-names":false,"suffix":""}],"container-title":"Nature Reviews Microbiology","id":"ITEM-1","issue":"10","issued":{"date-parts":[["2013","8","27"]]},"page":"675-687","publisher":"Nature Publishing Group","title":"Revenge of the phages: defeating bacterial defences","type":"article-journal","volume":"11"},"uris":["http://www.mendeley.com/documents/?uuid=9ca87876-b8f3-3a72-852d-11bb7d5de23a"]}],"mendeley":{"formattedCitation":"&lt;sup&gt;17&lt;/sup&gt;","plainTextFormattedCitation":"17","previouslyFormattedCitation":"&lt;sup&gt;17&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17</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047B19">
        <w:rPr>
          <w:rFonts w:ascii="Arial" w:eastAsia="Cambria" w:hAnsi="Arial" w:cs="Arial"/>
          <w:sz w:val="24"/>
          <w:szCs w:val="24"/>
        </w:rPr>
        <w:t>Furthermore</w:t>
      </w:r>
      <w:r w:rsidRPr="007C21EA">
        <w:rPr>
          <w:rFonts w:ascii="Arial" w:eastAsia="Cambria" w:hAnsi="Arial" w:cs="Arial"/>
          <w:sz w:val="24"/>
          <w:szCs w:val="24"/>
        </w:rPr>
        <w:t xml:space="preserve">, the phenotypic effects of evolving resistance to phages </w:t>
      </w:r>
      <w:r w:rsidR="00810CA2" w:rsidRPr="007C21EA">
        <w:rPr>
          <w:rFonts w:ascii="Arial" w:eastAsia="Cambria" w:hAnsi="Arial" w:cs="Arial"/>
          <w:sz w:val="24"/>
          <w:szCs w:val="24"/>
        </w:rPr>
        <w:t xml:space="preserve">are </w:t>
      </w:r>
      <w:r w:rsidRPr="007C21EA">
        <w:rPr>
          <w:rFonts w:ascii="Arial" w:eastAsia="Cambria" w:hAnsi="Arial" w:cs="Arial"/>
          <w:sz w:val="24"/>
          <w:szCs w:val="24"/>
        </w:rPr>
        <w:t>poorly understood.</w:t>
      </w:r>
      <w:r w:rsidR="00894998">
        <w:rPr>
          <w:rFonts w:ascii="Arial" w:eastAsia="Cambria" w:hAnsi="Arial" w:cs="Arial"/>
          <w:sz w:val="24"/>
          <w:szCs w:val="24"/>
        </w:rPr>
        <w:t xml:space="preserve"> For example, </w:t>
      </w:r>
      <w:r w:rsidRPr="007C21EA">
        <w:rPr>
          <w:rFonts w:ascii="Arial" w:eastAsia="Cambria" w:hAnsi="Arial" w:cs="Arial"/>
          <w:sz w:val="24"/>
          <w:szCs w:val="24"/>
        </w:rPr>
        <w:t xml:space="preserve">phage-resistance </w:t>
      </w:r>
      <w:r w:rsidR="00894998">
        <w:rPr>
          <w:rFonts w:ascii="Arial" w:eastAsia="Cambria" w:hAnsi="Arial" w:cs="Arial"/>
          <w:sz w:val="24"/>
          <w:szCs w:val="24"/>
        </w:rPr>
        <w:t>may</w:t>
      </w:r>
      <w:r w:rsidRPr="007C21EA">
        <w:rPr>
          <w:rFonts w:ascii="Arial" w:eastAsia="Cambria" w:hAnsi="Arial" w:cs="Arial"/>
          <w:sz w:val="24"/>
          <w:szCs w:val="24"/>
        </w:rPr>
        <w:t xml:space="preserve"> alter susceptibility to antibiotics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 xml:space="preserve">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aeruginosa.","type":"article-journal","volume":"6"},"uris":["http://www.mendeley.com/documents/?uuid=b6263476-cf8d-3055-a9e7-3feabd9e0a1d"]},{"id":"ITEM-2","itemData":{"DOI":"10.1016/j.annonc.2020.02.011","ISSN":"15698041","abstract":"Background: Early cancer detection could identify tumors at a time when outcomes are superior and treatment is less morbid. This prospective case-control sub-study (from NCT02889978 and NCT03085888) assessed the performance of targeted methylation analysis of circulating cell-free DNA (cfDNA) to detect and localize multiple cancer types across all stages at high specificity. Participants and methods: The 6689 participants [2482 cancer (&gt;50 cancer types), 4207 non-cancer] were divided into training and validation sets. Plasma cfDNA underwent bisulfite sequencing targeting a panel of &gt;100 000 informative methylation regions. A classifier was developed and validated for cancer detection and tissue of origin (TOO) localization. Results: Performance was consistent in training and validation sets. In validation, specificity was 99.3% [95% confidence interval (CI): 98.3% to 99.8%; 0.7% false-positive rate (FPR)]. Stage I–III sensitivity was 67.3% (CI: 60.7% to 73.3%) in a pre-specified set of 12 cancer types (anus, bladder, colon/rectum, esophagus, head and neck, liver/bile-duct, lung, lymphoma, ovary, pancreas, plasma cell neoplasm, stomach), which account for </w:instrText>
      </w:r>
      <w:r w:rsidR="003B443E">
        <w:rPr>
          <w:rFonts w:ascii="Cambria Math" w:eastAsia="Cambria" w:hAnsi="Cambria Math" w:cs="Cambria Math"/>
          <w:sz w:val="24"/>
          <w:szCs w:val="24"/>
        </w:rPr>
        <w:instrText>∼</w:instrText>
      </w:r>
      <w:r w:rsidR="003B443E">
        <w:rPr>
          <w:rFonts w:ascii="Arial" w:eastAsia="Cambria" w:hAnsi="Arial" w:cs="Arial"/>
          <w:sz w:val="24"/>
          <w:szCs w:val="24"/>
        </w:rPr>
        <w:instrText>63% of US cancer deaths annually, and was 43.9% (CI: 39.4% to 48.5%) in all cancer types. Detection increased with increasing stage: in the pre-specified cancer types sensitivity was 39% (CI: 27% to 52%) in stage I, 69% (CI: 56% to 80%) in stage II, 83% (CI: 75% to 90%) in stage III, and 92% (CI: 86% to 96%) in stage IV. In all cancer types sensitivity was 18% (CI: 13% to 25%) in stage I, 43% (CI: 35% to 51%) in stage II, 81% (CI: 73% to 87%) in stage III, and 93% (CI: 87% to 96%) in stage IV. TOO was predicted in 96% of samples with cancer-like signal; of those, the TOO localization was accurate in 93%. Conclusions: cfDNA sequencing leveraging informative methylation patterns detected more than 50 cancer types across stages. Considering the potential value of early detection in deadly malignancies, further evaluation of this test is justified in prospective population-level studies.","author":[{"dropping-particle":"","family":"Liu","given":"M. C.","non-dropping-particle":"","parse-names":false,"suffix":""},{"dropping-particle":"","family":"Oxnard","given":"G. R.","non-dropping-particle":"","parse-names":false,"suffix":""},{"dropping-particle":"","family":"Klein","given":"E. A.","non-dropping-particle":"","parse-names":false,"suffix":""},{"dropping-particle":"","family":"Swanton","given":"C.","non-dropping-particle":"","parse-names":false,"suffix":""},{"dropping-particle":"V.","family":"Seiden","given":"M.","non-dropping-particle":"","parse-names":false,"suffix":""},{"dropping-particle":"","family":"Liu","given":"Minetta C.","non-dropping-particle":"","parse-names":false,"suffix":""},{"dropping-particle":"","family":"Oxnard","given":"Geoffrey R.","non-dropping-particle":"","parse-names":false,"suffix":""},{"dropping-particle":"","family":"Klein","given":"Eric A.","non-dropping-particle":"","parse-names":false,"suffix":""},{"dropping-particle":"","family":"Smith","given":"David","non-dropping-particle":"","parse-names":false,"suffix":""},{"dropping-particle":"","family":"Richards","given":"Donald","non-dropping-particle":"","parse-names":false,"suffix":""},{"dropping-particle":"","family":"Yeatman","given":"Timothy J.","non-dropping-particle":"","parse-names":false,"suffix":""},{"dropping-particle":"","family":"Cohn","given":"Allen L.","non-dropping-particle":"","parse-names":false,"suffix":""},{"dropping-particle":"","family":"Lapham","given":"Rosanna","non-dropping-particle":"","parse-names":false,"suffix":""},{"dropping-particle":"","family":"Clement","given":"Jessica","non-dropping-particle":"","parse-names":false,"suffix":""},{"dropping-particle":"","family":"Parker","given":"Alexander S.","non-dropping-particle":"","parse-names":false,"suffix":""},{"dropping-particle":"","family":"Tummala","given":"Mohan K.","non-dropping-particle":"","parse-names":false,"suffix":""},{"dropping-particle":"","family":"McIntyre","given":"Kristi","non-dropping-particle":"","parse-names":false,"suffix":""},{"dropping-particle":"","family":"Sekeres","given":"Mikkael A.","non-dropping-particle":"","parse-names":false,"suffix":""},{"dropping-particle":"","family":"Bryce","given":"Alan H.","non-dropping-particle":"","parse-names":false,"suffix":""},{"dropping-particle":"","family":"Siegel","given":"Robert","non-dropping-particle":"","parse-names":false,"suffix":""},{"dropping-particle":"","family":"Wang","given":"Xuezhong","non-dropping-particle":"","parse-names":false,"suffix":""},{"dropping-particle":"","family":"Cosgrove","given":"David P.","non-dropping-particle":"","parse-names":false,"suffix":""},{"dropping-particle":"","family":"Abu-Rustum","given":"Nadeem R.","non-dropping-particle":"","parse-names":false,"suffix":""},{"dropping-particle":"","family":"Trent","given":"Jonathan","non-dropping-particle":"","parse-names":false,"suffix":""},{"dropping-particle":"","family":"Thiel","given":"David D.","non-dropping-particle":"","parse-names":false,"suffix":""},{"dropping-particle":"","family":"Becerra","given":"Carlos","non-dropping-particle":"","parse-names":false,"suffix":""},{"dropping-particle":"","family":"Agrawal","given":"Manish","non-dropping-particle":"","parse-names":false,"suffix":""},{"dropping-particle":"","family":"Garbo","given":"Lawrence E.","non-dropping-particle":"","parse-names":false,"suffix":""},{"dropping-particle":"","family":"Giguere","given":"Jeffrey K.","non-dropping-particle":"","parse-names":false,"suffix":""},{"dropping-particle":"","family":"Michels","given":"Ross M.","non-dropping-particle":"","parse-names":false,"suffix":""},{"dropping-particle":"","family":"Harris","given":"Ronald P.","non-dropping-particle":"","parse-names":false,"suffix":""},{"dropping-particle":"","family":"Richey","given":"Stephen L.","non-dropping-particle":"","parse-names":false,"suffix":""},{"dropping-particle":"","family":"McCarthy","given":"Timothy A.","non-dropping-particle":"","parse-names":false,"suffix":""},{"dropping-particle":"","family":"Waterhouse","given":"David M.","non-dropping-particle":"","parse-names":false,"suffix":""},{"dropping-particle":"","family":"Couch","given":"Fergus J.","non-dropping-particle":"","parse-names":false,"suffix":""},{"dropping-particle":"","family":"Wilks","given":"Sharon T.","non-dropping-particle":"","parse-names":false,"suffix":""},{"dropping-particle":"","family":"Krie","given":"Amy K.","non-dropping-particle":"","parse-names":false,"suffix":""},{"dropping-particle":"","family":"Balaraman","given":"Rama","non-dropping-particle":"","parse-names":false,"suffix":""},{"dropping-particle":"","family":"Restrepo","given":"Alvaro","non-dropping-particle":"","parse-names":false,"suffix":""},{"dropping-particle":"","family":"Meshad","given":"Michael W.","non-dropping-particle":"","parse-names":false,"suffix":""},{"dropping-particle":"","family":"Rieger-Christ","given":"Kimberly","non-dropping-particle":"","parse-names":false,"suffix":""},{"dropping-particle":"","family":"Sullivan","given":"Travis","non-dropping-particle":"","parse-names":false,"suffix":""},{"dropping-particle":"","family":"Lee","given":"Christine M.","non-dropping-particle":"","parse-names":false,"suffix":""},{"dropping-particle":"","family":"Greenwald","given":"Daniel R.","non-dropping-particle":"","parse-names":false,"suffix":""},{"dropping-particle":"","family":"Oh","given":"William","non-dropping-particle":"","parse-names":false,"suffix":""},{"dropping-particle":"","family":"Tsao","given":"Che Kai","non-dropping-particle":"","parse-names":false,"suffix":""},{"dropping-particle":"","family":"Fleshner","given":"Neil","non-dropping-particle":"","parse-names":false,"suffix":""},{"dropping-particle":"","family":"Kennecke","given":"Hagen F.","non-dropping-particle":"","parse-names":false,"suffix":""},{"dropping-particle":"","family":"Khalil","given":"Maged F.","non-dropping-particle":"","parse-names":false,"suffix":""},{"dropping-particle":"","family":"Spigel","given":"David R.","non-dropping-particle":"","parse-names":false,"suffix":""},{"dropping-particle":"","family":"Manhas","given":"Atisha P.","non-dropping-particle":"","parse-names":false,"suffix":""},{"dropping-particle":"","family":"Ulrich","given":"Brian K.","non-dropping-particle":"","parse-names":false,"suffix":""},{"dropping-particle":"","family":"Kovoor","given":"Philip A.","non-dropping-particle":"","parse-names":false,"suffix":""},{"dropping-particle":"","family":"Stokoe","given":"Christopher","non-dropping-particle":"","parse-names":false,"suffix":""},{"dropping-particle":"","family":"Courtright","given":"Jay G.","non-dropping-particle":"","parse-names":false,"suffix":""},{"dropping-particle":"","family":"Yimer","given":"Habte A.","non-dropping-particle":"","parse-names":false,"suffix":""},{"dropping-particle":"","family":"Larson","given":"Timothy G.","non-dropping-particle":"","parse-names":false,"suffix":""},{"dropping-particle":"","family":"Swanton","given":"Charles","non-dropping-particle":"","parse-names":false,"suffix":""},{"dropping-particle":"V.","family":"Seiden","given":"Michael","non-dropping-particle":"","parse-names":false,"suffix":""},{"dropping-particle":"","family":"Cummings","given":"Steven R.","non-dropping-particle":"","parse-names":false,"suffix":""},{"dropping-particle":"","family":"Absalan","given":"Farnaz","non-dropping-particle":"","parse-names":false,"suffix":""},{"dropping-particle":"","family":"Alexander","given":"Gregory","non-dropping-particle":"","parse-names":false,"suffix":""},{"dropping-particle":"","family":"Allen","given":"Brian","non-dropping-particle":"","parse-names":false,"suffix":""},{"dropping-particle":"","family":"Amini","given":"Hamed","non-dropping-particle":"","parse-names":false,"suffix":""},{"dropping-particle":"","family":"Aravanis","given":"Alexander M.","non-dropping-particle":"","parse-names":false,"suffix":""},{"dropping-particle":"","family":"Bagaria","given":"Siddhartha","non-dropping-particle":"","parse-names":false,"suffix":""},{"dropping-particle":"","family":"Bazargan","given":"Leila","non-dropping-particle":"","parse-names":false,"suffix":""},{"dropping-particle":"","family":"Beausang","given":"John F.","non-dropping-particle":"","parse-names":false,"suffix":""},{"dropping-particle":"","family":"Berman","given":"Jennifer","non-dropping-particle":"","parse-names":false,"suffix":""},{"dropping-particle":"","family":"Betts","given":"Craig","non-dropping-particle":"","parse-names":false,"suffix":""},{"dropping-particle":"","family":"Blocker","given":"Alexander","non-dropping-particle":"","parse-names":false,"suffix":""},{"dropping-particle":"","family":"Bredno","given":"Joerg","non-dropping-particle":"","parse-names":false,"suffix":""},{"dropping-particle":"","family":"Calef","given":"Robert","non-dropping-particle":"","parse-names":false,"suffix":""},{"dropping-particle":"","family":"Cann","given":"Gordon","non-dropping-particle":"","parse-names":false,"suffix":""},{"dropping-particle":"","family":"Carter","given":"Jeremy","non-dropping-particle":"","parse-names":false,"suffix":""},{"dropping-particle":"","family":"Chang","given":"Christopher","non-dropping-particle":"","parse-names":false,"suffix":""},{"dropping-particle":"","family":"Chawla","given":"Hemanshi","non-dropping-particle":"","parse-names":false,"suffix":""},{"dropping-particle":"","family":"Chen","given":"Xiaoji","non-dropping-particle":"","parse-names":false,"suffix":""},{"dropping-particle":"","family":"Chien","given":"Tom C.","non-dropping-particle":"","parse-names":false,"suffix":""},{"dropping-particle":"","family":"Civello","given":"Daniel","non-dropping-particle":"","parse-names":false,"suffix":""},{"dropping-particle":"","family":"Davydov","given":"Konstantin","non-dropping-particle":"","parse-names":false,"suffix":""},{"dropping-particle":"","family":"Demas","given":"Vasiliki","non-dropping-particle":"","parse-names":false,"suffix":""},{"dropping-particle":"","family":"Desai","given":"Mohini","non-dropping-particle":"","parse-names":false,"suffix":""},{"dropping-particle":"","family":"Dong","given":"Zhao","non-dropping-particle":"","parse-names":false,"suffix":""},{"dropping-particle":"","family":"Fayzullina","given":"Saniya","non-dropping-particle":"","parse-names":false,"suffix":""},{"dropping-particle":"","family":"Fields","given":"Alexander P.","non-dropping-particle":"","parse-names":false,"suffix":""},{"dropping-particle":"","family":"Filippova","given":"Darya","non-dropping-particle":"","parse-names":false,"suffix":""},{"dropping-particle":"","family":"Freese","given":"Peter","non-dropping-particle":"","parse-names":false,"suffix":""},{"dropping-particle":"","family":"Fung","given":"Eric T.","non-dropping-particle":"","parse-names":false,"suffix":""},{"dropping-particle":"","family":"Gnerre","given":"Sante","non-dropping-particle":"","parse-names":false,"suffix":""},{"dropping-particle":"","family":"Gross","given":"Samuel","non-dropping-particle":"","parse-names":false,"suffix":""},{"dropping-particle":"","family":"Halks-Miller","given":"Meredith","non-dropping-particle":"","parse-names":false,"suffix":""},{"dropping-particle":"","family":"Hall","given":"Megan P.","non-dropping-particle":"","parse-names":false,"suffix":""},{"dropping-particle":"","family":"Hartman","given":"Anne Renee","non-dropping-particle":"","parse-names":false,"suffix":""},{"dropping-particle":"","family":"Hou","given":"Chenlu","non-dropping-particle":"","parse-names":false,"suffix":""},{"dropping-particle":"","family":"Hubbell","given":"Earl","non-dropping-particle":"","parse-names":false,"suffix":""},{"dropping-particle":"","family":"Hunkapiller","given":"Nathan","non-dropping-particle":"","parse-names":false,"suffix":""},{"dropping-particle":"","family":"Jagadeesh","given":"Karthik","non-dropping-particle":"","parse-names":false,"suffix":""},{"dropping-particle":"","family":"Jamshidi","given":"Arash","non-dropping-particle":"","parse-names":false,"suffix":""},{"dropping-particle":"","family":"Jiang","given":"Roger","non-dropping-particle":"","parse-names":false,"suffix":""},{"dropping-particle":"","family":"Jung","given":"Byoungsok","non-dropping-particle":"","parse-names":false,"suffix":""},{"dropping-particle":"","family":"Kim","given":"Tae Hyung","non-dropping-particle":"","parse-names":false,"suffix":""},{"dropping-particle":"","family":"Klausner","given":"Richard D.","non-dropping-particle":"","parse-names":false,"suffix":""},{"dropping-particle":"","family":"Kurtzman","given":"Kathryn N.","non-dropping-particle":"","parse-names":false,"suffix":""},{"dropping-particle":"","family":"Lee","given":"Mark","non-dropping-particle":"","parse-names":false,"suffix":""},{"dropping-particle":"","family":"Lin","given":"Wendy","non-dropping-particle":"","parse-names":false,"suffix":""},{"dropping-particle":"","family":"Lipson","given":"Jafi","non-dropping-particle":"","parse-names":false,"suffix":""},{"dropping-particle":"","family":"Liu","given":"Hai","non-dropping-particle":"","parse-names":false,"suffix":""},{"dropping-particle":"","family":"Liu","given":"Qinwen","non-dropping-particle":"","parse-names":false,"suffix":""},{"dropping-particle":"","family":"Lopatin","given":"Margarita","non-dropping-particle":"","parse-names":false,"suffix":""},{"dropping-particle":"","family":"Maddala","given":"Tara","non-dropping-particle":"","parse-names":false,"suffix":""},{"dropping-particle":"","family":"Maher","given":"M. Cyrus","non-dropping-particle":"","parse-names":false,"suffix":""},{"dropping-particle":"","family":"Melton","given":"Collin","non-dropping-particle":"","parse-names":false,"suffix":""},{"dropping-particle":"","family":"Mich","given":"Andrea","non-dropping-particle":"","parse-names":false,"suffix":""},{"dropping-particle":"","family":"Nautiyal","given":"Shivani","non-dropping-particle":"","parse-names":false,"suffix":""},{"dropping-particle":"","family":"Newman","given":"Jonathan","non-dropping-particle":"","parse-names":false,"suffix":""},{"dropping-particle":"","family":"Newman","given":"Joshua","non-dropping-particle":"","parse-names":false,"suffix":""},{"dropping-particle":"","family":"Nicula","given":"Virgil","non-dropping-particle":"","parse-names":false,"suffix":""},{"dropping-particle":"","family":"Nicolaou","given":"Cosmos","non-dropping-particle":"","parse-names":false,"suffix":""},{"dropping-particle":"","family":"Nikolic","given":"Ongjen","non-dropping-particle":"","parse-names":false,"suffix":""},{"dropping-particle":"","family":"Pan","given":"Wenying","non-dropping-particle":"","parse-names":false,"suffix":""},{"dropping-particle":"","family":"Patel","given":"Shilpen","non-dropping-particle":"","parse-names":false,"suffix":""},{"dropping-particle":"","family":"Prins","given":"Sarah A.","non-dropping-particle":"","parse-names":false,"suffix":""},{"dropping-particle":"","family":"Rava","given":"Richard","non-dropping-particle":"","parse-names":false,"suffix":""},{"dropping-particle":"","family":"Ronaghi","given":"Neda","non-dropping-particle":"","parse-names":false,"suffix":""},{"dropping-particle":"","family":"Sakarya","given":"Onur","non-dropping-particle":"","parse-names":false,"suffix":""},{"dropping-particle":"","family":"Satya","given":"Ravi Vijaya","non-dropping-particle":"","parse-names":false,"suffix":""},{"dropping-particle":"","family":"Schellenberger","given":"Jan","non-dropping-particle":"","parse-names":false,"suffix":""},{"dropping-particle":"","family":"Scott","given":"Eric","non-dropping-particle":"","parse-names":false,"suffix":""},{"dropping-particle":"","family":"Sehnert","given":"Amy J.","non-dropping-particle":"","parse-names":false,"suffix":""},{"dropping-particle":"","family":"Shaknovich","given":"Rita","non-dropping-particle":"","parse-names":false,"suffix":""},{"dropping-particle":"","family":"Shanmugam","given":"Avinash","non-dropping-particle":"","parse-names":false,"suffix":""},{"dropping-particle":"","family":"Shashidhar","given":"K. C.","non-dropping-particle":"","parse-names":false,"suffix":""},{"dropping-particle":"","family":"Shen","given":"Ling","non-dropping-particle":"","parse-names":false,"suffix":""},{"dropping-particle":"","family":"Shenoy","given":"Archana","non-dropping-particle":"","parse-names":false,"suffix":""},{"dropping-particle":"","family":"Shojaee","given":"Seyedmehdi","non-dropping-particle":"","parse-names":false,"suffix":""},{"dropping-particle":"","family":"Singh","given":"Pranav","non-dropping-particle":"","parse-names":false,"suffix":""},{"dropping-particle":"","family":"Steffen","given":"Kristan K.","non-dropping-particle":"","parse-names":false,"suffix":""},{"dropping-particle":"","family":"Tang","given":"Susan","non-dropping-particle":"","parse-names":false,"suffix":""},{"dropping-particle":"","family":"Toung","given":"Jonathan M.","non-dropping-particle":"","parse-names":false,"suffix":""},{"dropping-particle":"","family":"Valouev","given":"Anton","non-dropping-particle":"","parse-names":false,"suffix":""},{"dropping-particle":"","family":"Venn","given":"Oliver","non-dropping-particle":"","parse-names":false,"suffix":""},{"dropping-particle":"","family":"Williams","given":"Richard T.","non-dropping-particle":"","parse-names":false,"suffix":""},{"dropping-particle":"","family":"Wu","given":"Tony","non-dropping-particle":"","parse-names":false,"suffix":""},{"dropping-particle":"","family":"Xu","given":"Hui H.","non-dropping-particle":"","parse-names":false,"suffix":""},{"dropping-particle":"","family":"Yakym","given":"Christopher","non-dropping-particle":"","parse-names":false,"suffix":""},{"dropping-particle":"","family":"Yang","given":"Xiao","non-dropping-particle":"","parse-names":false,"suffix":""},{"dropping-particle":"","family":"Yecies","given":"Jessica","non-dropping-particle":"","parse-names":false,"suffix":""},{"dropping-particle":"","family":"Yip","given":"Alexander S.","non-dropping-particle":"","parse-names":false,"suffix":""},{"dropping-particle":"","family":"Youngren","given":"Jack","non-dropping-particle":"","parse-names":false,"suffix":""},{"dropping-particle":"","family":"Yue","given":"Jeanne","non-dropping-particle":"","parse-names":false,"suffix":""},{"dropping-particle":"","family":"Zhang","given":"Jingyang","non-dropping-particle":"","parse-names":false,"suffix":""},{"dropping-particle":"","family":"Zhang","given":"Lily","non-dropping-particle":"","parse-names":false,"suffix":""},{"dropping-particle":"","family":"Zhang","given":"Lori (Quan)","non-dropping-particle":"","parse-names":false,"suffix":""},{"dropping-particle":"","family":"Zhang","given":"Nan","non-dropping-particle":"","parse-names":false,"suffix":""},{"dropping-particle":"","family":"Curtis","given":"Christina","non-dropping-particle":"","parse-names":false,"suffix":""},{"dropping-particle":"","family":"Berry","given":"Donald A.","non-dropping-particle":"","parse-names":false,"suffix":""}],"container-title":"Annals of Oncology","id":"ITEM-2","issue":"6","issued":{"date-parts":[["2020","6","1"]]},"page":"745-759","publisher":"Elsevier Ltd","title":"Sensitive and specific multi-cancer detection and localization using methylation signatures in cell-free DNA","type":"article-journal","volume":"31"},"uris":["http://www.mendeley.com/documents/?uuid=07bb1ce7-8ca5-352b-bcca-fb8417ec4e78"]}],"mendeley":{"formattedCitation":"&lt;sup&gt;18,19&lt;/sup&gt;","plainTextFormattedCitation":"18,19","previouslyFormattedCitation":"&lt;sup&gt;18,19&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18,19</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Vancomycin resistant </w:t>
      </w:r>
      <w:r w:rsidRPr="007C21EA">
        <w:rPr>
          <w:rFonts w:ascii="Arial" w:eastAsia="Cambria" w:hAnsi="Arial" w:cs="Arial"/>
          <w:i/>
          <w:sz w:val="24"/>
          <w:szCs w:val="24"/>
        </w:rPr>
        <w:t xml:space="preserve">Enterococcus </w:t>
      </w:r>
      <w:r w:rsidRPr="007C21EA">
        <w:rPr>
          <w:rFonts w:ascii="Arial" w:eastAsia="Cambria" w:hAnsi="Arial" w:cs="Arial"/>
          <w:sz w:val="24"/>
          <w:szCs w:val="24"/>
        </w:rPr>
        <w:t>(VRE) that evolved resistance to phage had greatly increased susceptibility to vancomycin, in addition to mouse gut colonization defects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lt;/sup&gt;","plainTextFormattedCitation":"12","previouslyFormattedCitation":"&lt;sup&gt;12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w:t>
      </w:r>
      <w:r w:rsidRPr="007C21EA">
        <w:rPr>
          <w:rFonts w:ascii="Arial" w:eastAsia="Cambria" w:hAnsi="Arial" w:cs="Arial"/>
          <w:sz w:val="24"/>
          <w:szCs w:val="24"/>
        </w:rPr>
        <w:t xml:space="preserve"> Increasing antibiotic susceptibility would be an ideal outcome of evolving resistance to phage, but further research is required to determine how often these fitness trade-offs occur.</w:t>
      </w:r>
    </w:p>
    <w:p w14:paraId="00000017" w14:textId="2A824E65"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is sometimes administered as a cocktail of phages. Because </w:t>
      </w:r>
      <w:r w:rsidR="00810CA2" w:rsidRPr="007C21EA">
        <w:rPr>
          <w:rFonts w:ascii="Arial" w:eastAsia="Cambria" w:hAnsi="Arial" w:cs="Arial"/>
          <w:sz w:val="24"/>
          <w:szCs w:val="24"/>
        </w:rPr>
        <w:t xml:space="preserve">many </w:t>
      </w:r>
      <w:r w:rsidRPr="007C21EA">
        <w:rPr>
          <w:rFonts w:ascii="Arial" w:eastAsia="Cambria" w:hAnsi="Arial" w:cs="Arial"/>
          <w:sz w:val="24"/>
          <w:szCs w:val="24"/>
        </w:rPr>
        <w:t xml:space="preserve">phages have narrow host ranges, multiple phage strains can be used to increase the likelihood that </w:t>
      </w:r>
      <w:r w:rsidR="002F1D94" w:rsidRPr="007C21EA">
        <w:rPr>
          <w:rFonts w:ascii="Arial" w:eastAsia="Cambria" w:hAnsi="Arial" w:cs="Arial"/>
          <w:sz w:val="24"/>
          <w:szCs w:val="24"/>
        </w:rPr>
        <w:t xml:space="preserve">several or </w:t>
      </w:r>
      <w:r w:rsidRPr="007C21EA">
        <w:rPr>
          <w:rFonts w:ascii="Arial" w:eastAsia="Cambria" w:hAnsi="Arial" w:cs="Arial"/>
          <w:sz w:val="24"/>
          <w:szCs w:val="24"/>
        </w:rPr>
        <w:t xml:space="preserve">all </w:t>
      </w:r>
      <w:r w:rsidR="002F1D94" w:rsidRPr="007C21EA">
        <w:rPr>
          <w:rFonts w:ascii="Arial" w:eastAsia="Cambria" w:hAnsi="Arial" w:cs="Arial"/>
          <w:sz w:val="24"/>
          <w:szCs w:val="24"/>
        </w:rPr>
        <w:t xml:space="preserve">strains of the </w:t>
      </w:r>
      <w:r w:rsidRPr="007C21EA">
        <w:rPr>
          <w:rFonts w:ascii="Arial" w:eastAsia="Cambria" w:hAnsi="Arial" w:cs="Arial"/>
          <w:sz w:val="24"/>
          <w:szCs w:val="24"/>
        </w:rPr>
        <w:t>target bacteria will be killed</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{"citationItems":[{"id":"ITEM-1","itemData":{"DOI":"10.1073/pnas.1101595108","ISSN":"1091-6490","PMID":"21709225","abstract":"Interactions between bacteria and the viruses that infect them (i.e., phages) have profound effects on biological processes, but despite their importance, little is known on the general structure of infection and resistance between most phages and bacteria. For example, are bacteria-phage communities characterized by complex patterns of overlapping exploitation networks, do they conform to a more ordered general pattern across all communities, or are they idiosyncratic and hard to predict from one ecosystem to the next? To answer these questions, we collect and present a detailed metaanalysis of 38 laboratory-verified studies of host-phage interactions representing almost 12,000 distinct experimental infection assays across a broad spectrum of taxa, habitat, and mode of selection. In so doing, we present evidence that currently available host-phage infection networks are statistically different from random networks and that they possess a characteristic nested structure. This nested structure is typified by the finding that hard to infect bacteria are infected by generalist phages (and not specialist phages) and that easy to infect bacteria are infected by generalist and specialist phages. Moreover, we find that currently available host-phage infection networks do not typically possess a modular structure. We explore possible underlying mechanisms and significance of the observed nested host-phage interaction structure. In addition, given that most of the available host-phage infection networks examined here are composed of taxa separated by short phylogenetic distances, we propose that the lack of modularity is a scale-dependent effect, and then, we describe experimental studies to test whether modular patterns exist at macroevolutionary scales.","author":[{"dropping-particle":"","family":"Flores","given":"Cesar O","non-dropping-particle":"","parse-names":false,"suffix":""},{"dropping-particle":"","family":"Meyer","given":"Justin R","non-dropping-particle":"","parse-names":false,"suffix":""},{"dropping-particle":"","family":"Valverde","given":"Sergi","non-dropping-particle":"","parse-names":false,"suffix":""},{"dropping-particle":"","family":"Farr","given":"Lauren","non-dropping-particle":"","parse-names":false,"suffix":""},{"dropping-particle":"","family":"Weitz","given":"Joshua S","non-dropping-particle":"","parse-names":false,"suffix":""}],"container-title":"Proceedings of the National Academy of Sciences of the United States of America","id":"ITEM-1","issue":"28","issued":{"date-parts":[["2011","7","12"]]},"page":"E288-97","publisher":"National Academy of Sciences","title":"Statistical structure of host-phage interactions.","type":"article-journal","volume":"108"},"uris":["http://www.mendeley.com/documents/?uuid=86438eec-9c53-3f18-b8cf-041e94dbb989"]},{"id":"ITEM-2","itemData":{"DOI":"10.2217/fmb.13.47","ISSN":"17460913","PMID":"23701332","abstract":"Viruses of bacteria, known as bacteriophages or phages, were discovered nearly 100 years ago. Their potential as antibacterial agents was appreciated almost immediately, with the first 'phage therapy trials predating Flemings discovery of penicillin by approximately a decade. In this review, we consider phage therapy that can be used for treating bacterial infections in humans, domestic animals and even biocontrol in foods. Following an overview of the topic, we explore the common practice - both experimental and, in certain regions of the world, clinical - of mixing therapeutic phages into cocktails consisting of multiple virus types. We conclude with a discussion of the commercial and medical context of phage cocktails as therapeutic agents. In comparing off-the-shelf versus custom approaches, we consider the merits of a middle ground, which we deem 'modifiable. Finally, we explore a regulatory framework for such an approach based on an influenza vaccine model. © 2013 Future Medicine Ltd.","author":[{"dropping-particle":"","family":"Chan","given":"Benjamin K.","non-dropping-particle":"","parse-names":false,"suffix":""},{"dropping-particle":"","family":"Abedon","given":"Stephen T.","non-dropping-particle":"","parse-names":false,"suffix":""},{"dropping-particle":"","family":"Loc-Carrillo","given":"Catherine","non-dropping-particle":"","parse-names":false,"suffix":""}],"container-title":"Future Microbiology","id":"ITEM-2","issue":"6","issued":{"date-parts":[["2013","6"]]},"page":"769-783","publisher":"Future Microbiol","title":"Phage cocktails and the future of phage therapy","type":"article","volume":"8"},"uris":["http://www.mendeley.com/documents/?uuid=92294e46-8376-35aa-994e-bdff1007b9a9"]}],"mendeley":{"formattedCitation":"&lt;sup&gt;20,21&lt;/sup&gt;","plainTextFormattedCitation":"20,21","previouslyFormattedCitation":"&lt;sup&gt;20,21&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20,21</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Theoretically, using a cocktail of phages could also decrease the chance that a phage-resistant mutant can arise, </w:t>
      </w:r>
      <w:r w:rsidR="00047B19">
        <w:rPr>
          <w:rFonts w:ascii="Arial" w:eastAsia="Cambria" w:hAnsi="Arial" w:cs="Arial"/>
          <w:sz w:val="24"/>
          <w:szCs w:val="24"/>
        </w:rPr>
        <w:t>as</w:t>
      </w:r>
      <w:r w:rsidRPr="007C21EA">
        <w:rPr>
          <w:rFonts w:ascii="Arial" w:eastAsia="Cambria" w:hAnsi="Arial" w:cs="Arial"/>
          <w:sz w:val="24"/>
          <w:szCs w:val="24"/>
        </w:rPr>
        <w:t xml:space="preserve"> multiple </w:t>
      </w:r>
      <w:r w:rsidR="00047B19">
        <w:rPr>
          <w:rFonts w:ascii="Arial" w:eastAsia="Cambria" w:hAnsi="Arial" w:cs="Arial"/>
          <w:sz w:val="24"/>
          <w:szCs w:val="24"/>
        </w:rPr>
        <w:t xml:space="preserve">orthogonal resistance </w:t>
      </w:r>
      <w:r w:rsidRPr="007C21EA">
        <w:rPr>
          <w:rFonts w:ascii="Arial" w:eastAsia="Cambria" w:hAnsi="Arial" w:cs="Arial"/>
          <w:sz w:val="24"/>
          <w:szCs w:val="24"/>
        </w:rPr>
        <w:t xml:space="preserve">mechanisms would need </w:t>
      </w:r>
      <w:r w:rsidRPr="007C21EA">
        <w:rPr>
          <w:rFonts w:ascii="Arial" w:eastAsia="Cambria" w:hAnsi="Arial" w:cs="Arial"/>
          <w:sz w:val="24"/>
          <w:szCs w:val="24"/>
        </w:rPr>
        <w:lastRenderedPageBreak/>
        <w:t>to evolve simultaneously. Evolving a resistance mechanism can also provide a fitness disadvantage, which can make the bacteria more susceptible to cell death via other phages. Similar to phage cocktails, combinations of antibiotics are used to treat tuberculosis infections, and combinations of antivirals are used to treat HIV</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{"citationItems":[{"id":"ITEM-1","itemData":{"DOI":"10.1001/jama.2016.8900","ISSN":"0098-7484","abstract":"&lt;h3&gt;Importance&lt;/h3&gt;&lt;p&gt;New data and therapeutic options warrant updated recommendations for the use of antiretroviral drugs (ARVs) to treat or to prevent HIV infection in adults.&lt;/p&gt;&lt;h3&gt;Objective&lt;/h3&gt;&lt;p&gt;To provide updated recommendations for the use of antiretroviral therapy in adults (aged ≥18 years) with established HIV infection, including when to start treatment, initial regimens, and changing regimens, along with recommendations for using ARVs for preventing HIV among those at risk, including preexposure and postexposure prophylaxis.&lt;/p&gt;&lt;h3&gt;Evidence Review&lt;/h3&gt;&lt;p&gt;A panel of experts in HIV research and patient care convened by the International Antiviral Society–USA reviewed data published in peer-reviewed journals, presented by regulatory agencies, or presented as conference abstracts at peer-reviewed scientific conferences since the 2014 report, for new data or evidence that would change previous recommendations or their ratings. Comprehensive literature searches were conducted in the PubMed and EMBASE databases through April 2016. Recommendations were by consensus, and each recommendation was rated by strength and quality of the evidence.&lt;/p&gt;&lt;h3&gt;Findings&lt;/h3&gt;&lt;p&gt;Newer data support the widely accepted recommendation that antiretroviral therapy should be started in all individuals with HIV infection with detectable viremia regardless of CD4 cell count. Recommended optimal initial regimens for most patients are 2 nucleoside reverse transcriptase inhibitors (NRTIs) plus an integrase strand transfer inhibitor (InSTI). Other effective regimens include nonnucleoside reverse transcriptase inhibitors or boosted protease inhibitors with 2 NRTIs. Recommendations for special populations and in the settings of opportunistic infections and concomitant conditions are provided. Reasons for switching therapy include convenience, tolerability, simplification, anticipation of potential new drug interactions, pregnancy or plans for pregnancy, elimination of food restrictions, virologic failure, or drug toxicities. Laboratory assessments are recommended before treatment, and monitoring during treatment is recommended to assess response, adverse effects, and adherence. Approaches are recommended to improve linkage to and retention in care are provided. Daily tenofovir disoproxil fumarate/emtricitabine is recommended for use as preexposure prophylaxis to prevent HIV infection in persons at high risk. When indicated, postexposure prophylaxis should be started as soon as p…","author":[{"dropping-particle":"","family":"Günthard","given":"Huldrych F.","non-dropping-particle":"","parse-names":false,"suffix":""},{"dropping-particle":"","family":"Saag","given":"Michael S.","non-dropping-particle":"","parse-names":false,"suffix":""},{"dropping-particle":"","family":"Benson","given":"Constance A.","non-dropping-particle":"","parse-names":false,"suffix":""},{"dropping-particle":"","family":"Rio","given":"Carlos","non-dropping-particle":"del","parse-names":false,"suffix":""},{"dropping-particle":"","family":"Eron","given":"Joseph J.","non-dropping-particle":"","parse-names":false,"suffix":""},{"dropping-particle":"","family":"Gallant","given":"Joel E.","non-dropping-particle":"","parse-names":false,"suffix":""},{"dropping-particle":"","family":"Hoy","given":"Jennifer F.","non-dropping-particle":"","parse-names":false,"suffix":""},{"dropping-particle":"","family":"Mugavero","given":"Michael J.","non-dropping-particle":"","parse-names":false,"suffix":""},{"dropping-particle":"","family":"Sax","given":"Paul E.","non-dropping-particle":"","parse-names":false,"suffix":""},{"dropping-particle":"","family":"Thompson","given":"Melanie A.","non-dropping-particle":"","parse-names":false,"suffix":""},{"dropping-particle":"","family":"Gandhi","given":"Rajesh T.","non-dropping-particle":"","parse-names":false,"suffix":""},{"dropping-particle":"","family":"Landovitz","given":"Raphael J.","non-dropping-particle":"","parse-names":false,"suffix":""},{"dropping-particle":"","family":"Smith","given":"Davey M.","non-dropping-particle":"","parse-names":false,"suffix":""},{"dropping-particle":"","family":"Jacobsen","given":"Donna M.","non-dropping-particle":"","parse-names":false,"suffix":""},{"dropping-particle":"","family":"Volberding","given":"Paul A.","non-dropping-particle":"","parse-names":false,"suffix":""}],"container-title":"JAMA","id":"ITEM-1","issue":"2","issued":{"date-parts":[["2016","7","12"]]},"page":"191","publisher":"American Medical Association","title":"Antiretroviral Drugs for Treatment and Prevention of HIV Infection in Adults","type":"article-journal","volume":"316"},"uris":["http://www.mendeley.com/documents/?uuid=a74f2185-8d64-3d66-843c-30a0228c2ae7"]},{"id":"ITEM-2","itemData":{"DOI":"10.1146/annurev-med-040717-051150","ISSN":"0066-4219","abstract":"&lt;p&gt;Tuberculosis (TB) is one of the oldest infections afflicting humans yet remains the number one infectious disease killer worldwide. Despite decades of experience treating this disease, TB regimens require months of multidrug therapy, even for latent infections. There have been important recent advances in treatment options across the spectrum of TB, from latent infection to extensively drug-resistant (XDR) TB disease. In addition, new, potent drugs are emerging out of the development pipeline and are being tested in novel regimens in multiple currently enrolling trials. Shorter, safer regimens for many forms of TB are now available or are in our near-term vision. We review recent advances in TB therapeutics and provide an overview of the upcoming clinical trials landscape that will help define the future of worldwide TB treatment.&lt;/p&gt;","author":[{"dropping-particle":"","family":"Tornheim","given":"Jeffrey A.","non-dropping-particle":"","parse-names":false,"suffix":""},{"dropping-particle":"","family":"Dooley","given":"Kelly E.","non-dropping-particle":"","parse-names":false,"suffix":""}],"container-title":"Annual Review of Medicine","id":"ITEM-2","issue":"1","issued":{"date-parts":[["2019","1","27"]]},"page":"105-120","publisher":" Annual Reviews ","title":"The Global Landscape of Tuberculosis Therapeutics","type":"article-journal","volume":"70"},"uris":["http://www.mendeley.com/documents/?uuid=980e4438-79cc-3dd7-b5b1-5c60ded8d3bc"]}],"mendeley":{"formattedCitation":"&lt;sup&gt;22,23&lt;/sup&gt;","plainTextFormattedCitation":"22,23","previouslyFormattedCitation":"&lt;sup&gt;22,23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22,23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However, the efficacy of phage cocktails has not been thoroughly explored, and it </w:t>
      </w:r>
      <w:r w:rsidR="002F1D94" w:rsidRPr="007C21EA">
        <w:rPr>
          <w:rFonts w:ascii="Arial" w:eastAsia="Cambria" w:hAnsi="Arial" w:cs="Arial"/>
          <w:sz w:val="24"/>
          <w:szCs w:val="24"/>
        </w:rPr>
        <w:t xml:space="preserve">is </w:t>
      </w:r>
      <w:r w:rsidRPr="007C21EA">
        <w:rPr>
          <w:rFonts w:ascii="Arial" w:eastAsia="Cambria" w:hAnsi="Arial" w:cs="Arial"/>
          <w:sz w:val="24"/>
          <w:szCs w:val="24"/>
        </w:rPr>
        <w:t xml:space="preserve">often assumed without strong evidence that a cocktail of phages will be more effective than a single phage. Thus, there are no clear design principles for crafting effective phage cocktails. </w:t>
      </w:r>
    </w:p>
    <w:p w14:paraId="00000018" w14:textId="085A880F"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Phage therapy has shown promise in </w:t>
      </w:r>
      <w:r w:rsidRPr="007C21EA">
        <w:rPr>
          <w:rFonts w:ascii="Arial" w:eastAsia="Cambria" w:hAnsi="Arial" w:cs="Arial"/>
          <w:i/>
          <w:sz w:val="24"/>
          <w:szCs w:val="24"/>
        </w:rPr>
        <w:t>in vitro</w:t>
      </w:r>
      <w:r w:rsidRPr="007C21EA">
        <w:rPr>
          <w:rFonts w:ascii="Arial" w:eastAsia="Cambria" w:hAnsi="Arial" w:cs="Arial"/>
          <w:sz w:val="24"/>
          <w:szCs w:val="24"/>
        </w:rPr>
        <w:t xml:space="preserve"> and </w:t>
      </w:r>
      <w:r w:rsidRPr="007C21EA">
        <w:rPr>
          <w:rFonts w:ascii="Arial" w:eastAsia="Cambria" w:hAnsi="Arial" w:cs="Arial"/>
          <w:i/>
          <w:sz w:val="24"/>
          <w:szCs w:val="24"/>
        </w:rPr>
        <w:t>in vivo</w:t>
      </w:r>
      <w:r w:rsidRPr="007C21EA">
        <w:rPr>
          <w:rFonts w:ascii="Arial" w:eastAsia="Cambria" w:hAnsi="Arial" w:cs="Arial"/>
          <w:sz w:val="24"/>
          <w:szCs w:val="24"/>
        </w:rPr>
        <w:t xml:space="preserve"> mouse experiments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Therapy","type":"article-journal","volume":"81"},"uris":["http://www.mendeley.com/documents/?uuid=721487a3-7e30-37e1-afe4-4bc604db0f7f"]},{"id":"ITEM-2","itemData":{"DOI":"10.3402/jom.v8.32157","ISSN":"2000-2297","abstract":"Antibiotic resistance is an ever-growing problem faced by all major sectors of health care, including dentistry. Recurrent infections related to multidrug-resistant bacteria such as methicillin-resistant Staphylococcus aureus, carbapenem-resistant Enterobacteriaceae, and vancomycin-resistant enterococci (VRE) in hospitals are untreatable and question the effectiveness of notable drugs. Two major reasons for these recurrent infections are acquired antibiotic resistance genes and biofilm formation. None of the traditionally known effective techniques have been able to efficiently resolve these issues. Hence, development of a highly effective antibacterial practice has become inevitable. One example of a hard-to-eradicate pathogen in dentistry is Enterococcus faecalis, which is one of the most common threats observed in recurrent root canal treatment failures, of which the most problematic to treat are its biofilm-forming VRE strains. An effective response against such infections could be the use of bacterio...","author":[{"dropping-particle":"","family":"Khalifa","given":"Leron","non-dropping-particle":"","parse-names":false,"suffix":""},{"dropping-particle":"","family":"Shlezinger","given":"Mor","non-dropping-particle":"","parse-names":false,"suffix":""},{"dropping-particle":"","family":"Beyth","given":"Shaul","non-dropping-particle":"","parse-names":false,"suffix":""},{"dropping-particle":"","family":"Houri-Haddad","given":"Ya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Journal of Oral Microbiology","id":"ITEM-2","issue":"1","issued":{"date-parts":[["2016","1","16"]]},"page":"32157","publisher":"Taylor &amp; Francis","title":"Phage therapy against &lt;i&gt;Enterococcus faecalis&lt;/i&gt; in dental root canals","type":"article-journal","volume":"8"},"uris":["http://www.mendeley.com/documents/?uuid=2da8d43f-ce8e-3950-b310-06d72d858356"]},{"id":"ITEM-3","itemData":{"DOI":"10.1101/531442","abstract":"Enterococcus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A","non-dropping-particle":"","parse-names":false,"suffix":""}],"container-title":"bioRxiv","id":"ITEM-3","issued":{"date-parts":[["2019","1","26"]]},"page":"531442","publisher":"Cold Spring Harbor Laboratory","title":"Bacteriophage resistance alters antibiotic mediated intestinal expansion of enterococci","type":"article-journal"},"uris":["http://www.mendeley.com/documents/?uuid=9eec48a0-c9b8-39f1-83cf-0d785824c81b"]}],"mendeley":{"formattedCitation":"&lt;sup&gt;12,13,24&lt;/sup&gt;","plainTextFormattedCitation":"12,13,24","previouslyFormattedCitation":"&lt;sup&gt;12,13,24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12,13,24</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Additionally,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 have been shown to be effective at disrupting </w:t>
      </w:r>
      <w:r w:rsidRPr="007C21EA">
        <w:rPr>
          <w:rFonts w:ascii="Arial" w:eastAsia="Cambria" w:hAnsi="Arial" w:cs="Arial"/>
          <w:i/>
          <w:sz w:val="24"/>
          <w:szCs w:val="24"/>
        </w:rPr>
        <w:t>Enterococcus</w:t>
      </w:r>
      <w:r w:rsidRPr="007C21EA">
        <w:rPr>
          <w:rFonts w:ascii="Arial" w:eastAsia="Cambria" w:hAnsi="Arial" w:cs="Arial"/>
          <w:sz w:val="24"/>
          <w:szCs w:val="24"/>
        </w:rPr>
        <w:t xml:space="preserve"> in biofilms, which are generally much harder to treat than planktonic cells because antibiotics have trouble penetrating biofilms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{"citationItems":[{"id":"ITEM-1","itemData":{"DOI":"10.1128/AEM.00096-15","ISSN":"0099-2240","PMID":"25662974","abstract":"&lt;p&gt; Phage therapy has been proven to be more effective, in some cases, than conventional antibiotics, especially regarding multidrug-resistant biofilm infections. The objective here was to isolate an anti- &lt;named-content content-type=\"genus-species\"&gt;Enterococcus faecalis&lt;/named-content&gt; bacteriophage and to evaluate its efficacy against planktonic and biofilm cultures. &lt;named-content content-type=\"genus-species\"&gt;E. faecalis&lt;/named-content&gt; is an important pathogen found in many infections, including endocarditis and persistent infections associated with root canal treatment failure. The difficulty in &lt;named-content content-type=\"genus-species\"&gt;E. faecalis&lt;/named-content&gt; treatment has been attributed to the lack of anti-infective strategies to eradicate its biofilm and to the frequent emergence of multidrug-resistant strains. To this end, an anti- &lt;named-content content-type=\"genus-species\"&gt;E. faecalis&lt;/named-content&gt; and &lt;named-content content-type=\"genus-species\"&gt;E. faecium&lt;/named-content&gt; phage, termed EFDG1, was isolated from sewage effluents. The phage was visualized by electron microscopy. EFDG1 coding sequences and phylogeny were determined by whole genome sequencing (GenBank accession number &lt;ext-link ext-link-type=\"gen\" href=\"KP339049\"&gt;KP339049&lt;/ext-link&gt; ), revealing it belongs to the &lt;named-content content-type=\"genus-species\"&gt;Spounavirinae&lt;/named-content&gt; subfamily of the &lt;named-content content-type=\"genus-species\"&gt;Myoviridae&lt;/named-content&gt; phages, which includes promising candidates for therapy against Gram-positive pathogens. This analysis also showed that the EFDG1 genome does not contain apparent harmful genes. EFDG1 antibacterial efficacy was evaluated &lt;italic&gt;in vitro&lt;/italic&gt; against planktonic and biofilm cultures, showing effective lytic activity against various &lt;named-content content-type=\"genus-species\"&gt;E. faecalis&lt;/named-content&gt; and &lt;named-content content-type=\"genus-species\"&gt;E. faecium&lt;/named-content&gt; isolates, regardless of their antibiotic resistance profile. In addition, EFDG1 efficiently prevented &lt;italic&gt;ex vivo&lt;/italic&gt; &lt;named-content content-type=\"genus-species\"&gt;E. faecalis&lt;/named-content&gt; root canal infection. These findings suggest that phage therapy using EFDG1 might be efficacious to prevent &lt;named-content content-type=\"genus-species\"&gt;E. faecalis&lt;/named-content&gt; infection after root canal treatment. &lt;/p&gt;","author":[{"dropping-particle":"","family":"Khalifa","given":"Leron","non-dropping-particle":"","parse-names":false,"suffix":""},{"dropping-particle":"","family":"Brosh","given":"Yair","non-dropping-particle":"","parse-names":false,"suffix":""},{"dropping-particle":"","family":"Gelman","given":"Daniel","non-dropping-particle":"","parse-names":false,"suffix":""},{"dropping-particle":"","family":"Coppenhagen-Glazer","given":"Shunit","non-dropping-particle":"","parse-names":false,"suffix":""},{"dropping-particle":"","family":"Beyth","given":"Shaul","non-dropping-particle":"","parse-names":false,"suffix":""},{"dropping-particle":"","family":"Poradosu-Cohen","given":"Ronit","non-dropping-particle":"","parse-names":false,"suffix":""},{"dropping-particle":"","family":"Que","given":"Yok-Ai","non-dropping-particle":"","parse-names":false,"suffix":""},{"dropping-particle":"","family":"Beyth","given":"Nurit","non-dropping-particle":"","parse-names":false,"suffix":""},{"dropping-particle":"","family":"Hazan","given":"Ronen","non-dropping-particle":"","parse-names":false,"suffix":""}],"container-title":"Applied and Environmental Microbiology","editor":[{"dropping-particle":"","family":"Drake","given":"H. L.","non-dropping-particle":"","parse-names":false,"suffix":""}],"id":"ITEM-1","issue":"8","issued":{"date-parts":[["2015","4","15"]]},"page":"2696-2705","title":"Targeting Enterococcus faecalis Biofilms with Phage Therapy","type":"article-journal","volume":"81"},"uris":["http://www.mendeley.com/documents/?uuid=721487a3-7e30-37e1-afe4-4bc604db0f7f"]}],"mendeley":{"formattedCitation":"&lt;sup&gt;13&lt;/sup&gt;","plainTextFormattedCitation":"13","previouslyFormattedCitation":"&lt;sup&gt;13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13</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Pr="007C21EA">
        <w:rPr>
          <w:rFonts w:ascii="Arial" w:eastAsia="Cambria" w:hAnsi="Arial" w:cs="Arial"/>
          <w:sz w:val="24"/>
          <w:szCs w:val="24"/>
        </w:rPr>
        <w:t>phages have also been used to treat humans. Two phage cocktails sold by the Eliava Institute of Bacteriophage</w:t>
      </w:r>
      <w:r w:rsidR="002F1D94" w:rsidRPr="007C21EA">
        <w:rPr>
          <w:rFonts w:ascii="Arial" w:eastAsia="Cambria" w:hAnsi="Arial" w:cs="Arial"/>
          <w:sz w:val="24"/>
          <w:szCs w:val="24"/>
        </w:rPr>
        <w:t>s</w:t>
      </w:r>
      <w:r w:rsidRPr="007C21EA">
        <w:rPr>
          <w:rFonts w:ascii="Arial" w:eastAsia="Cambria" w:hAnsi="Arial" w:cs="Arial"/>
          <w:sz w:val="24"/>
          <w:szCs w:val="24"/>
        </w:rPr>
        <w:t xml:space="preserve">, Microbiology, and Virology in Georgia were shown to contain abundant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25</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341B18">
        <w:rPr>
          <w:rFonts w:ascii="Arial" w:eastAsia="Cambria" w:hAnsi="Arial" w:cs="Arial"/>
          <w:i/>
          <w:iCs/>
          <w:sz w:val="24"/>
          <w:szCs w:val="24"/>
        </w:rPr>
        <w:t xml:space="preserve">In </w:t>
      </w:r>
      <w:r w:rsidR="00341B18" w:rsidRPr="00341B18">
        <w:rPr>
          <w:rFonts w:ascii="Arial" w:eastAsia="Cambria" w:hAnsi="Arial" w:cs="Arial"/>
          <w:sz w:val="24"/>
          <w:szCs w:val="24"/>
        </w:rPr>
        <w:t>vitro</w:t>
      </w:r>
      <w:r w:rsidR="00341B18">
        <w:rPr>
          <w:rFonts w:ascii="Arial" w:eastAsia="Cambria" w:hAnsi="Arial" w:cs="Arial"/>
          <w:sz w:val="24"/>
          <w:szCs w:val="24"/>
        </w:rPr>
        <w:t xml:space="preserve">, </w:t>
      </w:r>
      <w:r w:rsidRPr="00341B18">
        <w:rPr>
          <w:rFonts w:ascii="Arial" w:eastAsia="Cambria" w:hAnsi="Arial" w:cs="Arial"/>
          <w:i/>
          <w:iCs/>
          <w:sz w:val="24"/>
          <w:szCs w:val="24"/>
        </w:rPr>
        <w:t>Enterococcus</w:t>
      </w:r>
      <w:r w:rsidRPr="007C21EA">
        <w:rPr>
          <w:rFonts w:ascii="Arial" w:eastAsia="Cambria" w:hAnsi="Arial" w:cs="Arial"/>
          <w:sz w:val="24"/>
          <w:szCs w:val="24"/>
        </w:rPr>
        <w:t xml:space="preserve"> phages have been shown to be more effective than single phages at preventing the growth of resistant </w:t>
      </w:r>
      <w:r w:rsidRPr="007C21EA">
        <w:rPr>
          <w:rFonts w:ascii="Arial" w:eastAsia="Cambria" w:hAnsi="Arial" w:cs="Arial"/>
          <w:i/>
          <w:sz w:val="24"/>
          <w:szCs w:val="24"/>
        </w:rPr>
        <w:t>Enterococcus</w:t>
      </w:r>
      <w:r w:rsidRPr="007C21EA">
        <w:rPr>
          <w:rFonts w:ascii="Arial" w:eastAsia="Cambria" w:hAnsi="Arial" w:cs="Arial"/>
          <w:sz w:val="24"/>
          <w:szCs w:val="24"/>
        </w:rPr>
        <w:t xml:space="preserve"> mutants</w:t>
      </w:r>
      <w:r w:rsidR="003E31DD"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{"citationItems":[{"id":"ITEM-1","itemData":{"DOI":"10.3389/fmicb.2018.00326","ISSN":"1664-302X","abstract":"The deteriorating effectiveness of antibiotics is propelling researchers worldwide towards alternative techniques such as phage therapy: curing infectious diseases using viruses of bacteria called bacteriophages. In a previous paper, we isolated phage EFDG1, highly effective against both planktonic and biofilm cultures of one of the most challenging pathogenic species, the vancomycin-resistant Enterococcus (VRE). Thus, it is a promising phage to be used in phage therapy. Further experimentation revealed the emergence of a mutant resistant to EFDG1 phage: EFDG1r. A disastrous occurrence in the development of antibiotic resistance, it proved only a minor hindrance in phage development. We quickly and successfully isolated a new phage, EFLK1, which proved effective against both the resistant mutant EFDG1r and its parental VRE, E. faecalis V583. Furthermore, combining both phages in a cocktail produced an additive effect against E. faecalis V583 strains regardless of their antibiotic or phage-resistance profile. An analysis of the differences in genome sequence, genes, mutations and tRNA content of both phages is presented. This work is a proof-of-concept of one of the most significant advantages of phage therapy, namely the ability to easily overcome emerging resistant bacteria.","author":[{"dropping-particle":"","family":"Khalifa","given":"Leron","non-dropping-particle":"","parse-names":false,"suffix":""},{"dropping-particle":"","family":"Gelman","given":"Daniel","non-dropping-particle":"","parse-names":false,"suffix":""},{"dropping-particle":"","family":"Shlezinger","given":"Mor","non-dropping-particle":"","parse-names":false,"suffix":""},{"dropping-particle":"","family":"Dessal","given":"Axel Lionel","non-dropping-particle":"","parse-names":false,"suffix":""},{"dropping-particle":"","family":"Coppenhagen-Glazer","given":"Shunit","non-dropping-particle":"","parse-names":false,"suffix":""},{"dropping-particle":"","family":"Beyth","given":"Nurit","non-dropping-particle":"","parse-names":false,"suffix":""},{"dropping-particle":"","family":"Hazan","given":"Ronen","non-dropping-particle":"","parse-names":false,"suffix":""}],"container-title":"Frontiers in Microbiology","id":"ITEM-1","issued":{"date-parts":[["2018","2","28"]]},"page":"326","publisher":"Frontiers","title":"Defeating Antibiotic- and Phage-Resistant Enterococcus faecalis Using a Phage Cocktail in Vitro and in a Clot Model","type":"article-journal","volume":"9"},"uris":["http://www.mendeley.com/documents/?uuid=18682cbf-570c-30f9-ac33-cd74b5877bc6"]}],"mendeley":{"formattedCitation":"&lt;sup&gt;26&lt;/sup&gt;","plainTextFormattedCitation":"26","previouslyFormattedCitation":"&lt;sup&gt;26&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26</w:t>
      </w:r>
      <w:r w:rsidR="003E31DD" w:rsidRPr="007C21EA">
        <w:rPr>
          <w:rFonts w:ascii="Arial" w:eastAsia="Cambria" w:hAnsi="Arial" w:cs="Arial"/>
          <w:sz w:val="24"/>
          <w:szCs w:val="24"/>
        </w:rPr>
        <w:fldChar w:fldCharType="end"/>
      </w:r>
      <w:r w:rsidRPr="007C21EA">
        <w:rPr>
          <w:rFonts w:ascii="Arial" w:eastAsia="Cambria" w:hAnsi="Arial" w:cs="Arial"/>
          <w:sz w:val="24"/>
          <w:szCs w:val="24"/>
        </w:rPr>
        <w:t xml:space="preserve">. While encouraging, this represents only one example of cocktail design and does not offer any insight into cocktail design principles. </w:t>
      </w:r>
    </w:p>
    <w:p w14:paraId="6EF84BA4" w14:textId="7F279215" w:rsidR="00E97150"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We utilized our collection of </w:t>
      </w:r>
      <w:r w:rsidRPr="007C21EA">
        <w:rPr>
          <w:rFonts w:ascii="Arial" w:eastAsia="Cambria" w:hAnsi="Arial" w:cs="Arial"/>
          <w:i/>
          <w:sz w:val="24"/>
          <w:szCs w:val="24"/>
        </w:rPr>
        <w:t xml:space="preserve">Enterococcus </w:t>
      </w:r>
      <w:r w:rsidRPr="007C21EA">
        <w:rPr>
          <w:rFonts w:ascii="Arial" w:eastAsia="Cambria" w:hAnsi="Arial" w:cs="Arial"/>
          <w:sz w:val="24"/>
          <w:szCs w:val="24"/>
        </w:rPr>
        <w:t>phages</w:t>
      </w:r>
      <w:r w:rsidRPr="007C21EA">
        <w:rPr>
          <w:rFonts w:ascii="Arial" w:eastAsia="Cambria" w:hAnsi="Arial" w:cs="Arial"/>
          <w:i/>
          <w:sz w:val="24"/>
          <w:szCs w:val="24"/>
        </w:rPr>
        <w:t xml:space="preserve"> </w:t>
      </w:r>
      <w:r w:rsidRPr="007C21EA">
        <w:rPr>
          <w:rFonts w:ascii="Arial" w:eastAsia="Cambria" w:hAnsi="Arial" w:cs="Arial"/>
          <w:sz w:val="24"/>
          <w:szCs w:val="24"/>
        </w:rPr>
        <w:t xml:space="preserve">to test the efficacy of different combinations of phages in killing bacteria and inhibiting the proliferation of phage-resistant mutants. We tracked the abundance of each phage in a cocktail to better understand which phages may be most responsible for the cocktail’s antimicrobial activity. Finally, we measured the vancomycin susceptibility of phage-resistant mutants to determine whether evolving resistance to phage affected antibiotic susceptibility. </w:t>
      </w:r>
    </w:p>
    <w:p w14:paraId="0000001A" w14:textId="77777777" w:rsidR="000207FA" w:rsidRPr="007C21EA" w:rsidRDefault="000207FA">
      <w:pPr>
        <w:spacing w:line="480" w:lineRule="auto"/>
        <w:rPr>
          <w:rFonts w:ascii="Arial" w:eastAsia="Cambria" w:hAnsi="Arial" w:cs="Arial"/>
          <w:sz w:val="24"/>
          <w:szCs w:val="24"/>
        </w:rPr>
      </w:pPr>
    </w:p>
    <w:p w14:paraId="0000001B"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RESULTS</w:t>
      </w:r>
    </w:p>
    <w:p w14:paraId="770AB29F" w14:textId="4FAF88F7" w:rsidR="009B6EDB" w:rsidRPr="00A40BD0" w:rsidRDefault="009B6EDB">
      <w:pPr>
        <w:spacing w:line="479" w:lineRule="auto"/>
        <w:rPr>
          <w:ins w:id="48" w:author="Stephen Wandro" w:date="2021-03-25T16:23:00Z"/>
          <w:rFonts w:ascii="Arial" w:eastAsia="Cambria" w:hAnsi="Arial" w:cs="Arial"/>
          <w:sz w:val="24"/>
          <w:szCs w:val="24"/>
          <w:u w:val="single"/>
          <w:rPrChange w:id="49" w:author="Stephen Wandro" w:date="2021-04-29T16:13:00Z">
            <w:rPr>
              <w:ins w:id="50" w:author="Stephen Wandro" w:date="2021-03-25T16:23:00Z"/>
              <w:rFonts w:ascii="Arial" w:eastAsia="Cambria" w:hAnsi="Arial" w:cs="Arial"/>
              <w:sz w:val="24"/>
              <w:szCs w:val="24"/>
              <w:u w:val="single"/>
            </w:rPr>
          </w:rPrChange>
        </w:rPr>
      </w:pPr>
      <w:ins w:id="51" w:author="Stephen Wandro" w:date="2021-03-25T16:23:00Z">
        <w:r w:rsidRPr="00A40BD0">
          <w:rPr>
            <w:rFonts w:ascii="Arial" w:eastAsia="Cambria" w:hAnsi="Arial" w:cs="Arial"/>
            <w:sz w:val="24"/>
            <w:szCs w:val="24"/>
            <w:u w:val="single"/>
          </w:rPr>
          <w:t>Phage Characterization</w:t>
        </w:r>
      </w:ins>
      <w:ins w:id="52" w:author="Stephen Wandro" w:date="2021-03-25T16:31:00Z">
        <w:r w:rsidRPr="00A40BD0">
          <w:rPr>
            <w:rFonts w:ascii="Arial" w:eastAsia="Cambria" w:hAnsi="Arial" w:cs="Arial"/>
            <w:sz w:val="24"/>
            <w:szCs w:val="24"/>
            <w:u w:val="single"/>
            <w:rPrChange w:id="53" w:author="Stephen Wandro" w:date="2021-04-29T16:13:00Z">
              <w:rPr>
                <w:rFonts w:ascii="Arial" w:eastAsia="Cambria" w:hAnsi="Arial" w:cs="Arial"/>
                <w:sz w:val="24"/>
                <w:szCs w:val="24"/>
                <w:u w:val="single"/>
              </w:rPr>
            </w:rPrChange>
          </w:rPr>
          <w:t xml:space="preserve"> and Host Range</w:t>
        </w:r>
      </w:ins>
    </w:p>
    <w:p w14:paraId="22F22A7C" w14:textId="46F3EC3D" w:rsidR="00A40BD0" w:rsidRDefault="009B6EDB" w:rsidP="00A40BD0">
      <w:pPr>
        <w:spacing w:line="479" w:lineRule="auto"/>
        <w:rPr>
          <w:ins w:id="54" w:author="Stephen Wandro" w:date="2021-04-29T16:19:00Z"/>
          <w:rFonts w:ascii="Arial" w:eastAsia="Cambria" w:hAnsi="Arial" w:cs="Arial"/>
          <w:sz w:val="24"/>
          <w:szCs w:val="24"/>
        </w:rPr>
      </w:pPr>
      <w:ins w:id="55" w:author="Stephen Wandro" w:date="2021-03-25T16:23:00Z">
        <w:r w:rsidRPr="00A40BD0">
          <w:rPr>
            <w:rFonts w:ascii="Arial" w:hAnsi="Arial" w:cs="Arial"/>
            <w:color w:val="000000"/>
            <w:sz w:val="24"/>
            <w:szCs w:val="24"/>
            <w:rPrChange w:id="56" w:author="Stephen Wandro" w:date="2021-04-29T16:13:00Z">
              <w:rPr>
                <w:rFonts w:ascii="Cambria" w:hAnsi="Cambria"/>
                <w:color w:val="000000"/>
              </w:rPr>
            </w:rPrChange>
          </w:rPr>
          <w:t xml:space="preserve">We isolated a collection of </w:t>
        </w:r>
      </w:ins>
      <w:ins w:id="57" w:author="Stephen Wandro" w:date="2021-03-25T16:24:00Z">
        <w:r w:rsidRPr="00A40BD0">
          <w:rPr>
            <w:rFonts w:ascii="Arial" w:hAnsi="Arial" w:cs="Arial"/>
            <w:color w:val="000000"/>
            <w:sz w:val="24"/>
            <w:szCs w:val="24"/>
            <w:rPrChange w:id="58" w:author="Stephen Wandro" w:date="2021-04-29T16:13:00Z">
              <w:rPr>
                <w:rFonts w:ascii="Cambria" w:hAnsi="Cambria"/>
                <w:color w:val="000000"/>
              </w:rPr>
            </w:rPrChange>
          </w:rPr>
          <w:t>20</w:t>
        </w:r>
      </w:ins>
      <w:ins w:id="59" w:author="Stephen Wandro" w:date="2021-03-25T16:23:00Z">
        <w:r w:rsidRPr="00A40BD0">
          <w:rPr>
            <w:rFonts w:ascii="Arial" w:hAnsi="Arial" w:cs="Arial"/>
            <w:color w:val="000000"/>
            <w:sz w:val="24"/>
            <w:szCs w:val="24"/>
            <w:rPrChange w:id="60" w:author="Stephen Wandro" w:date="2021-04-29T16:13:00Z">
              <w:rPr>
                <w:rFonts w:ascii="Cambria" w:hAnsi="Cambria"/>
                <w:color w:val="000000"/>
              </w:rPr>
            </w:rPrChange>
          </w:rPr>
          <w:t xml:space="preserve"> phages infecting </w:t>
        </w:r>
        <w:r w:rsidRPr="00A40BD0">
          <w:rPr>
            <w:rFonts w:ascii="Arial" w:hAnsi="Arial" w:cs="Arial"/>
            <w:i/>
            <w:iCs/>
            <w:color w:val="000000"/>
            <w:sz w:val="24"/>
            <w:szCs w:val="24"/>
            <w:rPrChange w:id="61" w:author="Stephen Wandro" w:date="2021-04-29T16:13:00Z">
              <w:rPr>
                <w:rFonts w:ascii="Cambria" w:hAnsi="Cambria"/>
                <w:i/>
                <w:iCs/>
                <w:color w:val="000000"/>
              </w:rPr>
            </w:rPrChange>
          </w:rPr>
          <w:t xml:space="preserve">Enterococcus </w:t>
        </w:r>
      </w:ins>
      <w:ins w:id="62" w:author="Stephen Wandro" w:date="2021-03-25T16:27:00Z">
        <w:r w:rsidRPr="00A40BD0">
          <w:rPr>
            <w:rFonts w:ascii="Arial" w:eastAsia="Cambria" w:hAnsi="Arial" w:cs="Arial"/>
            <w:sz w:val="24"/>
            <w:szCs w:val="24"/>
            <w:rPrChange w:id="63" w:author="Stephen Wandro" w:date="2021-04-29T16:13:00Z">
              <w:rPr>
                <w:rFonts w:ascii="Arial" w:eastAsia="Cambria" w:hAnsi="Arial" w:cs="Arial"/>
              </w:rPr>
            </w:rPrChange>
          </w:rPr>
          <w:t>from influent samples from the Orange County Sanitation district</w:t>
        </w:r>
      </w:ins>
      <w:ins w:id="64" w:author="Stephen Wandro" w:date="2021-03-25T16:23:00Z">
        <w:r w:rsidRPr="00A40BD0">
          <w:rPr>
            <w:rFonts w:ascii="Arial" w:hAnsi="Arial" w:cs="Arial"/>
            <w:color w:val="000000"/>
            <w:sz w:val="24"/>
            <w:szCs w:val="24"/>
            <w:rPrChange w:id="65" w:author="Stephen Wandro" w:date="2021-04-29T16:13:00Z">
              <w:rPr>
                <w:rFonts w:ascii="Cambria" w:hAnsi="Cambria"/>
                <w:color w:val="000000"/>
              </w:rPr>
            </w:rPrChange>
          </w:rPr>
          <w:t xml:space="preserve">. </w:t>
        </w:r>
      </w:ins>
      <w:ins w:id="66" w:author="Stephen Wandro" w:date="2021-03-25T16:25:00Z">
        <w:r w:rsidRPr="00A40BD0">
          <w:rPr>
            <w:rFonts w:ascii="Arial" w:hAnsi="Arial" w:cs="Arial"/>
            <w:color w:val="000000"/>
            <w:sz w:val="24"/>
            <w:szCs w:val="24"/>
            <w:rPrChange w:id="67" w:author="Stephen Wandro" w:date="2021-04-29T16:13:00Z">
              <w:rPr>
                <w:rFonts w:ascii="Cambria" w:hAnsi="Cambria"/>
                <w:color w:val="000000"/>
              </w:rPr>
            </w:rPrChange>
          </w:rPr>
          <w:t>G</w:t>
        </w:r>
      </w:ins>
      <w:ins w:id="68" w:author="Stephen Wandro" w:date="2021-03-25T16:23:00Z">
        <w:r w:rsidRPr="00A40BD0">
          <w:rPr>
            <w:rFonts w:ascii="Arial" w:hAnsi="Arial" w:cs="Arial"/>
            <w:color w:val="000000"/>
            <w:sz w:val="24"/>
            <w:szCs w:val="24"/>
            <w:rPrChange w:id="69" w:author="Stephen Wandro" w:date="2021-04-29T16:13:00Z">
              <w:rPr>
                <w:rFonts w:ascii="Cambria" w:hAnsi="Cambria"/>
                <w:color w:val="000000"/>
              </w:rPr>
            </w:rPrChange>
          </w:rPr>
          <w:t>enomic sequencing</w:t>
        </w:r>
      </w:ins>
      <w:ins w:id="70" w:author="Stephen Wandro" w:date="2021-03-25T16:25:00Z">
        <w:r w:rsidRPr="00A40BD0">
          <w:rPr>
            <w:rFonts w:ascii="Arial" w:hAnsi="Arial" w:cs="Arial"/>
            <w:color w:val="000000"/>
            <w:sz w:val="24"/>
            <w:szCs w:val="24"/>
            <w:rPrChange w:id="71" w:author="Stephen Wandro" w:date="2021-04-29T16:13:00Z">
              <w:rPr>
                <w:rFonts w:ascii="Cambria" w:hAnsi="Cambria"/>
                <w:color w:val="000000"/>
              </w:rPr>
            </w:rPrChange>
          </w:rPr>
          <w:t xml:space="preserve"> showed</w:t>
        </w:r>
      </w:ins>
      <w:ins w:id="72" w:author="Stephen Wandro" w:date="2021-03-25T16:23:00Z">
        <w:r w:rsidRPr="00A40BD0">
          <w:rPr>
            <w:rFonts w:ascii="Arial" w:hAnsi="Arial" w:cs="Arial"/>
            <w:color w:val="000000"/>
            <w:sz w:val="24"/>
            <w:szCs w:val="24"/>
            <w:rPrChange w:id="73" w:author="Stephen Wandro" w:date="2021-04-29T16:13:00Z">
              <w:rPr>
                <w:rFonts w:ascii="Cambria" w:hAnsi="Cambria"/>
                <w:color w:val="000000"/>
              </w:rPr>
            </w:rPrChange>
          </w:rPr>
          <w:t xml:space="preserve"> </w:t>
        </w:r>
      </w:ins>
      <w:ins w:id="74" w:author="Stephen Wandro" w:date="2021-04-29T16:12:00Z">
        <w:r w:rsidR="00A40BD0" w:rsidRPr="00A40BD0">
          <w:rPr>
            <w:rFonts w:ascii="Arial" w:hAnsi="Arial" w:cs="Arial"/>
            <w:color w:val="000000"/>
            <w:sz w:val="24"/>
            <w:szCs w:val="24"/>
            <w:rPrChange w:id="75" w:author="Stephen Wandro" w:date="2021-04-29T16:13:00Z">
              <w:rPr>
                <w:rFonts w:ascii="Cambria" w:hAnsi="Cambria"/>
                <w:color w:val="000000"/>
              </w:rPr>
            </w:rPrChange>
          </w:rPr>
          <w:t>10</w:t>
        </w:r>
      </w:ins>
      <w:ins w:id="76" w:author="Stephen Wandro" w:date="2021-03-25T16:23:00Z">
        <w:r w:rsidRPr="00A40BD0">
          <w:rPr>
            <w:rFonts w:ascii="Arial" w:hAnsi="Arial" w:cs="Arial"/>
            <w:color w:val="000000"/>
            <w:sz w:val="24"/>
            <w:szCs w:val="24"/>
            <w:rPrChange w:id="77" w:author="Stephen Wandro" w:date="2021-04-29T16:13:00Z">
              <w:rPr>
                <w:rFonts w:ascii="Cambria" w:hAnsi="Cambria"/>
                <w:color w:val="000000"/>
              </w:rPr>
            </w:rPrChange>
          </w:rPr>
          <w:t xml:space="preserve"> phages </w:t>
        </w:r>
      </w:ins>
      <w:ins w:id="78" w:author="Stephen Wandro" w:date="2021-03-25T16:25:00Z">
        <w:r w:rsidRPr="00A40BD0">
          <w:rPr>
            <w:rFonts w:ascii="Arial" w:hAnsi="Arial" w:cs="Arial"/>
            <w:color w:val="000000"/>
            <w:sz w:val="24"/>
            <w:szCs w:val="24"/>
            <w:rPrChange w:id="79" w:author="Stephen Wandro" w:date="2021-04-29T16:13:00Z">
              <w:rPr>
                <w:rFonts w:ascii="Cambria" w:hAnsi="Cambria"/>
                <w:color w:val="000000"/>
              </w:rPr>
            </w:rPrChange>
          </w:rPr>
          <w:t xml:space="preserve">were Myoviridae, </w:t>
        </w:r>
      </w:ins>
      <w:ins w:id="80" w:author="Stephen Wandro" w:date="2021-04-29T16:12:00Z">
        <w:r w:rsidR="00A40BD0" w:rsidRPr="00A40BD0">
          <w:rPr>
            <w:rFonts w:ascii="Arial" w:hAnsi="Arial" w:cs="Arial"/>
            <w:color w:val="000000"/>
            <w:sz w:val="24"/>
            <w:szCs w:val="24"/>
            <w:rPrChange w:id="81" w:author="Stephen Wandro" w:date="2021-04-29T16:13:00Z">
              <w:rPr>
                <w:rFonts w:ascii="Cambria" w:hAnsi="Cambria"/>
                <w:color w:val="000000"/>
              </w:rPr>
            </w:rPrChange>
          </w:rPr>
          <w:t>9</w:t>
        </w:r>
      </w:ins>
      <w:ins w:id="82" w:author="Stephen Wandro" w:date="2021-03-25T16:25:00Z">
        <w:r w:rsidRPr="00A40BD0">
          <w:rPr>
            <w:rFonts w:ascii="Arial" w:hAnsi="Arial" w:cs="Arial"/>
            <w:color w:val="000000"/>
            <w:sz w:val="24"/>
            <w:szCs w:val="24"/>
            <w:rPrChange w:id="83" w:author="Stephen Wandro" w:date="2021-04-29T16:13:00Z">
              <w:rPr>
                <w:rFonts w:ascii="Cambria" w:hAnsi="Cambria"/>
                <w:color w:val="000000"/>
              </w:rPr>
            </w:rPrChange>
          </w:rPr>
          <w:t xml:space="preserve"> were Siphoviridae, and 1 Podoviridae. </w:t>
        </w:r>
      </w:ins>
      <w:ins w:id="84" w:author="Stephen Wandro" w:date="2021-04-29T16:13:00Z">
        <w:r w:rsidR="00A40BD0" w:rsidRPr="00A40BD0">
          <w:rPr>
            <w:rFonts w:ascii="Arial" w:eastAsia="Cambria" w:hAnsi="Arial" w:cs="Arial"/>
            <w:sz w:val="24"/>
            <w:szCs w:val="24"/>
            <w:rPrChange w:id="85" w:author="Stephen Wandro" w:date="2021-04-29T16:13:00Z">
              <w:rPr>
                <w:rFonts w:ascii="Arial" w:eastAsia="Cambria" w:hAnsi="Arial" w:cs="Arial"/>
                <w:sz w:val="24"/>
                <w:szCs w:val="24"/>
              </w:rPr>
            </w:rPrChange>
          </w:rPr>
          <w:t xml:space="preserve">Plaque assays were used to test the phage susceptibilities of clinical isolates of </w:t>
        </w:r>
        <w:r w:rsidR="00A40BD0" w:rsidRPr="00A40BD0">
          <w:rPr>
            <w:rFonts w:ascii="Arial" w:eastAsia="Cambria" w:hAnsi="Arial" w:cs="Arial"/>
            <w:i/>
            <w:sz w:val="24"/>
            <w:szCs w:val="24"/>
            <w:rPrChange w:id="86" w:author="Stephen Wandro" w:date="2021-04-29T16:13:00Z">
              <w:rPr>
                <w:rFonts w:ascii="Arial" w:eastAsia="Cambria" w:hAnsi="Arial" w:cs="Arial"/>
                <w:i/>
                <w:sz w:val="24"/>
                <w:szCs w:val="24"/>
              </w:rPr>
            </w:rPrChange>
          </w:rPr>
          <w:t>Enterococcus faecium and faecalis</w:t>
        </w:r>
        <w:r w:rsidR="00A40BD0" w:rsidRPr="00A40BD0">
          <w:rPr>
            <w:rFonts w:ascii="Arial" w:eastAsia="Cambria" w:hAnsi="Arial" w:cs="Arial"/>
            <w:sz w:val="24"/>
            <w:szCs w:val="24"/>
            <w:rPrChange w:id="87" w:author="Stephen Wandro" w:date="2021-04-29T16:13:00Z">
              <w:rPr>
                <w:rFonts w:ascii="Arial" w:eastAsia="Cambria" w:hAnsi="Arial" w:cs="Arial"/>
                <w:sz w:val="24"/>
                <w:szCs w:val="24"/>
              </w:rPr>
            </w:rPrChange>
          </w:rPr>
          <w:t xml:space="preserve">, including both vancomycin resistant </w:t>
        </w:r>
        <w:r w:rsidR="00A40BD0" w:rsidRPr="00A40BD0">
          <w:rPr>
            <w:rFonts w:ascii="Arial" w:eastAsia="Cambria" w:hAnsi="Arial" w:cs="Arial"/>
            <w:i/>
            <w:iCs/>
            <w:sz w:val="24"/>
            <w:szCs w:val="24"/>
            <w:rPrChange w:id="88" w:author="Stephen Wandro" w:date="2021-04-29T16:13:00Z">
              <w:rPr>
                <w:rFonts w:ascii="Arial" w:eastAsia="Cambria" w:hAnsi="Arial" w:cs="Arial"/>
                <w:i/>
                <w:iCs/>
                <w:sz w:val="24"/>
                <w:szCs w:val="24"/>
              </w:rPr>
            </w:rPrChange>
          </w:rPr>
          <w:t>Enterococcus</w:t>
        </w:r>
        <w:r w:rsidR="00A40BD0" w:rsidRPr="00A40BD0">
          <w:rPr>
            <w:rFonts w:ascii="Arial" w:eastAsia="Cambria" w:hAnsi="Arial" w:cs="Arial"/>
            <w:sz w:val="24"/>
            <w:szCs w:val="24"/>
            <w:rPrChange w:id="89" w:author="Stephen Wandro" w:date="2021-04-29T16:13:00Z">
              <w:rPr>
                <w:rFonts w:ascii="Arial" w:eastAsia="Cambria" w:hAnsi="Arial" w:cs="Arial"/>
                <w:sz w:val="24"/>
                <w:szCs w:val="24"/>
              </w:rPr>
            </w:rPrChange>
          </w:rPr>
          <w:t xml:space="preserve"> (VRE) and vancomycin susceptible </w:t>
        </w:r>
        <w:r w:rsidR="00A40BD0" w:rsidRPr="00A40BD0">
          <w:rPr>
            <w:rFonts w:ascii="Arial" w:eastAsia="Cambria" w:hAnsi="Arial" w:cs="Arial"/>
            <w:i/>
            <w:iCs/>
            <w:sz w:val="24"/>
            <w:szCs w:val="24"/>
            <w:rPrChange w:id="90" w:author="Stephen Wandro" w:date="2021-04-29T16:13:00Z">
              <w:rPr>
                <w:rFonts w:ascii="Arial" w:eastAsia="Cambria" w:hAnsi="Arial" w:cs="Arial"/>
                <w:i/>
                <w:iCs/>
                <w:sz w:val="24"/>
                <w:szCs w:val="24"/>
              </w:rPr>
            </w:rPrChange>
          </w:rPr>
          <w:t>Enterococcus</w:t>
        </w:r>
        <w:r w:rsidR="00A40BD0" w:rsidRPr="00A40BD0">
          <w:rPr>
            <w:rFonts w:ascii="Arial" w:eastAsia="Cambria" w:hAnsi="Arial" w:cs="Arial"/>
            <w:sz w:val="24"/>
            <w:szCs w:val="24"/>
            <w:rPrChange w:id="91" w:author="Stephen Wandro" w:date="2021-04-29T16:13:00Z">
              <w:rPr>
                <w:rFonts w:ascii="Arial" w:eastAsia="Cambria" w:hAnsi="Arial" w:cs="Arial"/>
                <w:sz w:val="24"/>
                <w:szCs w:val="24"/>
              </w:rPr>
            </w:rPrChange>
          </w:rPr>
          <w:t xml:space="preserve"> (VSE). Most phages were able to </w:t>
        </w:r>
      </w:ins>
      <w:ins w:id="92" w:author="Stephen Wandro" w:date="2021-04-29T16:14:00Z">
        <w:r w:rsidR="00A40BD0">
          <w:rPr>
            <w:rFonts w:ascii="Arial" w:eastAsia="Cambria" w:hAnsi="Arial" w:cs="Arial"/>
            <w:sz w:val="24"/>
            <w:szCs w:val="24"/>
          </w:rPr>
          <w:t>lyse</w:t>
        </w:r>
      </w:ins>
      <w:ins w:id="93" w:author="Stephen Wandro" w:date="2021-04-29T16:13:00Z">
        <w:r w:rsidR="00A40BD0" w:rsidRPr="00A40BD0">
          <w:rPr>
            <w:rFonts w:ascii="Arial" w:eastAsia="Cambria" w:hAnsi="Arial" w:cs="Arial"/>
            <w:sz w:val="24"/>
            <w:szCs w:val="24"/>
            <w:rPrChange w:id="94" w:author="Stephen Wandro" w:date="2021-04-29T16:13:00Z">
              <w:rPr>
                <w:rFonts w:ascii="Arial" w:eastAsia="Cambria" w:hAnsi="Arial" w:cs="Arial"/>
                <w:sz w:val="24"/>
                <w:szCs w:val="24"/>
              </w:rPr>
            </w:rPrChange>
          </w:rPr>
          <w:t xml:space="preserve"> several</w:t>
        </w:r>
        <w:r w:rsidR="00A40BD0">
          <w:rPr>
            <w:rFonts w:ascii="Arial" w:eastAsia="Cambria" w:hAnsi="Arial" w:cs="Arial"/>
            <w:sz w:val="24"/>
            <w:szCs w:val="24"/>
          </w:rPr>
          <w:t xml:space="preserve"> </w:t>
        </w:r>
        <w:r w:rsidR="00A40BD0" w:rsidRPr="00A40BD0">
          <w:rPr>
            <w:rFonts w:ascii="Arial" w:eastAsia="Cambria" w:hAnsi="Arial" w:cs="Arial"/>
            <w:sz w:val="24"/>
            <w:szCs w:val="24"/>
            <w:rPrChange w:id="95" w:author="Stephen Wandro" w:date="2021-04-29T16:13:00Z">
              <w:rPr>
                <w:rFonts w:ascii="Arial" w:eastAsia="Cambria" w:hAnsi="Arial" w:cs="Arial"/>
                <w:sz w:val="24"/>
                <w:szCs w:val="24"/>
              </w:rPr>
            </w:rPrChange>
          </w:rPr>
          <w:t>strains of both E. faecalis and E. faecium (</w:t>
        </w:r>
        <w:r w:rsidR="00A40BD0" w:rsidRPr="00A40BD0">
          <w:rPr>
            <w:rFonts w:ascii="Arial" w:eastAsia="Cambria" w:hAnsi="Arial" w:cs="Arial"/>
            <w:b/>
            <w:sz w:val="24"/>
            <w:szCs w:val="24"/>
            <w:rPrChange w:id="96" w:author="Stephen Wandro" w:date="2021-04-29T16:13:00Z">
              <w:rPr>
                <w:rFonts w:ascii="Arial" w:eastAsia="Cambria" w:hAnsi="Arial" w:cs="Arial"/>
                <w:b/>
                <w:sz w:val="24"/>
                <w:szCs w:val="24"/>
              </w:rPr>
            </w:rPrChange>
          </w:rPr>
          <w:t>Figure 1</w:t>
        </w:r>
        <w:r w:rsidR="00A40BD0" w:rsidRPr="00A40BD0">
          <w:rPr>
            <w:rFonts w:ascii="Arial" w:eastAsia="Cambria" w:hAnsi="Arial" w:cs="Arial"/>
            <w:sz w:val="24"/>
            <w:szCs w:val="24"/>
            <w:rPrChange w:id="97" w:author="Stephen Wandro" w:date="2021-04-29T16:13:00Z">
              <w:rPr>
                <w:rFonts w:ascii="Arial" w:eastAsia="Cambria" w:hAnsi="Arial" w:cs="Arial"/>
                <w:sz w:val="24"/>
                <w:szCs w:val="24"/>
              </w:rPr>
            </w:rPrChange>
          </w:rPr>
          <w:t xml:space="preserve">). Most phages from the </w:t>
        </w:r>
        <w:r w:rsidR="00A40BD0" w:rsidRPr="00A40BD0">
          <w:rPr>
            <w:rFonts w:ascii="Arial" w:eastAsia="Cambria" w:hAnsi="Arial" w:cs="Arial"/>
            <w:i/>
            <w:sz w:val="24"/>
            <w:szCs w:val="24"/>
            <w:rPrChange w:id="98" w:author="Stephen Wandro" w:date="2021-04-29T16:13:00Z">
              <w:rPr>
                <w:rFonts w:ascii="Arial" w:eastAsia="Cambria" w:hAnsi="Arial" w:cs="Arial"/>
                <w:i/>
                <w:sz w:val="24"/>
                <w:szCs w:val="24"/>
              </w:rPr>
            </w:rPrChange>
          </w:rPr>
          <w:t>Myoviridae</w:t>
        </w:r>
        <w:r w:rsidR="00A40BD0" w:rsidRPr="00A40BD0">
          <w:rPr>
            <w:rFonts w:ascii="Arial" w:eastAsia="Cambria" w:hAnsi="Arial" w:cs="Arial"/>
            <w:sz w:val="24"/>
            <w:szCs w:val="24"/>
            <w:rPrChange w:id="99" w:author="Stephen Wandro" w:date="2021-04-29T16:13:00Z">
              <w:rPr>
                <w:rFonts w:ascii="Arial" w:eastAsia="Cambria" w:hAnsi="Arial" w:cs="Arial"/>
                <w:sz w:val="24"/>
                <w:szCs w:val="24"/>
              </w:rPr>
            </w:rPrChange>
          </w:rPr>
          <w:t xml:space="preserve"> family showed broad host ranges, especially Ben, Bop, and V12, which </w:t>
        </w:r>
      </w:ins>
      <w:ins w:id="100" w:author="Stephen Wandro" w:date="2021-04-29T16:14:00Z">
        <w:r w:rsidR="00A40BD0">
          <w:rPr>
            <w:rFonts w:ascii="Arial" w:eastAsia="Cambria" w:hAnsi="Arial" w:cs="Arial"/>
            <w:sz w:val="24"/>
            <w:szCs w:val="24"/>
          </w:rPr>
          <w:t>lysed</w:t>
        </w:r>
      </w:ins>
      <w:ins w:id="101" w:author="Stephen Wandro" w:date="2021-04-29T16:13:00Z">
        <w:r w:rsidR="00A40BD0" w:rsidRPr="00A40BD0">
          <w:rPr>
            <w:rFonts w:ascii="Arial" w:eastAsia="Cambria" w:hAnsi="Arial" w:cs="Arial"/>
            <w:sz w:val="24"/>
            <w:szCs w:val="24"/>
            <w:rPrChange w:id="102" w:author="Stephen Wandro" w:date="2021-04-29T16:13:00Z">
              <w:rPr>
                <w:rFonts w:ascii="Arial" w:eastAsia="Cambria" w:hAnsi="Arial" w:cs="Arial"/>
                <w:sz w:val="24"/>
                <w:szCs w:val="24"/>
              </w:rPr>
            </w:rPrChange>
          </w:rPr>
          <w:t xml:space="preserve"> almost all isolates. </w:t>
        </w:r>
      </w:ins>
    </w:p>
    <w:p w14:paraId="16BAB967" w14:textId="7C96CA6F" w:rsidR="00A40BD0" w:rsidRPr="00701FAC" w:rsidRDefault="00A40BD0" w:rsidP="00701FAC">
      <w:pPr>
        <w:pStyle w:val="NormalWeb"/>
        <w:spacing w:before="0" w:beforeAutospacing="0" w:after="0" w:afterAutospacing="0" w:line="480" w:lineRule="auto"/>
        <w:ind w:firstLine="720"/>
        <w:rPr>
          <w:ins w:id="103" w:author="Stephen Wandro" w:date="2021-04-29T16:13:00Z"/>
          <w:rFonts w:ascii="Arial" w:hAnsi="Arial" w:cs="Arial"/>
          <w:color w:val="000000"/>
          <w:rPrChange w:id="104" w:author="Stephen Wandro" w:date="2021-04-29T16:23:00Z">
            <w:rPr>
              <w:ins w:id="105" w:author="Stephen Wandro" w:date="2021-04-29T16:13:00Z"/>
              <w:rFonts w:ascii="Cambria" w:hAnsi="Cambria"/>
              <w:color w:val="000000"/>
            </w:rPr>
          </w:rPrChange>
        </w:rPr>
        <w:pPrChange w:id="106" w:author="Stephen Wandro" w:date="2021-04-29T16:23:00Z">
          <w:pPr>
            <w:pStyle w:val="NormalWeb"/>
            <w:spacing w:before="0" w:beforeAutospacing="0" w:after="0" w:afterAutospacing="0" w:line="480" w:lineRule="auto"/>
            <w:ind w:firstLine="720"/>
          </w:pPr>
        </w:pPrChange>
      </w:pPr>
      <w:ins w:id="107" w:author="Stephen Wandro" w:date="2021-04-29T16:19:00Z">
        <w:r w:rsidRPr="0076769C">
          <w:rPr>
            <w:rFonts w:ascii="Arial" w:hAnsi="Arial" w:cs="Arial"/>
            <w:color w:val="000000"/>
          </w:rPr>
          <w:t xml:space="preserve">Of the 11 Siphoviridae phages, 9 belonged to the genus </w:t>
        </w:r>
        <w:r w:rsidRPr="0076769C">
          <w:rPr>
            <w:rFonts w:ascii="Arial" w:eastAsia="Cambria" w:hAnsi="Arial" w:cs="Arial"/>
          </w:rPr>
          <w:t>Saphexavirus</w:t>
        </w:r>
      </w:ins>
      <w:ins w:id="108" w:author="Stephen Wandro" w:date="2021-04-29T16:20:00Z">
        <w:r>
          <w:rPr>
            <w:rFonts w:ascii="Arial" w:hAnsi="Arial" w:cs="Arial"/>
            <w:color w:val="000000"/>
          </w:rPr>
          <w:t>. Core genome alignments of these phages show that these</w:t>
        </w:r>
      </w:ins>
      <w:ins w:id="109" w:author="Stephen Wandro" w:date="2021-04-29T16:21:00Z">
        <w:r>
          <w:rPr>
            <w:rFonts w:ascii="Arial" w:hAnsi="Arial" w:cs="Arial"/>
            <w:color w:val="000000"/>
          </w:rPr>
          <w:t xml:space="preserve"> phages share a core genome of 54 genes and approximately 43 accessory genes per phage</w:t>
        </w:r>
      </w:ins>
      <w:ins w:id="110" w:author="Stephen Wandro" w:date="2021-04-29T16:23:00Z">
        <w:r w:rsidR="00701FAC">
          <w:rPr>
            <w:rFonts w:ascii="Arial" w:hAnsi="Arial" w:cs="Arial"/>
            <w:color w:val="000000"/>
          </w:rPr>
          <w:t xml:space="preserve"> (</w:t>
        </w:r>
        <w:r w:rsidR="00701FAC" w:rsidRPr="00701FAC">
          <w:rPr>
            <w:rFonts w:ascii="Arial" w:hAnsi="Arial" w:cs="Arial"/>
            <w:b/>
            <w:bCs/>
            <w:color w:val="000000"/>
            <w:rPrChange w:id="111" w:author="Stephen Wandro" w:date="2021-04-29T16:23:00Z">
              <w:rPr>
                <w:rFonts w:ascii="Arial" w:hAnsi="Arial" w:cs="Arial"/>
                <w:color w:val="000000"/>
              </w:rPr>
            </w:rPrChange>
          </w:rPr>
          <w:t>Figure 2 A,B</w:t>
        </w:r>
        <w:r w:rsidR="00701FAC">
          <w:rPr>
            <w:rFonts w:ascii="Arial" w:hAnsi="Arial" w:cs="Arial"/>
            <w:color w:val="000000"/>
          </w:rPr>
          <w:t>)</w:t>
        </w:r>
      </w:ins>
      <w:ins w:id="112" w:author="Stephen Wandro" w:date="2021-04-29T16:21:00Z">
        <w:r>
          <w:rPr>
            <w:rFonts w:ascii="Arial" w:hAnsi="Arial" w:cs="Arial"/>
            <w:color w:val="000000"/>
          </w:rPr>
          <w:t>.</w:t>
        </w:r>
      </w:ins>
      <w:ins w:id="113" w:author="Stephen Wandro" w:date="2021-04-29T16:20:00Z">
        <w:r>
          <w:rPr>
            <w:rFonts w:ascii="Arial" w:hAnsi="Arial" w:cs="Arial"/>
            <w:color w:val="000000"/>
          </w:rPr>
          <w:t xml:space="preserve"> </w:t>
        </w:r>
      </w:ins>
      <w:ins w:id="114" w:author="Stephen Wandro" w:date="2021-04-29T16:22:00Z">
        <w:r>
          <w:rPr>
            <w:rFonts w:ascii="Arial" w:hAnsi="Arial" w:cs="Arial"/>
            <w:color w:val="000000"/>
          </w:rPr>
          <w:t xml:space="preserve">Their </w:t>
        </w:r>
      </w:ins>
      <w:ins w:id="115" w:author="Stephen Wandro" w:date="2021-04-29T16:19:00Z">
        <w:r w:rsidRPr="0076769C">
          <w:rPr>
            <w:rFonts w:ascii="Arial" w:hAnsi="Arial" w:cs="Arial"/>
            <w:color w:val="000000"/>
          </w:rPr>
          <w:t xml:space="preserve">genomes </w:t>
        </w:r>
      </w:ins>
      <w:ins w:id="116" w:author="Stephen Wandro" w:date="2021-04-29T16:22:00Z">
        <w:r>
          <w:rPr>
            <w:rFonts w:ascii="Arial" w:hAnsi="Arial" w:cs="Arial"/>
            <w:color w:val="000000"/>
          </w:rPr>
          <w:t xml:space="preserve">are </w:t>
        </w:r>
      </w:ins>
      <w:ins w:id="117" w:author="Stephen Wandro" w:date="2021-04-29T16:19:00Z">
        <w:r w:rsidRPr="0076769C">
          <w:rPr>
            <w:rFonts w:ascii="Arial" w:hAnsi="Arial" w:cs="Arial"/>
            <w:color w:val="000000"/>
          </w:rPr>
          <w:t>approximately 57 kb in length</w:t>
        </w:r>
      </w:ins>
      <w:ins w:id="118" w:author="Stephen Wandro" w:date="2021-04-29T16:22:00Z">
        <w:r>
          <w:rPr>
            <w:rFonts w:ascii="Arial" w:hAnsi="Arial" w:cs="Arial"/>
            <w:color w:val="000000"/>
          </w:rPr>
          <w:t xml:space="preserve"> and </w:t>
        </w:r>
      </w:ins>
      <w:ins w:id="119" w:author="Stephen Wandro" w:date="2021-04-29T16:23:00Z">
        <w:r w:rsidR="00701FAC">
          <w:rPr>
            <w:rFonts w:ascii="Arial" w:hAnsi="Arial" w:cs="Arial"/>
            <w:color w:val="000000"/>
          </w:rPr>
          <w:t>only 3 genes were able to be annotated (</w:t>
        </w:r>
        <w:r w:rsidR="00701FAC" w:rsidRPr="00701FAC">
          <w:rPr>
            <w:rFonts w:ascii="Arial" w:hAnsi="Arial" w:cs="Arial"/>
            <w:b/>
            <w:bCs/>
            <w:color w:val="000000"/>
            <w:rPrChange w:id="120" w:author="Stephen Wandro" w:date="2021-04-29T16:23:00Z">
              <w:rPr>
                <w:rFonts w:ascii="Arial" w:hAnsi="Arial" w:cs="Arial"/>
                <w:color w:val="000000"/>
              </w:rPr>
            </w:rPrChange>
          </w:rPr>
          <w:t>Figure 2C</w:t>
        </w:r>
        <w:r w:rsidR="00701FAC">
          <w:rPr>
            <w:rFonts w:ascii="Arial" w:hAnsi="Arial" w:cs="Arial"/>
            <w:color w:val="000000"/>
          </w:rPr>
          <w:t>).</w:t>
        </w:r>
      </w:ins>
    </w:p>
    <w:p w14:paraId="0CBE0B9A" w14:textId="757715D2" w:rsidR="009B6EDB" w:rsidRPr="00701FAC" w:rsidRDefault="009B6EDB" w:rsidP="00701FAC">
      <w:pPr>
        <w:pStyle w:val="NormalWeb"/>
        <w:spacing w:before="0" w:beforeAutospacing="0" w:after="0" w:afterAutospacing="0" w:line="480" w:lineRule="auto"/>
        <w:ind w:firstLine="720"/>
        <w:rPr>
          <w:ins w:id="121" w:author="Stephen Wandro" w:date="2021-03-25T16:34:00Z"/>
          <w:rFonts w:ascii="Arial" w:hAnsi="Arial" w:cs="Arial"/>
          <w:color w:val="000000"/>
          <w:rPrChange w:id="122" w:author="Stephen Wandro" w:date="2021-04-29T16:23:00Z">
            <w:rPr>
              <w:ins w:id="123" w:author="Stephen Wandro" w:date="2021-03-25T16:34:00Z"/>
            </w:rPr>
          </w:rPrChange>
        </w:rPr>
        <w:pPrChange w:id="124" w:author="Stephen Wandro" w:date="2021-04-29T16:23:00Z">
          <w:pPr>
            <w:pStyle w:val="NormalWeb"/>
            <w:spacing w:before="0" w:beforeAutospacing="0" w:after="0" w:afterAutospacing="0" w:line="480" w:lineRule="auto"/>
          </w:pPr>
        </w:pPrChange>
      </w:pPr>
      <w:ins w:id="125" w:author="Stephen Wandro" w:date="2021-03-25T16:25:00Z">
        <w:r w:rsidRPr="00A40BD0">
          <w:rPr>
            <w:rFonts w:ascii="Arial" w:hAnsi="Arial" w:cs="Arial"/>
            <w:color w:val="000000"/>
            <w:rPrChange w:id="126" w:author="Stephen Wandro" w:date="2021-04-29T16:13:00Z">
              <w:rPr>
                <w:rFonts w:ascii="Cambria" w:hAnsi="Cambria"/>
                <w:color w:val="000000"/>
              </w:rPr>
            </w:rPrChange>
          </w:rPr>
          <w:t>Of the</w:t>
        </w:r>
      </w:ins>
      <w:ins w:id="127" w:author="Stephen Wandro" w:date="2021-03-25T16:26:00Z">
        <w:r w:rsidRPr="00A40BD0">
          <w:rPr>
            <w:rFonts w:ascii="Arial" w:hAnsi="Arial" w:cs="Arial"/>
            <w:color w:val="000000"/>
            <w:rPrChange w:id="128" w:author="Stephen Wandro" w:date="2021-04-29T16:13:00Z">
              <w:rPr>
                <w:rFonts w:ascii="Cambria" w:hAnsi="Cambria"/>
                <w:color w:val="000000"/>
              </w:rPr>
            </w:rPrChange>
          </w:rPr>
          <w:t xml:space="preserve"> </w:t>
        </w:r>
      </w:ins>
      <w:ins w:id="129" w:author="Stephen Wandro" w:date="2021-04-29T16:13:00Z">
        <w:r w:rsidR="00A40BD0" w:rsidRPr="00A40BD0">
          <w:rPr>
            <w:rFonts w:ascii="Arial" w:hAnsi="Arial" w:cs="Arial"/>
            <w:color w:val="000000"/>
            <w:rPrChange w:id="130" w:author="Stephen Wandro" w:date="2021-04-29T16:13:00Z">
              <w:rPr>
                <w:rFonts w:ascii="Cambria" w:hAnsi="Cambria"/>
                <w:color w:val="000000"/>
              </w:rPr>
            </w:rPrChange>
          </w:rPr>
          <w:t>10</w:t>
        </w:r>
      </w:ins>
      <w:ins w:id="131" w:author="Stephen Wandro" w:date="2021-03-25T16:26:00Z">
        <w:r w:rsidRPr="00A40BD0">
          <w:rPr>
            <w:rFonts w:ascii="Arial" w:hAnsi="Arial" w:cs="Arial"/>
            <w:color w:val="000000"/>
            <w:rPrChange w:id="132" w:author="Stephen Wandro" w:date="2021-04-29T16:13:00Z">
              <w:rPr>
                <w:rFonts w:ascii="Cambria" w:hAnsi="Cambria"/>
                <w:color w:val="000000"/>
              </w:rPr>
            </w:rPrChange>
          </w:rPr>
          <w:t xml:space="preserve"> Myoviridae phages, all </w:t>
        </w:r>
      </w:ins>
      <w:ins w:id="133" w:author="Stephen Wandro" w:date="2021-03-25T16:23:00Z">
        <w:r w:rsidRPr="00A40BD0">
          <w:rPr>
            <w:rFonts w:ascii="Arial" w:hAnsi="Arial" w:cs="Arial"/>
            <w:color w:val="000000"/>
            <w:rPrChange w:id="134" w:author="Stephen Wandro" w:date="2021-04-29T16:13:00Z">
              <w:rPr>
                <w:rFonts w:ascii="Cambria" w:hAnsi="Cambria"/>
                <w:color w:val="000000"/>
              </w:rPr>
            </w:rPrChange>
          </w:rPr>
          <w:t xml:space="preserve">belonged to the </w:t>
        </w:r>
        <w:r w:rsidRPr="00A40BD0">
          <w:rPr>
            <w:rFonts w:ascii="Arial" w:hAnsi="Arial" w:cs="Arial"/>
            <w:i/>
            <w:iCs/>
            <w:color w:val="000000"/>
            <w:rPrChange w:id="135" w:author="Stephen Wandro" w:date="2021-04-29T16:13:00Z">
              <w:rPr>
                <w:rFonts w:ascii="Cambria" w:hAnsi="Cambria"/>
                <w:i/>
                <w:iCs/>
                <w:color w:val="000000"/>
              </w:rPr>
            </w:rPrChange>
          </w:rPr>
          <w:t>Brockvirinae</w:t>
        </w:r>
        <w:r w:rsidRPr="00A40BD0">
          <w:rPr>
            <w:rFonts w:ascii="Arial" w:hAnsi="Arial" w:cs="Arial"/>
            <w:color w:val="000000"/>
            <w:rPrChange w:id="136" w:author="Stephen Wandro" w:date="2021-04-29T16:13:00Z">
              <w:rPr>
                <w:rFonts w:ascii="Cambria" w:hAnsi="Cambria"/>
                <w:color w:val="000000"/>
              </w:rPr>
            </w:rPrChange>
          </w:rPr>
          <w:t xml:space="preserve"> subfamily, </w:t>
        </w:r>
      </w:ins>
      <w:ins w:id="137" w:author="Stephen Wandro" w:date="2021-04-29T16:15:00Z">
        <w:r w:rsidR="00A40BD0">
          <w:rPr>
            <w:rFonts w:ascii="Arial" w:hAnsi="Arial" w:cs="Arial"/>
            <w:color w:val="000000"/>
          </w:rPr>
          <w:t xml:space="preserve">but are divided into two genera, </w:t>
        </w:r>
      </w:ins>
      <w:ins w:id="138" w:author="Stephen Wandro" w:date="2021-04-29T16:16:00Z">
        <w:r w:rsidR="00A40BD0" w:rsidRPr="0076769C">
          <w:rPr>
            <w:rFonts w:ascii="Arial" w:hAnsi="Arial" w:cs="Arial"/>
            <w:color w:val="000000"/>
          </w:rPr>
          <w:t>Kochikohdavirus and Shiekviru</w:t>
        </w:r>
        <w:r w:rsidR="00A40BD0">
          <w:rPr>
            <w:rFonts w:ascii="Arial" w:hAnsi="Arial" w:cs="Arial"/>
            <w:color w:val="000000"/>
          </w:rPr>
          <w:t>s (</w:t>
        </w:r>
        <w:r w:rsidR="00A40BD0" w:rsidRPr="00A40BD0">
          <w:rPr>
            <w:rFonts w:ascii="Arial" w:hAnsi="Arial" w:cs="Arial"/>
            <w:b/>
            <w:bCs/>
            <w:color w:val="000000"/>
            <w:rPrChange w:id="139" w:author="Stephen Wandro" w:date="2021-04-29T16:16:00Z">
              <w:rPr>
                <w:rFonts w:ascii="Arial" w:hAnsi="Arial" w:cs="Arial"/>
                <w:color w:val="000000"/>
              </w:rPr>
            </w:rPrChange>
          </w:rPr>
          <w:t>Figure 2</w:t>
        </w:r>
      </w:ins>
      <w:ins w:id="140" w:author="Stephen Wandro" w:date="2021-04-29T16:18:00Z">
        <w:r w:rsidR="00A40BD0">
          <w:rPr>
            <w:rFonts w:ascii="Arial" w:hAnsi="Arial" w:cs="Arial"/>
            <w:b/>
            <w:bCs/>
            <w:color w:val="000000"/>
          </w:rPr>
          <w:t>D</w:t>
        </w:r>
      </w:ins>
      <w:ins w:id="141" w:author="Stephen Wandro" w:date="2021-04-29T16:16:00Z">
        <w:r w:rsidR="00A40BD0">
          <w:rPr>
            <w:rFonts w:ascii="Arial" w:hAnsi="Arial" w:cs="Arial"/>
            <w:color w:val="000000"/>
          </w:rPr>
          <w:t xml:space="preserve">). Their </w:t>
        </w:r>
      </w:ins>
      <w:ins w:id="142" w:author="Stephen Wandro" w:date="2021-03-25T16:26:00Z">
        <w:r w:rsidRPr="00A40BD0">
          <w:rPr>
            <w:rFonts w:ascii="Arial" w:hAnsi="Arial" w:cs="Arial"/>
            <w:color w:val="000000"/>
            <w:rPrChange w:id="143" w:author="Stephen Wandro" w:date="2021-04-29T16:13:00Z">
              <w:rPr>
                <w:rFonts w:ascii="Cambria" w:hAnsi="Cambria"/>
                <w:color w:val="000000"/>
              </w:rPr>
            </w:rPrChange>
          </w:rPr>
          <w:t xml:space="preserve">genomes </w:t>
        </w:r>
      </w:ins>
      <w:ins w:id="144" w:author="Stephen Wandro" w:date="2021-04-29T16:16:00Z">
        <w:r w:rsidR="00A40BD0">
          <w:rPr>
            <w:rFonts w:ascii="Arial" w:hAnsi="Arial" w:cs="Arial"/>
            <w:color w:val="000000"/>
          </w:rPr>
          <w:t xml:space="preserve">are </w:t>
        </w:r>
      </w:ins>
      <w:ins w:id="145" w:author="Stephen Wandro" w:date="2021-03-25T16:26:00Z">
        <w:r w:rsidRPr="00A40BD0">
          <w:rPr>
            <w:rFonts w:ascii="Arial" w:hAnsi="Arial" w:cs="Arial"/>
            <w:color w:val="000000"/>
            <w:rPrChange w:id="146" w:author="Stephen Wandro" w:date="2021-04-29T16:13:00Z">
              <w:rPr>
                <w:rFonts w:ascii="Cambria" w:hAnsi="Cambria"/>
                <w:color w:val="000000"/>
              </w:rPr>
            </w:rPrChange>
          </w:rPr>
          <w:t xml:space="preserve">approximately 150 kb </w:t>
        </w:r>
      </w:ins>
      <w:ins w:id="147" w:author="Stephen Wandro" w:date="2021-03-25T17:09:00Z">
        <w:r w:rsidR="00A0447E" w:rsidRPr="00A40BD0">
          <w:rPr>
            <w:rFonts w:ascii="Arial" w:hAnsi="Arial" w:cs="Arial"/>
            <w:color w:val="000000"/>
            <w:rPrChange w:id="148" w:author="Stephen Wandro" w:date="2021-04-29T16:13:00Z">
              <w:rPr>
                <w:rFonts w:ascii="Cambria" w:hAnsi="Cambria"/>
                <w:color w:val="000000"/>
              </w:rPr>
            </w:rPrChange>
          </w:rPr>
          <w:t xml:space="preserve">in length </w:t>
        </w:r>
      </w:ins>
      <w:ins w:id="149" w:author="Stephen Wandro" w:date="2021-04-29T16:16:00Z">
        <w:r w:rsidR="00A40BD0">
          <w:rPr>
            <w:rFonts w:ascii="Arial" w:hAnsi="Arial" w:cs="Arial"/>
            <w:color w:val="000000"/>
          </w:rPr>
          <w:t xml:space="preserve">with </w:t>
        </w:r>
      </w:ins>
      <w:ins w:id="150" w:author="Stephen Wandro" w:date="2021-03-25T16:23:00Z">
        <w:r w:rsidRPr="00A40BD0">
          <w:rPr>
            <w:rFonts w:ascii="Arial" w:hAnsi="Arial" w:cs="Arial"/>
            <w:color w:val="000000"/>
            <w:rPrChange w:id="151" w:author="Stephen Wandro" w:date="2021-04-29T16:13:00Z">
              <w:rPr>
                <w:rFonts w:ascii="Cambria" w:hAnsi="Cambria"/>
                <w:color w:val="000000"/>
              </w:rPr>
            </w:rPrChange>
          </w:rPr>
          <w:t>a core genome containing ~66 genes shared among all phages</w:t>
        </w:r>
      </w:ins>
      <w:ins w:id="152" w:author="Stephen Wandro" w:date="2021-04-29T16:14:00Z">
        <w:r w:rsidR="00A40BD0">
          <w:rPr>
            <w:rFonts w:ascii="Arial" w:hAnsi="Arial" w:cs="Arial"/>
            <w:color w:val="000000"/>
          </w:rPr>
          <w:t xml:space="preserve"> </w:t>
        </w:r>
      </w:ins>
      <w:ins w:id="153" w:author="Stephen Wandro" w:date="2021-04-29T16:16:00Z">
        <w:r w:rsidR="00A40BD0">
          <w:rPr>
            <w:rFonts w:ascii="Arial" w:hAnsi="Arial" w:cs="Arial"/>
            <w:color w:val="000000"/>
          </w:rPr>
          <w:t xml:space="preserve">in the subfamily </w:t>
        </w:r>
      </w:ins>
      <w:ins w:id="154" w:author="Stephen Wandro" w:date="2021-04-29T16:14:00Z">
        <w:r w:rsidR="00A40BD0">
          <w:rPr>
            <w:rFonts w:ascii="Arial" w:hAnsi="Arial" w:cs="Arial"/>
            <w:color w:val="000000"/>
          </w:rPr>
          <w:t xml:space="preserve">and an accessory genome of approximately </w:t>
        </w:r>
      </w:ins>
      <w:ins w:id="155" w:author="Stephen Wandro" w:date="2021-04-29T16:15:00Z">
        <w:r w:rsidR="00A40BD0">
          <w:rPr>
            <w:rFonts w:ascii="Arial" w:hAnsi="Arial" w:cs="Arial"/>
            <w:color w:val="000000"/>
          </w:rPr>
          <w:t>133 genes per phage</w:t>
        </w:r>
      </w:ins>
      <w:ins w:id="156" w:author="Stephen Wandro" w:date="2021-03-25T16:23:00Z">
        <w:r w:rsidRPr="00A40BD0">
          <w:rPr>
            <w:rFonts w:ascii="Arial" w:hAnsi="Arial" w:cs="Arial"/>
            <w:color w:val="000000"/>
            <w:rPrChange w:id="157" w:author="Stephen Wandro" w:date="2021-04-29T16:13:00Z">
              <w:rPr>
                <w:rFonts w:ascii="Cambria" w:hAnsi="Cambria"/>
                <w:color w:val="000000"/>
              </w:rPr>
            </w:rPrChange>
          </w:rPr>
          <w:t xml:space="preserve"> (</w:t>
        </w:r>
      </w:ins>
      <w:ins w:id="158" w:author="Stephen Wandro" w:date="2021-04-29T16:15:00Z">
        <w:r w:rsidR="00A40BD0" w:rsidRPr="00A40BD0">
          <w:rPr>
            <w:rFonts w:ascii="Arial" w:hAnsi="Arial" w:cs="Arial"/>
            <w:b/>
            <w:bCs/>
            <w:color w:val="000000"/>
            <w:rPrChange w:id="159" w:author="Stephen Wandro" w:date="2021-04-29T16:15:00Z">
              <w:rPr>
                <w:rFonts w:ascii="Arial" w:hAnsi="Arial" w:cs="Arial"/>
                <w:color w:val="000000"/>
              </w:rPr>
            </w:rPrChange>
          </w:rPr>
          <w:t>Figure 2</w:t>
        </w:r>
      </w:ins>
      <w:ins w:id="160" w:author="Stephen Wandro" w:date="2021-04-29T16:18:00Z">
        <w:r w:rsidR="00A40BD0">
          <w:rPr>
            <w:rFonts w:ascii="Arial" w:hAnsi="Arial" w:cs="Arial"/>
            <w:b/>
            <w:bCs/>
            <w:color w:val="000000"/>
          </w:rPr>
          <w:t>E</w:t>
        </w:r>
      </w:ins>
      <w:ins w:id="161" w:author="Stephen Wandro" w:date="2021-04-29T16:17:00Z">
        <w:r w:rsidR="00A40BD0">
          <w:rPr>
            <w:rFonts w:ascii="Arial" w:hAnsi="Arial" w:cs="Arial"/>
            <w:b/>
            <w:bCs/>
            <w:color w:val="000000"/>
          </w:rPr>
          <w:t>,</w:t>
        </w:r>
      </w:ins>
      <w:ins w:id="162" w:author="Stephen Wandro" w:date="2021-04-29T16:18:00Z">
        <w:r w:rsidR="00A40BD0">
          <w:rPr>
            <w:rFonts w:ascii="Arial" w:hAnsi="Arial" w:cs="Arial"/>
            <w:b/>
            <w:bCs/>
            <w:color w:val="000000"/>
          </w:rPr>
          <w:t>F</w:t>
        </w:r>
      </w:ins>
      <w:ins w:id="163" w:author="Stephen Wandro" w:date="2021-03-25T16:23:00Z">
        <w:r w:rsidRPr="00A40BD0">
          <w:rPr>
            <w:rFonts w:ascii="Arial" w:hAnsi="Arial" w:cs="Arial"/>
            <w:color w:val="000000"/>
            <w:rPrChange w:id="164" w:author="Stephen Wandro" w:date="2021-04-29T16:13:00Z">
              <w:rPr>
                <w:rFonts w:ascii="Cambria" w:hAnsi="Cambria"/>
                <w:color w:val="000000"/>
              </w:rPr>
            </w:rPrChange>
          </w:rPr>
          <w:t xml:space="preserve">). </w:t>
        </w:r>
      </w:ins>
      <w:ins w:id="165" w:author="Stephen Wandro" w:date="2021-04-29T16:17:00Z">
        <w:r w:rsidR="00A40BD0">
          <w:rPr>
            <w:rFonts w:ascii="Arial" w:hAnsi="Arial" w:cs="Arial"/>
            <w:color w:val="000000"/>
          </w:rPr>
          <w:t xml:space="preserve">The genome is organized into two portions, </w:t>
        </w:r>
      </w:ins>
      <w:ins w:id="166" w:author="Stephen Wandro" w:date="2021-04-29T16:18:00Z">
        <w:r w:rsidR="00A40BD0">
          <w:rPr>
            <w:rFonts w:ascii="Arial" w:hAnsi="Arial" w:cs="Arial"/>
            <w:color w:val="000000"/>
          </w:rPr>
          <w:t xml:space="preserve">shown by a representative phage V12 in </w:t>
        </w:r>
        <w:r w:rsidR="00A40BD0" w:rsidRPr="00A40BD0">
          <w:rPr>
            <w:rFonts w:ascii="Arial" w:hAnsi="Arial" w:cs="Arial"/>
            <w:b/>
            <w:bCs/>
            <w:color w:val="000000"/>
            <w:rPrChange w:id="167" w:author="Stephen Wandro" w:date="2021-04-29T16:18:00Z">
              <w:rPr>
                <w:rFonts w:ascii="Arial" w:hAnsi="Arial" w:cs="Arial"/>
                <w:color w:val="000000"/>
              </w:rPr>
            </w:rPrChange>
          </w:rPr>
          <w:t>Figure 2F</w:t>
        </w:r>
        <w:r w:rsidR="00A40BD0">
          <w:rPr>
            <w:rFonts w:ascii="Arial" w:hAnsi="Arial" w:cs="Arial"/>
            <w:color w:val="000000"/>
          </w:rPr>
          <w:t>. The first portion contains shorter gene</w:t>
        </w:r>
      </w:ins>
      <w:ins w:id="168" w:author="Stephen Wandro" w:date="2021-04-29T16:19:00Z">
        <w:r w:rsidR="00A40BD0">
          <w:rPr>
            <w:rFonts w:ascii="Arial" w:hAnsi="Arial" w:cs="Arial"/>
            <w:color w:val="000000"/>
          </w:rPr>
          <w:t>s</w:t>
        </w:r>
      </w:ins>
      <w:ins w:id="169" w:author="Stephen Wandro" w:date="2021-04-29T16:18:00Z">
        <w:r w:rsidR="00A40BD0">
          <w:rPr>
            <w:rFonts w:ascii="Arial" w:hAnsi="Arial" w:cs="Arial"/>
            <w:color w:val="000000"/>
          </w:rPr>
          <w:t xml:space="preserve"> that are less shared among members of the subfamily, and the second portion contains longer </w:t>
        </w:r>
        <w:r w:rsidR="00A40BD0">
          <w:rPr>
            <w:rFonts w:ascii="Arial" w:hAnsi="Arial" w:cs="Arial"/>
            <w:color w:val="000000"/>
          </w:rPr>
          <w:lastRenderedPageBreak/>
          <w:t xml:space="preserve">genes </w:t>
        </w:r>
      </w:ins>
      <w:ins w:id="170" w:author="Stephen Wandro" w:date="2021-04-29T16:19:00Z">
        <w:r w:rsidR="00A40BD0">
          <w:rPr>
            <w:rFonts w:ascii="Arial" w:hAnsi="Arial" w:cs="Arial"/>
            <w:color w:val="000000"/>
          </w:rPr>
          <w:t>that are more conserved among members of the subfamily. The second portion also contains the known structural genes, although most genes remain unannotated.</w:t>
        </w:r>
      </w:ins>
      <w:ins w:id="171" w:author="Stephen Wandro" w:date="2021-04-29T16:18:00Z">
        <w:r w:rsidR="00A40BD0">
          <w:rPr>
            <w:rFonts w:ascii="Arial" w:hAnsi="Arial" w:cs="Arial"/>
            <w:color w:val="000000"/>
          </w:rPr>
          <w:t xml:space="preserve"> </w:t>
        </w:r>
      </w:ins>
    </w:p>
    <w:p w14:paraId="10D1D10C" w14:textId="15B28776" w:rsidR="00333434" w:rsidRPr="007E6EB5" w:rsidRDefault="00333434">
      <w:pPr>
        <w:spacing w:line="480" w:lineRule="auto"/>
        <w:ind w:firstLine="720"/>
        <w:rPr>
          <w:ins w:id="172" w:author="Stephen Wandro" w:date="2021-03-25T16:23:00Z"/>
          <w:rFonts w:ascii="Cambria" w:hAnsi="Cambria"/>
          <w:rPrChange w:id="173" w:author="Stephen Wandro" w:date="2021-03-25T16:54:00Z">
            <w:rPr>
              <w:ins w:id="174" w:author="Stephen Wandro" w:date="2021-03-25T16:23:00Z"/>
            </w:rPr>
          </w:rPrChange>
        </w:rPr>
        <w:pPrChange w:id="175" w:author="Stephen Wandro" w:date="2021-03-25T16:54:00Z">
          <w:pPr>
            <w:pStyle w:val="NormalWeb"/>
            <w:spacing w:before="0" w:beforeAutospacing="0" w:after="0" w:afterAutospacing="0" w:line="480" w:lineRule="auto"/>
            <w:ind w:firstLine="720"/>
          </w:pPr>
        </w:pPrChange>
      </w:pPr>
      <w:commentRangeStart w:id="176"/>
      <w:ins w:id="177" w:author="Stephen Wandro" w:date="2021-03-25T16:37:00Z">
        <w:r w:rsidRPr="00A40BD0">
          <w:rPr>
            <w:rFonts w:ascii="Arial" w:hAnsi="Arial" w:cs="Arial"/>
            <w:sz w:val="24"/>
            <w:szCs w:val="24"/>
            <w:rPrChange w:id="178" w:author="Stephen Wandro" w:date="2021-04-29T16:13:00Z">
              <w:rPr>
                <w:rFonts w:ascii="Cambria" w:hAnsi="Cambria"/>
              </w:rPr>
            </w:rPrChange>
          </w:rPr>
          <w:t xml:space="preserve">We </w:t>
        </w:r>
      </w:ins>
      <w:ins w:id="179" w:author="Stephen Wandro" w:date="2021-03-25T16:34:00Z">
        <w:r w:rsidRPr="00A40BD0">
          <w:rPr>
            <w:rFonts w:ascii="Arial" w:hAnsi="Arial" w:cs="Arial"/>
            <w:sz w:val="24"/>
            <w:szCs w:val="24"/>
            <w:rPrChange w:id="180" w:author="Stephen Wandro" w:date="2021-04-29T16:13:00Z">
              <w:rPr>
                <w:rFonts w:ascii="Cambria" w:hAnsi="Cambria"/>
              </w:rPr>
            </w:rPrChange>
          </w:rPr>
          <w:t>assess</w:t>
        </w:r>
      </w:ins>
      <w:ins w:id="181" w:author="Stephen Wandro" w:date="2021-03-25T16:37:00Z">
        <w:r w:rsidRPr="00A40BD0">
          <w:rPr>
            <w:rFonts w:ascii="Arial" w:hAnsi="Arial" w:cs="Arial"/>
            <w:sz w:val="24"/>
            <w:szCs w:val="24"/>
            <w:rPrChange w:id="182" w:author="Stephen Wandro" w:date="2021-04-29T16:13:00Z">
              <w:rPr>
                <w:rFonts w:ascii="Cambria" w:hAnsi="Cambria"/>
              </w:rPr>
            </w:rPrChange>
          </w:rPr>
          <w:t>ed</w:t>
        </w:r>
      </w:ins>
      <w:ins w:id="183" w:author="Stephen Wandro" w:date="2021-03-25T16:34:00Z">
        <w:r w:rsidRPr="00A40BD0">
          <w:rPr>
            <w:rFonts w:ascii="Arial" w:hAnsi="Arial" w:cs="Arial"/>
            <w:sz w:val="24"/>
            <w:szCs w:val="24"/>
            <w:rPrChange w:id="184" w:author="Stephen Wandro" w:date="2021-04-29T16:13:00Z">
              <w:rPr>
                <w:rFonts w:ascii="Cambria" w:hAnsi="Cambria"/>
              </w:rPr>
            </w:rPrChange>
          </w:rPr>
          <w:t xml:space="preserve"> the environmental distribution of </w:t>
        </w:r>
      </w:ins>
      <w:ins w:id="185" w:author="Stephen Wandro" w:date="2021-04-29T16:24:00Z">
        <w:r w:rsidR="00701FAC">
          <w:rPr>
            <w:rFonts w:ascii="Arial" w:hAnsi="Arial" w:cs="Arial"/>
            <w:sz w:val="24"/>
            <w:szCs w:val="24"/>
          </w:rPr>
          <w:t xml:space="preserve">a </w:t>
        </w:r>
      </w:ins>
      <w:ins w:id="186" w:author="Stephen Wandro" w:date="2021-04-29T16:23:00Z">
        <w:r w:rsidR="00701FAC">
          <w:rPr>
            <w:rFonts w:ascii="Arial" w:hAnsi="Arial" w:cs="Arial"/>
            <w:iCs/>
            <w:sz w:val="24"/>
            <w:szCs w:val="24"/>
          </w:rPr>
          <w:t>re</w:t>
        </w:r>
      </w:ins>
      <w:ins w:id="187" w:author="Stephen Wandro" w:date="2021-04-29T16:24:00Z">
        <w:r w:rsidR="00701FAC">
          <w:rPr>
            <w:rFonts w:ascii="Arial" w:hAnsi="Arial" w:cs="Arial"/>
            <w:iCs/>
            <w:sz w:val="24"/>
            <w:szCs w:val="24"/>
          </w:rPr>
          <w:t xml:space="preserve">presentative </w:t>
        </w:r>
      </w:ins>
      <w:ins w:id="188" w:author="Stephen Wandro" w:date="2021-03-25T16:34:00Z">
        <w:r w:rsidRPr="00A40BD0">
          <w:rPr>
            <w:rFonts w:ascii="Arial" w:hAnsi="Arial" w:cs="Arial"/>
            <w:sz w:val="24"/>
            <w:szCs w:val="24"/>
            <w:rPrChange w:id="189" w:author="Stephen Wandro" w:date="2021-04-29T16:13:00Z">
              <w:rPr>
                <w:rFonts w:ascii="Cambria" w:hAnsi="Cambria"/>
              </w:rPr>
            </w:rPrChange>
          </w:rPr>
          <w:t>phages</w:t>
        </w:r>
      </w:ins>
      <w:commentRangeEnd w:id="176"/>
      <w:ins w:id="190" w:author="Stephen Wandro" w:date="2021-03-25T16:37:00Z">
        <w:r w:rsidRPr="00A40BD0">
          <w:rPr>
            <w:rStyle w:val="CommentReference"/>
            <w:rFonts w:ascii="Arial" w:hAnsi="Arial" w:cs="Arial"/>
            <w:sz w:val="24"/>
            <w:szCs w:val="24"/>
            <w:rPrChange w:id="191" w:author="Stephen Wandro" w:date="2021-04-29T16:13:00Z">
              <w:rPr>
                <w:rStyle w:val="CommentReference"/>
              </w:rPr>
            </w:rPrChange>
          </w:rPr>
          <w:commentReference w:id="176"/>
        </w:r>
      </w:ins>
      <w:ins w:id="192" w:author="Stephen Wandro" w:date="2021-04-29T16:24:00Z">
        <w:r w:rsidR="00701FAC">
          <w:rPr>
            <w:rFonts w:ascii="Arial" w:hAnsi="Arial" w:cs="Arial"/>
            <w:sz w:val="24"/>
            <w:szCs w:val="24"/>
          </w:rPr>
          <w:t xml:space="preserve"> from the Brockvirinae subfamily (V12) and from the Saphexavirus genus (CCS3).</w:t>
        </w:r>
      </w:ins>
      <w:ins w:id="193" w:author="Stephen Wandro" w:date="2021-03-25T16:34:00Z">
        <w:r w:rsidRPr="00A40BD0">
          <w:rPr>
            <w:rFonts w:ascii="Arial" w:hAnsi="Arial" w:cs="Arial"/>
            <w:sz w:val="24"/>
            <w:szCs w:val="24"/>
            <w:rPrChange w:id="194" w:author="Stephen Wandro" w:date="2021-04-29T16:13:00Z">
              <w:rPr>
                <w:rFonts w:ascii="Cambria" w:hAnsi="Cambria"/>
              </w:rPr>
            </w:rPrChange>
          </w:rPr>
          <w:t xml:space="preserve"> we queried </w:t>
        </w:r>
      </w:ins>
      <w:ins w:id="195" w:author="Stephen Wandro" w:date="2021-04-29T16:24:00Z">
        <w:r w:rsidR="00701FAC">
          <w:rPr>
            <w:rFonts w:ascii="Arial" w:hAnsi="Arial" w:cs="Arial"/>
            <w:sz w:val="24"/>
            <w:szCs w:val="24"/>
          </w:rPr>
          <w:t xml:space="preserve">these genomes </w:t>
        </w:r>
      </w:ins>
      <w:ins w:id="196" w:author="Stephen Wandro" w:date="2021-03-25T16:34:00Z">
        <w:r w:rsidRPr="00A40BD0">
          <w:rPr>
            <w:rFonts w:ascii="Arial" w:hAnsi="Arial" w:cs="Arial"/>
            <w:sz w:val="24"/>
            <w:szCs w:val="24"/>
            <w:rPrChange w:id="197" w:author="Stephen Wandro" w:date="2021-04-29T16:13:00Z">
              <w:rPr>
                <w:rFonts w:ascii="Cambria" w:hAnsi="Cambria"/>
              </w:rPr>
            </w:rPrChange>
          </w:rPr>
          <w:t>against 67,429 publicly available metagenomes in NCBI’s SRA (</w:t>
        </w:r>
        <w:r w:rsidRPr="00A40BD0">
          <w:rPr>
            <w:rFonts w:ascii="Arial" w:hAnsi="Arial" w:cs="Arial"/>
            <w:b/>
            <w:sz w:val="24"/>
            <w:szCs w:val="24"/>
            <w:rPrChange w:id="198" w:author="Stephen Wandro" w:date="2021-04-29T16:13:00Z">
              <w:rPr>
                <w:rFonts w:ascii="Cambria" w:hAnsi="Cambria"/>
                <w:b/>
              </w:rPr>
            </w:rPrChange>
          </w:rPr>
          <w:t xml:space="preserve">Table </w:t>
        </w:r>
      </w:ins>
      <w:ins w:id="199" w:author="Stephen Wandro" w:date="2021-04-29T16:24:00Z">
        <w:r w:rsidR="00701FAC">
          <w:rPr>
            <w:rFonts w:ascii="Arial" w:hAnsi="Arial" w:cs="Arial"/>
            <w:b/>
            <w:sz w:val="24"/>
            <w:szCs w:val="24"/>
          </w:rPr>
          <w:t>1</w:t>
        </w:r>
      </w:ins>
      <w:ins w:id="200" w:author="Stephen Wandro" w:date="2021-03-25T16:34:00Z">
        <w:r w:rsidRPr="00A40BD0">
          <w:rPr>
            <w:rFonts w:ascii="Arial" w:hAnsi="Arial" w:cs="Arial"/>
            <w:sz w:val="24"/>
            <w:szCs w:val="24"/>
            <w:rPrChange w:id="201" w:author="Stephen Wandro" w:date="2021-04-29T16:13:00Z">
              <w:rPr>
                <w:rFonts w:ascii="Cambria" w:hAnsi="Cambria"/>
              </w:rPr>
            </w:rPrChange>
          </w:rPr>
          <w:t>)</w:t>
        </w:r>
        <w:r w:rsidRPr="00A40BD0">
          <w:rPr>
            <w:rFonts w:ascii="Arial" w:hAnsi="Arial" w:cs="Arial"/>
            <w:sz w:val="24"/>
            <w:szCs w:val="24"/>
            <w:rPrChange w:id="202" w:author="Stephen Wandro" w:date="2021-04-29T16:13:00Z">
              <w:rPr>
                <w:rFonts w:ascii="Cambria" w:hAnsi="Cambria"/>
              </w:rPr>
            </w:rPrChange>
          </w:rPr>
          <w:fldChar w:fldCharType="begin" w:fldLock="1"/>
        </w:r>
      </w:ins>
      <w:r w:rsidRPr="00A40BD0">
        <w:rPr>
          <w:rFonts w:ascii="Arial" w:hAnsi="Arial" w:cs="Arial"/>
          <w:sz w:val="24"/>
          <w:szCs w:val="24"/>
          <w:rPrChange w:id="203" w:author="Stephen Wandro" w:date="2021-04-29T16:13:00Z">
            <w:rPr>
              <w:rFonts w:ascii="Cambria" w:hAnsi="Cambria"/>
            </w:rPr>
          </w:rPrChange>
        </w:rPr>
        <w:instrText>ADDIN CSL_CITATION {"citationItems":[{"id":"ITEM-1","itemData":{"DOI":"10.1145/3219104.3229278","ISBN":"9781450364461","author":[{"dropping-particle":"","family":"Levi","given":"Kyle","non-dropping-particle":"","parse-names":false,"suffix":""},{"dropping-particle":"","family":"Rynge","given":"Mats","non-dropping-particle":"","parse-names":false,"suffix":""},{"dropping-particle":"","family":"Abeysinghe","given":"Eroma","non-dropping-particle":"","parse-names":false,"suffix":""},{"dropping-particle":"","family":"Edwards","given":"Robert A.","non-dropping-particle":"","parse-names":false,"suffix":""}],"container-title":"Proceedings of the Practice and Experience on Advanced Research Computing  - PEARC '18","id":"ITEM-1","issued":{"date-parts":[["2018"]]},"page":"1-7","publisher":"ACM Press","publisher-place":"New York, New York, USA","title":"Searching the Sequence Read Archive using Jetstream and Wrangler","type":"paper-conference"},"uris":["http://www.mendeley.com/documents/?uuid=721e8bc2-3588-3126-9030-7c79da465c49"]}],"mendeley":{"formattedCitation":"&lt;sup&gt;27&lt;/sup&gt;","plainTextFormattedCitation":"27","previouslyFormattedCitation":"&lt;sup&gt;11&lt;/sup&gt;"},"properties":{"noteIndex":0},"schema":"https://github.com/citation-style-language/schema/raw/master/csl-citation.json"}</w:instrText>
      </w:r>
      <w:ins w:id="204" w:author="Stephen Wandro" w:date="2021-03-25T16:34:00Z">
        <w:r w:rsidRPr="00A40BD0">
          <w:rPr>
            <w:rFonts w:ascii="Arial" w:hAnsi="Arial" w:cs="Arial"/>
            <w:sz w:val="24"/>
            <w:szCs w:val="24"/>
            <w:rPrChange w:id="205" w:author="Stephen Wandro" w:date="2021-04-29T16:13:00Z">
              <w:rPr>
                <w:rFonts w:ascii="Cambria" w:hAnsi="Cambria"/>
              </w:rPr>
            </w:rPrChange>
          </w:rPr>
          <w:fldChar w:fldCharType="separate"/>
        </w:r>
      </w:ins>
      <w:r w:rsidRPr="00A40BD0">
        <w:rPr>
          <w:rFonts w:ascii="Arial" w:hAnsi="Arial" w:cs="Arial"/>
          <w:noProof/>
          <w:sz w:val="24"/>
          <w:szCs w:val="24"/>
          <w:vertAlign w:val="superscript"/>
          <w:rPrChange w:id="206" w:author="Stephen Wandro" w:date="2021-04-29T16:13:00Z">
            <w:rPr>
              <w:rFonts w:ascii="Cambria" w:hAnsi="Cambria"/>
              <w:noProof/>
              <w:vertAlign w:val="superscript"/>
            </w:rPr>
          </w:rPrChange>
        </w:rPr>
        <w:t>27</w:t>
      </w:r>
      <w:ins w:id="207" w:author="Stephen Wandro" w:date="2021-03-25T16:34:00Z">
        <w:r w:rsidRPr="00A40BD0">
          <w:rPr>
            <w:rFonts w:ascii="Arial" w:hAnsi="Arial" w:cs="Arial"/>
            <w:sz w:val="24"/>
            <w:szCs w:val="24"/>
            <w:rPrChange w:id="208" w:author="Stephen Wandro" w:date="2021-04-29T16:13:00Z">
              <w:rPr>
                <w:rFonts w:ascii="Cambria" w:hAnsi="Cambria"/>
              </w:rPr>
            </w:rPrChange>
          </w:rPr>
          <w:fldChar w:fldCharType="end"/>
        </w:r>
        <w:r w:rsidRPr="00A40BD0">
          <w:rPr>
            <w:rFonts w:ascii="Arial" w:hAnsi="Arial" w:cs="Arial"/>
            <w:sz w:val="24"/>
            <w:szCs w:val="24"/>
            <w:rPrChange w:id="209" w:author="Stephen Wandro" w:date="2021-04-29T16:13:00Z">
              <w:rPr>
                <w:rFonts w:ascii="Cambria" w:hAnsi="Cambria"/>
              </w:rPr>
            </w:rPrChange>
          </w:rPr>
          <w:t xml:space="preserve">. Metagenomes with positive hits were downloaded and aligned to representative </w:t>
        </w:r>
        <w:r w:rsidRPr="00A40BD0">
          <w:rPr>
            <w:rFonts w:ascii="Arial" w:hAnsi="Arial" w:cs="Arial"/>
            <w:i/>
            <w:sz w:val="24"/>
            <w:szCs w:val="24"/>
            <w:rPrChange w:id="210" w:author="Stephen Wandro" w:date="2021-04-29T16:13:00Z">
              <w:rPr>
                <w:rFonts w:ascii="Cambria" w:hAnsi="Cambria"/>
                <w:i/>
              </w:rPr>
            </w:rPrChange>
          </w:rPr>
          <w:t>Brockvirinae</w:t>
        </w:r>
        <w:r w:rsidRPr="00A40BD0">
          <w:rPr>
            <w:rFonts w:ascii="Arial" w:hAnsi="Arial" w:cs="Arial"/>
            <w:sz w:val="24"/>
            <w:szCs w:val="24"/>
            <w:rPrChange w:id="211" w:author="Stephen Wandro" w:date="2021-04-29T16:13:00Z">
              <w:rPr>
                <w:rFonts w:ascii="Cambria" w:hAnsi="Cambria"/>
              </w:rPr>
            </w:rPrChange>
          </w:rPr>
          <w:t xml:space="preserve"> genomes to ensure most of the genome was covered. </w:t>
        </w:r>
        <w:r w:rsidRPr="00A40BD0">
          <w:rPr>
            <w:rFonts w:ascii="Arial" w:hAnsi="Arial" w:cs="Arial"/>
            <w:i/>
            <w:sz w:val="24"/>
            <w:szCs w:val="24"/>
            <w:rPrChange w:id="212" w:author="Stephen Wandro" w:date="2021-04-29T16:13:00Z">
              <w:rPr>
                <w:rFonts w:ascii="Cambria" w:hAnsi="Cambria"/>
                <w:i/>
              </w:rPr>
            </w:rPrChange>
          </w:rPr>
          <w:t>Brockvirinae</w:t>
        </w:r>
        <w:r w:rsidRPr="00A40BD0">
          <w:rPr>
            <w:rFonts w:ascii="Arial" w:hAnsi="Arial" w:cs="Arial"/>
            <w:sz w:val="24"/>
            <w:szCs w:val="24"/>
            <w:rPrChange w:id="213" w:author="Stephen Wandro" w:date="2021-04-29T16:13:00Z">
              <w:rPr>
                <w:rFonts w:ascii="Cambria" w:hAnsi="Cambria"/>
              </w:rPr>
            </w:rPrChange>
          </w:rPr>
          <w:t xml:space="preserve"> phages were found to be globally distributed in fecal metagenomes</w:t>
        </w:r>
      </w:ins>
      <w:ins w:id="214" w:author="Stephen Wandro" w:date="2021-04-29T16:36:00Z">
        <w:r w:rsidR="00497246">
          <w:rPr>
            <w:rFonts w:ascii="Arial" w:hAnsi="Arial" w:cs="Arial"/>
            <w:sz w:val="24"/>
            <w:szCs w:val="24"/>
          </w:rPr>
          <w:t xml:space="preserve">, </w:t>
        </w:r>
      </w:ins>
      <w:ins w:id="215" w:author="Stephen Wandro" w:date="2021-04-29T16:37:00Z">
        <w:r w:rsidR="00497246">
          <w:rPr>
            <w:rFonts w:ascii="Arial" w:hAnsi="Arial" w:cs="Arial"/>
            <w:sz w:val="24"/>
            <w:szCs w:val="24"/>
          </w:rPr>
          <w:t xml:space="preserve">including the </w:t>
        </w:r>
        <w:r w:rsidR="00497246" w:rsidRPr="0076769C">
          <w:rPr>
            <w:rFonts w:ascii="Arial" w:hAnsi="Arial" w:cs="Arial"/>
            <w:sz w:val="24"/>
            <w:szCs w:val="24"/>
          </w:rPr>
          <w:t>United States, Europe, the Middle East, and Asia</w:t>
        </w:r>
        <w:r w:rsidR="00497246">
          <w:rPr>
            <w:rFonts w:ascii="Arial" w:hAnsi="Arial" w:cs="Arial"/>
            <w:sz w:val="24"/>
            <w:szCs w:val="24"/>
          </w:rPr>
          <w:t xml:space="preserve">. </w:t>
        </w:r>
      </w:ins>
      <w:ins w:id="216" w:author="Stephen Wandro" w:date="2021-04-29T16:25:00Z">
        <w:r w:rsidR="00701FAC">
          <w:rPr>
            <w:rFonts w:ascii="Arial" w:hAnsi="Arial" w:cs="Arial"/>
            <w:sz w:val="24"/>
            <w:szCs w:val="24"/>
          </w:rPr>
          <w:t>Saphexavirus phages were</w:t>
        </w:r>
      </w:ins>
      <w:ins w:id="217" w:author="Stephen Wandro" w:date="2021-04-29T16:36:00Z">
        <w:r w:rsidR="00497246">
          <w:rPr>
            <w:rFonts w:ascii="Arial" w:hAnsi="Arial" w:cs="Arial"/>
            <w:sz w:val="24"/>
            <w:szCs w:val="24"/>
          </w:rPr>
          <w:t xml:space="preserve"> only </w:t>
        </w:r>
      </w:ins>
      <w:ins w:id="218" w:author="Stephen Wandro" w:date="2021-04-29T16:37:00Z">
        <w:r w:rsidR="00497246">
          <w:rPr>
            <w:rFonts w:ascii="Arial" w:hAnsi="Arial" w:cs="Arial"/>
            <w:sz w:val="24"/>
            <w:szCs w:val="24"/>
          </w:rPr>
          <w:t>observed in two metagenomes</w:t>
        </w:r>
      </w:ins>
      <w:ins w:id="219" w:author="Stephen Wandro" w:date="2021-03-25T16:34:00Z">
        <w:r w:rsidRPr="00A40BD0">
          <w:rPr>
            <w:rFonts w:ascii="Arial" w:hAnsi="Arial" w:cs="Arial"/>
            <w:sz w:val="24"/>
            <w:szCs w:val="24"/>
            <w:rPrChange w:id="220" w:author="Stephen Wandro" w:date="2021-04-29T16:13:00Z">
              <w:rPr>
                <w:rFonts w:ascii="Cambria" w:hAnsi="Cambria"/>
              </w:rPr>
            </w:rPrChange>
          </w:rPr>
          <w:t xml:space="preserve">. </w:t>
        </w:r>
      </w:ins>
      <w:ins w:id="221" w:author="Stephen Wandro" w:date="2021-04-29T16:37:00Z">
        <w:r w:rsidR="00497246">
          <w:rPr>
            <w:rFonts w:ascii="Arial" w:hAnsi="Arial" w:cs="Arial"/>
            <w:sz w:val="24"/>
            <w:szCs w:val="24"/>
          </w:rPr>
          <w:t>S</w:t>
        </w:r>
      </w:ins>
      <w:ins w:id="222" w:author="Stephen Wandro" w:date="2021-03-25T16:34:00Z">
        <w:r w:rsidRPr="00A40BD0">
          <w:rPr>
            <w:rFonts w:ascii="Arial" w:hAnsi="Arial" w:cs="Arial"/>
            <w:sz w:val="24"/>
            <w:szCs w:val="24"/>
            <w:rPrChange w:id="223" w:author="Stephen Wandro" w:date="2021-04-29T16:13:00Z">
              <w:rPr>
                <w:rFonts w:ascii="Cambria" w:hAnsi="Cambria"/>
              </w:rPr>
            </w:rPrChange>
          </w:rPr>
          <w:t xml:space="preserve">equences </w:t>
        </w:r>
      </w:ins>
      <w:ins w:id="224" w:author="Stephen Wandro" w:date="2021-04-29T16:37:00Z">
        <w:r w:rsidR="00497246">
          <w:rPr>
            <w:rFonts w:ascii="Arial" w:hAnsi="Arial" w:cs="Arial"/>
            <w:sz w:val="24"/>
            <w:szCs w:val="24"/>
          </w:rPr>
          <w:t xml:space="preserve">aligning to </w:t>
        </w:r>
        <w:r w:rsidR="00497246">
          <w:rPr>
            <w:rFonts w:ascii="Arial" w:hAnsi="Arial" w:cs="Arial"/>
            <w:i/>
            <w:iCs/>
            <w:sz w:val="24"/>
            <w:szCs w:val="24"/>
          </w:rPr>
          <w:t>Brockvi</w:t>
        </w:r>
      </w:ins>
      <w:ins w:id="225" w:author="Stephen Wandro" w:date="2021-04-29T16:38:00Z">
        <w:r w:rsidR="00497246">
          <w:rPr>
            <w:rFonts w:ascii="Arial" w:hAnsi="Arial" w:cs="Arial"/>
            <w:i/>
            <w:iCs/>
            <w:sz w:val="24"/>
            <w:szCs w:val="24"/>
          </w:rPr>
          <w:t xml:space="preserve">rinae </w:t>
        </w:r>
        <w:r w:rsidR="00497246">
          <w:rPr>
            <w:rFonts w:ascii="Arial" w:hAnsi="Arial" w:cs="Arial"/>
            <w:sz w:val="24"/>
            <w:szCs w:val="24"/>
          </w:rPr>
          <w:t xml:space="preserve">phages </w:t>
        </w:r>
      </w:ins>
      <w:ins w:id="226" w:author="Stephen Wandro" w:date="2021-03-25T16:34:00Z">
        <w:r w:rsidRPr="00A40BD0">
          <w:rPr>
            <w:rFonts w:ascii="Arial" w:hAnsi="Arial" w:cs="Arial"/>
            <w:sz w:val="24"/>
            <w:szCs w:val="24"/>
            <w:rPrChange w:id="227" w:author="Stephen Wandro" w:date="2021-04-29T16:13:00Z">
              <w:rPr>
                <w:rFonts w:ascii="Cambria" w:hAnsi="Cambria"/>
              </w:rPr>
            </w:rPrChange>
          </w:rPr>
          <w:t xml:space="preserve">were also found in non-human fecal metagenomes from condors, pigs, and bats. </w:t>
        </w:r>
        <w:r w:rsidRPr="00A40BD0">
          <w:rPr>
            <w:rFonts w:ascii="Arial" w:hAnsi="Arial" w:cs="Arial"/>
            <w:i/>
            <w:sz w:val="24"/>
            <w:szCs w:val="24"/>
            <w:rPrChange w:id="228" w:author="Stephen Wandro" w:date="2021-04-29T16:13:00Z">
              <w:rPr>
                <w:rFonts w:ascii="Cambria" w:hAnsi="Cambria"/>
                <w:i/>
              </w:rPr>
            </w:rPrChange>
          </w:rPr>
          <w:t xml:space="preserve">Brockvirinae </w:t>
        </w:r>
        <w:r w:rsidRPr="00A40BD0">
          <w:rPr>
            <w:rFonts w:ascii="Arial" w:hAnsi="Arial" w:cs="Arial"/>
            <w:sz w:val="24"/>
            <w:szCs w:val="24"/>
            <w:rPrChange w:id="229" w:author="Stephen Wandro" w:date="2021-04-29T16:13:00Z">
              <w:rPr>
                <w:rFonts w:ascii="Cambria" w:hAnsi="Cambria"/>
              </w:rPr>
            </w:rPrChange>
          </w:rPr>
          <w:t xml:space="preserve">phages were also found to be highly abundant in two phage cocktails from the Eliava Institute designed to treat intestinal issues. The first phage cocktail is the Intestiphage cocktail, which contains an isogenic </w:t>
        </w:r>
        <w:r w:rsidRPr="00A40BD0">
          <w:rPr>
            <w:rFonts w:ascii="Arial" w:hAnsi="Arial" w:cs="Arial"/>
            <w:i/>
            <w:sz w:val="24"/>
            <w:szCs w:val="24"/>
            <w:rPrChange w:id="230" w:author="Stephen Wandro" w:date="2021-04-29T16:13:00Z">
              <w:rPr>
                <w:rFonts w:ascii="Cambria" w:hAnsi="Cambria"/>
                <w:i/>
              </w:rPr>
            </w:rPrChange>
          </w:rPr>
          <w:t xml:space="preserve">Brockvirinae </w:t>
        </w:r>
        <w:r w:rsidRPr="00A40BD0">
          <w:rPr>
            <w:rFonts w:ascii="Arial" w:hAnsi="Arial" w:cs="Arial"/>
            <w:sz w:val="24"/>
            <w:szCs w:val="24"/>
            <w:rPrChange w:id="231" w:author="Stephen Wandro" w:date="2021-04-29T16:13:00Z">
              <w:rPr>
                <w:rFonts w:ascii="Cambria" w:hAnsi="Cambria"/>
              </w:rPr>
            </w:rPrChange>
          </w:rPr>
          <w:t xml:space="preserve">phage in the </w:t>
        </w:r>
        <w:r w:rsidRPr="00A40BD0">
          <w:rPr>
            <w:rFonts w:ascii="Arial" w:hAnsi="Arial" w:cs="Arial"/>
            <w:i/>
            <w:sz w:val="24"/>
            <w:szCs w:val="24"/>
            <w:rPrChange w:id="232" w:author="Stephen Wandro" w:date="2021-04-29T16:13:00Z">
              <w:rPr>
                <w:rFonts w:ascii="Cambria" w:hAnsi="Cambria"/>
                <w:i/>
              </w:rPr>
            </w:rPrChange>
          </w:rPr>
          <w:t xml:space="preserve">Kochikohdavirus </w:t>
        </w:r>
        <w:r w:rsidRPr="00A40BD0">
          <w:rPr>
            <w:rFonts w:ascii="Arial" w:hAnsi="Arial" w:cs="Arial"/>
            <w:sz w:val="24"/>
            <w:szCs w:val="24"/>
            <w:rPrChange w:id="233" w:author="Stephen Wandro" w:date="2021-04-29T16:13:00Z">
              <w:rPr>
                <w:rFonts w:ascii="Cambria" w:hAnsi="Cambria"/>
              </w:rPr>
            </w:rPrChange>
          </w:rPr>
          <w:t>genus. The second phage cocktail is the PYO phage cocktail developed by the Eliava institute. These phage cocktails contain many different phages targeting a wide range of bacterial hosts</w:t>
        </w:r>
      </w:ins>
      <w:ins w:id="234" w:author="Stephen Wandro" w:date="2021-03-25T16:35:00Z">
        <w:r w:rsidRPr="00A40BD0">
          <w:rPr>
            <w:rFonts w:ascii="Arial" w:hAnsi="Arial" w:cs="Arial"/>
            <w:sz w:val="24"/>
            <w:szCs w:val="24"/>
            <w:rPrChange w:id="235" w:author="Stephen Wandro" w:date="2021-04-29T16:13:00Z">
              <w:rPr>
                <w:rFonts w:ascii="Cambria" w:hAnsi="Cambria"/>
              </w:rPr>
            </w:rPrChange>
          </w:rPr>
          <w:t>.</w:t>
        </w:r>
      </w:ins>
      <w:ins w:id="236" w:author="Stephen Wandro" w:date="2021-03-25T16:34:00Z">
        <w:del w:id="237" w:author="Stephen Wandro" w:date="2019-08-20T15:35:00Z">
          <w:r>
            <w:rPr>
              <w:rFonts w:ascii="Cambria" w:hAnsi="Cambria"/>
              <w:sz w:val="24"/>
              <w:szCs w:val="24"/>
            </w:rPr>
            <w:delText>s</w:delText>
          </w:r>
        </w:del>
      </w:ins>
    </w:p>
    <w:p w14:paraId="0000001C" w14:textId="4D8D3219" w:rsidR="000207FA" w:rsidRPr="007C21EA" w:rsidDel="009B6EDB" w:rsidRDefault="009B6EDB" w:rsidP="00333434">
      <w:pPr>
        <w:spacing w:line="479" w:lineRule="auto"/>
        <w:rPr>
          <w:del w:id="238" w:author="Stephen Wandro" w:date="2021-03-25T16:31:00Z"/>
          <w:rFonts w:ascii="Arial" w:eastAsia="Cambria" w:hAnsi="Arial" w:cs="Arial"/>
          <w:sz w:val="24"/>
          <w:szCs w:val="24"/>
          <w:u w:val="single"/>
        </w:rPr>
      </w:pPr>
      <w:ins w:id="239" w:author="Stephen Wandro" w:date="2021-03-25T16:31:00Z">
        <w:r>
          <w:rPr>
            <w:rFonts w:ascii="Arial" w:eastAsia="Cambria" w:hAnsi="Arial" w:cs="Arial"/>
            <w:sz w:val="24"/>
            <w:szCs w:val="24"/>
          </w:rPr>
          <w:tab/>
        </w:r>
      </w:ins>
      <w:del w:id="240" w:author="Stephen Wandro" w:date="2021-03-25T16:31:00Z">
        <w:r w:rsidR="00563D7E" w:rsidRPr="007C21EA" w:rsidDel="009B6EDB">
          <w:rPr>
            <w:rFonts w:ascii="Arial" w:eastAsia="Cambria" w:hAnsi="Arial" w:cs="Arial"/>
            <w:sz w:val="24"/>
            <w:szCs w:val="24"/>
            <w:u w:val="single"/>
          </w:rPr>
          <w:delText>Host range</w:delText>
        </w:r>
        <w:r w:rsidR="00955E49" w:rsidRPr="007C21EA" w:rsidDel="009B6EDB">
          <w:rPr>
            <w:rFonts w:ascii="Arial" w:eastAsia="Cambria" w:hAnsi="Arial" w:cs="Arial"/>
            <w:sz w:val="24"/>
            <w:szCs w:val="24"/>
            <w:u w:val="single"/>
          </w:rPr>
          <w:delText>s</w:delText>
        </w:r>
        <w:r w:rsidR="00563D7E" w:rsidRPr="007C21EA" w:rsidDel="009B6EDB">
          <w:rPr>
            <w:rFonts w:ascii="Arial" w:eastAsia="Cambria" w:hAnsi="Arial" w:cs="Arial"/>
            <w:sz w:val="24"/>
            <w:szCs w:val="24"/>
            <w:u w:val="single"/>
          </w:rPr>
          <w:delText xml:space="preserve"> of phages</w:delText>
        </w:r>
      </w:del>
    </w:p>
    <w:p w14:paraId="0000001E" w14:textId="5C9A9351" w:rsidR="000207FA" w:rsidRPr="007C21EA" w:rsidDel="00A40BD0" w:rsidRDefault="00563D7E" w:rsidP="00A40BD0">
      <w:pPr>
        <w:spacing w:line="479" w:lineRule="auto"/>
        <w:rPr>
          <w:del w:id="241" w:author="Stephen Wandro" w:date="2021-04-29T16:13:00Z"/>
          <w:rFonts w:ascii="Arial" w:eastAsia="Cambria" w:hAnsi="Arial" w:cs="Arial"/>
          <w:sz w:val="24"/>
          <w:szCs w:val="24"/>
        </w:rPr>
        <w:pPrChange w:id="242" w:author="Stephen Wandro" w:date="2021-04-29T16:13:00Z">
          <w:pPr>
            <w:spacing w:line="479" w:lineRule="auto"/>
            <w:ind w:firstLine="720"/>
          </w:pPr>
        </w:pPrChange>
      </w:pPr>
      <w:del w:id="243" w:author="Stephen Wandro" w:date="2021-03-25T16:27:00Z">
        <w:r w:rsidRPr="007C21EA" w:rsidDel="009B6EDB">
          <w:rPr>
            <w:rFonts w:ascii="Arial" w:eastAsia="Cambria" w:hAnsi="Arial" w:cs="Arial"/>
            <w:sz w:val="24"/>
            <w:szCs w:val="24"/>
          </w:rPr>
          <w:delText xml:space="preserve">We </w:delText>
        </w:r>
        <w:r w:rsidR="007D156D" w:rsidRPr="007C21EA" w:rsidDel="009B6EDB">
          <w:rPr>
            <w:rFonts w:ascii="Arial" w:eastAsia="Cambria" w:hAnsi="Arial" w:cs="Arial"/>
            <w:sz w:val="24"/>
            <w:szCs w:val="24"/>
          </w:rPr>
          <w:delText xml:space="preserve">isolated phages against </w:delText>
        </w:r>
        <w:r w:rsidR="007D156D" w:rsidRPr="001D7341" w:rsidDel="009B6EDB">
          <w:rPr>
            <w:rFonts w:ascii="Arial" w:eastAsia="Cambria" w:hAnsi="Arial" w:cs="Arial"/>
            <w:i/>
            <w:iCs/>
            <w:sz w:val="24"/>
            <w:szCs w:val="24"/>
          </w:rPr>
          <w:delText>Enterococcus</w:delText>
        </w:r>
        <w:r w:rsidR="007D156D" w:rsidRPr="007C21EA" w:rsidDel="009B6EDB">
          <w:rPr>
            <w:rFonts w:ascii="Arial" w:eastAsia="Cambria" w:hAnsi="Arial" w:cs="Arial"/>
            <w:sz w:val="24"/>
            <w:szCs w:val="24"/>
          </w:rPr>
          <w:delText xml:space="preserve"> from influent samples from the Orange County Sanitation district, and then </w:delText>
        </w:r>
        <w:r w:rsidR="00560BFB" w:rsidRPr="007C21EA" w:rsidDel="009B6EDB">
          <w:rPr>
            <w:rFonts w:ascii="Arial" w:eastAsia="Cambria" w:hAnsi="Arial" w:cs="Arial"/>
            <w:sz w:val="24"/>
            <w:szCs w:val="24"/>
          </w:rPr>
          <w:delText>used p</w:delText>
        </w:r>
      </w:del>
      <w:del w:id="244" w:author="Stephen Wandro" w:date="2021-04-29T16:13:00Z">
        <w:r w:rsidR="00560BFB" w:rsidRPr="007C21EA" w:rsidDel="00A40BD0">
          <w:rPr>
            <w:rFonts w:ascii="Arial" w:eastAsia="Cambria" w:hAnsi="Arial" w:cs="Arial"/>
            <w:sz w:val="24"/>
            <w:szCs w:val="24"/>
          </w:rPr>
          <w:delText xml:space="preserve">laque assays to </w:delText>
        </w:r>
        <w:r w:rsidRPr="007C21EA" w:rsidDel="00A40BD0">
          <w:rPr>
            <w:rFonts w:ascii="Arial" w:eastAsia="Cambria" w:hAnsi="Arial" w:cs="Arial"/>
            <w:sz w:val="24"/>
            <w:szCs w:val="24"/>
          </w:rPr>
          <w:delText xml:space="preserve">test </w:delText>
        </w:r>
        <w:r w:rsidR="00955E49" w:rsidRPr="007C21EA" w:rsidDel="00A40BD0">
          <w:rPr>
            <w:rFonts w:ascii="Arial" w:eastAsia="Cambria" w:hAnsi="Arial" w:cs="Arial"/>
            <w:sz w:val="24"/>
            <w:szCs w:val="24"/>
          </w:rPr>
          <w:delText xml:space="preserve">the phage susceptibilities of </w:delText>
        </w:r>
      </w:del>
      <w:del w:id="245" w:author="Stephen Wandro" w:date="2021-03-25T16:28:00Z">
        <w:r w:rsidRPr="007C21EA" w:rsidDel="009B6EDB">
          <w:rPr>
            <w:rFonts w:ascii="Arial" w:eastAsia="Cambria" w:hAnsi="Arial" w:cs="Arial"/>
            <w:sz w:val="24"/>
            <w:szCs w:val="24"/>
          </w:rPr>
          <w:delText xml:space="preserve">recently collected </w:delText>
        </w:r>
      </w:del>
      <w:del w:id="246" w:author="Stephen Wandro" w:date="2021-04-29T16:13:00Z">
        <w:r w:rsidRPr="007C21EA" w:rsidDel="00A40BD0">
          <w:rPr>
            <w:rFonts w:ascii="Arial" w:eastAsia="Cambria" w:hAnsi="Arial" w:cs="Arial"/>
            <w:sz w:val="24"/>
            <w:szCs w:val="24"/>
          </w:rPr>
          <w:delText xml:space="preserve">clinical isolates of </w:delText>
        </w:r>
        <w:r w:rsidRPr="007C21EA" w:rsidDel="00A40BD0">
          <w:rPr>
            <w:rFonts w:ascii="Arial" w:eastAsia="Cambria" w:hAnsi="Arial" w:cs="Arial"/>
            <w:i/>
            <w:sz w:val="24"/>
            <w:szCs w:val="24"/>
          </w:rPr>
          <w:delText>Enterococcus</w:delText>
        </w:r>
        <w:r w:rsidRPr="007C21EA" w:rsidDel="00A40BD0">
          <w:rPr>
            <w:rFonts w:ascii="Arial" w:eastAsia="Cambria" w:hAnsi="Arial" w:cs="Arial"/>
            <w:sz w:val="24"/>
            <w:szCs w:val="24"/>
          </w:rPr>
          <w:delText xml:space="preserve">, </w:delText>
        </w:r>
      </w:del>
      <w:del w:id="247" w:author="Stephen Wandro" w:date="2021-03-25T16:28:00Z">
        <w:r w:rsidRPr="007C21EA" w:rsidDel="009B6EDB">
          <w:rPr>
            <w:rFonts w:ascii="Arial" w:eastAsia="Cambria" w:hAnsi="Arial" w:cs="Arial"/>
            <w:sz w:val="24"/>
            <w:szCs w:val="24"/>
          </w:rPr>
          <w:delText>which were</w:delText>
        </w:r>
      </w:del>
      <w:del w:id="248" w:author="Stephen Wandro" w:date="2021-04-29T16:13:00Z">
        <w:r w:rsidRPr="007C21EA" w:rsidDel="00A40BD0">
          <w:rPr>
            <w:rFonts w:ascii="Arial" w:eastAsia="Cambria" w:hAnsi="Arial" w:cs="Arial"/>
            <w:sz w:val="24"/>
            <w:szCs w:val="24"/>
          </w:rPr>
          <w:delText xml:space="preserve"> vancomycin resistant </w:delText>
        </w:r>
        <w:r w:rsidR="00341B18" w:rsidRPr="00341B18" w:rsidDel="00A40BD0">
          <w:rPr>
            <w:rFonts w:ascii="Arial" w:eastAsia="Cambria" w:hAnsi="Arial" w:cs="Arial"/>
            <w:i/>
            <w:iCs/>
            <w:sz w:val="24"/>
            <w:szCs w:val="24"/>
          </w:rPr>
          <w:delText>Enterococcus</w:delText>
        </w:r>
        <w:r w:rsidR="00341B18" w:rsidDel="00A40BD0">
          <w:rPr>
            <w:rFonts w:ascii="Arial" w:eastAsia="Cambria" w:hAnsi="Arial" w:cs="Arial"/>
            <w:sz w:val="24"/>
            <w:szCs w:val="24"/>
          </w:rPr>
          <w:delText xml:space="preserve"> </w:delText>
        </w:r>
        <w:r w:rsidRPr="007C21EA" w:rsidDel="00A40BD0">
          <w:rPr>
            <w:rFonts w:ascii="Arial" w:eastAsia="Cambria" w:hAnsi="Arial" w:cs="Arial"/>
            <w:sz w:val="24"/>
            <w:szCs w:val="24"/>
          </w:rPr>
          <w:delText xml:space="preserve">(VRE) </w:delText>
        </w:r>
      </w:del>
      <w:del w:id="249" w:author="Stephen Wandro" w:date="2021-03-25T16:28:00Z">
        <w:r w:rsidR="002F1D94" w:rsidRPr="007C21EA" w:rsidDel="009B6EDB">
          <w:rPr>
            <w:rFonts w:ascii="Arial" w:eastAsia="Cambria" w:hAnsi="Arial" w:cs="Arial"/>
            <w:sz w:val="24"/>
            <w:szCs w:val="24"/>
          </w:rPr>
          <w:delText xml:space="preserve">or </w:delText>
        </w:r>
      </w:del>
      <w:del w:id="250" w:author="Stephen Wandro" w:date="2021-04-29T16:13:00Z">
        <w:r w:rsidRPr="007C21EA" w:rsidDel="00A40BD0">
          <w:rPr>
            <w:rFonts w:ascii="Arial" w:eastAsia="Cambria" w:hAnsi="Arial" w:cs="Arial"/>
            <w:sz w:val="24"/>
            <w:szCs w:val="24"/>
          </w:rPr>
          <w:delText xml:space="preserve">vancomycin susceptible </w:delText>
        </w:r>
        <w:r w:rsidR="00341B18" w:rsidRPr="00341B18" w:rsidDel="00A40BD0">
          <w:rPr>
            <w:rFonts w:ascii="Arial" w:eastAsia="Cambria" w:hAnsi="Arial" w:cs="Arial"/>
            <w:i/>
            <w:iCs/>
            <w:sz w:val="24"/>
            <w:szCs w:val="24"/>
          </w:rPr>
          <w:delText>Enterococcus</w:delText>
        </w:r>
        <w:r w:rsidR="00341B18" w:rsidDel="00A40BD0">
          <w:rPr>
            <w:rFonts w:ascii="Arial" w:eastAsia="Cambria" w:hAnsi="Arial" w:cs="Arial"/>
            <w:sz w:val="24"/>
            <w:szCs w:val="24"/>
          </w:rPr>
          <w:delText xml:space="preserve"> </w:delText>
        </w:r>
        <w:r w:rsidRPr="007C21EA" w:rsidDel="00A40BD0">
          <w:rPr>
            <w:rFonts w:ascii="Arial" w:eastAsia="Cambria" w:hAnsi="Arial" w:cs="Arial"/>
            <w:sz w:val="24"/>
            <w:szCs w:val="24"/>
          </w:rPr>
          <w:delText xml:space="preserve">(VSE). </w:delText>
        </w:r>
      </w:del>
      <w:del w:id="251" w:author="Stephen Wandro" w:date="2021-03-25T16:29:00Z">
        <w:r w:rsidRPr="007C21EA" w:rsidDel="009B6EDB">
          <w:rPr>
            <w:rFonts w:ascii="Arial" w:eastAsia="Cambria" w:hAnsi="Arial" w:cs="Arial"/>
            <w:sz w:val="24"/>
            <w:szCs w:val="24"/>
          </w:rPr>
          <w:delText xml:space="preserve">We identified phages that were capable of killing </w:delText>
        </w:r>
        <w:r w:rsidR="00FE304C" w:rsidRPr="007C21EA" w:rsidDel="009B6EDB">
          <w:rPr>
            <w:rFonts w:ascii="Arial" w:eastAsia="Cambria" w:hAnsi="Arial" w:cs="Arial"/>
            <w:sz w:val="24"/>
            <w:szCs w:val="24"/>
          </w:rPr>
          <w:delText>isolates of</w:delText>
        </w:r>
        <w:r w:rsidRPr="007C21EA" w:rsidDel="009B6EDB">
          <w:rPr>
            <w:rFonts w:ascii="Arial" w:eastAsia="Cambria" w:hAnsi="Arial" w:cs="Arial"/>
            <w:sz w:val="24"/>
            <w:szCs w:val="24"/>
          </w:rPr>
          <w:delText xml:space="preserve"> </w:delText>
        </w:r>
        <w:r w:rsidRPr="007C21EA" w:rsidDel="009B6EDB">
          <w:rPr>
            <w:rFonts w:ascii="Arial" w:eastAsia="Cambria" w:hAnsi="Arial" w:cs="Arial"/>
            <w:i/>
            <w:iCs/>
            <w:sz w:val="24"/>
            <w:szCs w:val="24"/>
          </w:rPr>
          <w:delText>E. faecium</w:delText>
        </w:r>
        <w:r w:rsidRPr="007C21EA" w:rsidDel="009B6EDB">
          <w:rPr>
            <w:rFonts w:ascii="Arial" w:eastAsia="Cambria" w:hAnsi="Arial" w:cs="Arial"/>
            <w:sz w:val="24"/>
            <w:szCs w:val="24"/>
          </w:rPr>
          <w:delText xml:space="preserve"> and</w:delText>
        </w:r>
        <w:r w:rsidR="00953F18" w:rsidDel="009B6EDB">
          <w:rPr>
            <w:rFonts w:ascii="Arial" w:eastAsia="Cambria" w:hAnsi="Arial" w:cs="Arial"/>
            <w:sz w:val="24"/>
            <w:szCs w:val="24"/>
          </w:rPr>
          <w:delText>/or</w:delText>
        </w:r>
        <w:r w:rsidRPr="007C21EA" w:rsidDel="009B6EDB">
          <w:rPr>
            <w:rFonts w:ascii="Arial" w:eastAsia="Cambria" w:hAnsi="Arial" w:cs="Arial"/>
            <w:sz w:val="24"/>
            <w:szCs w:val="24"/>
          </w:rPr>
          <w:delText xml:space="preserve"> </w:delText>
        </w:r>
        <w:r w:rsidRPr="007C21EA" w:rsidDel="009B6EDB">
          <w:rPr>
            <w:rFonts w:ascii="Arial" w:eastAsia="Cambria" w:hAnsi="Arial" w:cs="Arial"/>
            <w:i/>
            <w:iCs/>
            <w:sz w:val="24"/>
            <w:szCs w:val="24"/>
          </w:rPr>
          <w:delText>E. faecalis</w:delText>
        </w:r>
      </w:del>
      <w:del w:id="252" w:author="Stephen Wandro" w:date="2021-03-25T16:30:00Z">
        <w:r w:rsidRPr="007C21EA" w:rsidDel="009B6EDB">
          <w:rPr>
            <w:rFonts w:ascii="Arial" w:eastAsia="Cambria" w:hAnsi="Arial" w:cs="Arial"/>
            <w:sz w:val="24"/>
            <w:szCs w:val="24"/>
          </w:rPr>
          <w:delText xml:space="preserve">, but the </w:delText>
        </w:r>
        <w:r w:rsidRPr="007C21EA" w:rsidDel="009B6EDB">
          <w:rPr>
            <w:rFonts w:ascii="Arial" w:eastAsia="Cambria" w:hAnsi="Arial" w:cs="Arial"/>
            <w:i/>
            <w:iCs/>
            <w:sz w:val="24"/>
            <w:szCs w:val="24"/>
          </w:rPr>
          <w:delText>E. faecalis</w:delText>
        </w:r>
        <w:r w:rsidRPr="007C21EA" w:rsidDel="009B6EDB">
          <w:rPr>
            <w:rFonts w:ascii="Arial" w:eastAsia="Cambria" w:hAnsi="Arial" w:cs="Arial"/>
            <w:sz w:val="24"/>
            <w:szCs w:val="24"/>
          </w:rPr>
          <w:delText xml:space="preserve"> isolates were generally more susceptible to </w:delText>
        </w:r>
        <w:r w:rsidR="00341B18" w:rsidDel="009B6EDB">
          <w:rPr>
            <w:rFonts w:ascii="Arial" w:eastAsia="Cambria" w:hAnsi="Arial" w:cs="Arial"/>
            <w:sz w:val="24"/>
            <w:szCs w:val="24"/>
          </w:rPr>
          <w:delText xml:space="preserve">a greater number of </w:delText>
        </w:r>
        <w:r w:rsidRPr="007C21EA" w:rsidDel="009B6EDB">
          <w:rPr>
            <w:rFonts w:ascii="Arial" w:eastAsia="Cambria" w:hAnsi="Arial" w:cs="Arial"/>
            <w:sz w:val="24"/>
            <w:szCs w:val="24"/>
          </w:rPr>
          <w:delText>phage</w:delText>
        </w:r>
        <w:r w:rsidR="00341B18" w:rsidDel="009B6EDB">
          <w:rPr>
            <w:rFonts w:ascii="Arial" w:eastAsia="Cambria" w:hAnsi="Arial" w:cs="Arial"/>
            <w:sz w:val="24"/>
            <w:szCs w:val="24"/>
          </w:rPr>
          <w:delText>s</w:delText>
        </w:r>
        <w:r w:rsidRPr="007C21EA" w:rsidDel="009B6EDB">
          <w:rPr>
            <w:rFonts w:ascii="Arial" w:eastAsia="Cambria" w:hAnsi="Arial" w:cs="Arial"/>
            <w:sz w:val="24"/>
            <w:szCs w:val="24"/>
          </w:rPr>
          <w:delText xml:space="preserve"> </w:delText>
        </w:r>
      </w:del>
      <w:del w:id="253" w:author="Stephen Wandro" w:date="2021-04-29T16:13:00Z">
        <w:r w:rsidRPr="007C21EA" w:rsidDel="00A40BD0">
          <w:rPr>
            <w:rFonts w:ascii="Arial" w:eastAsia="Cambria" w:hAnsi="Arial" w:cs="Arial"/>
            <w:sz w:val="24"/>
            <w:szCs w:val="24"/>
          </w:rPr>
          <w:delText>(</w:delText>
        </w:r>
        <w:r w:rsidRPr="007C21EA" w:rsidDel="00A40BD0">
          <w:rPr>
            <w:rFonts w:ascii="Arial" w:eastAsia="Cambria" w:hAnsi="Arial" w:cs="Arial"/>
            <w:b/>
            <w:sz w:val="24"/>
            <w:szCs w:val="24"/>
          </w:rPr>
          <w:delText>Figure 1</w:delText>
        </w:r>
        <w:r w:rsidRPr="007C21EA" w:rsidDel="00A40BD0">
          <w:rPr>
            <w:rFonts w:ascii="Arial" w:eastAsia="Cambria" w:hAnsi="Arial" w:cs="Arial"/>
            <w:sz w:val="24"/>
            <w:szCs w:val="24"/>
          </w:rPr>
          <w:delText xml:space="preserve">). As is observed often for clinical isolates, a much larger proportion of the </w:delText>
        </w:r>
        <w:r w:rsidRPr="007C21EA" w:rsidDel="00A40BD0">
          <w:rPr>
            <w:rFonts w:ascii="Arial" w:eastAsia="Cambria" w:hAnsi="Arial" w:cs="Arial"/>
            <w:i/>
            <w:sz w:val="24"/>
            <w:szCs w:val="24"/>
          </w:rPr>
          <w:delText>E. faecium</w:delText>
        </w:r>
        <w:r w:rsidRPr="007C21EA" w:rsidDel="00A40BD0">
          <w:rPr>
            <w:rFonts w:ascii="Arial" w:eastAsia="Cambria" w:hAnsi="Arial" w:cs="Arial"/>
            <w:sz w:val="24"/>
            <w:szCs w:val="24"/>
          </w:rPr>
          <w:delText xml:space="preserve"> isolates were VRE compared to the </w:delText>
        </w:r>
        <w:r w:rsidRPr="007C21EA" w:rsidDel="00A40BD0">
          <w:rPr>
            <w:rFonts w:ascii="Arial" w:eastAsia="Cambria" w:hAnsi="Arial" w:cs="Arial"/>
            <w:i/>
            <w:sz w:val="24"/>
            <w:szCs w:val="24"/>
          </w:rPr>
          <w:delText>E. faecalis</w:delText>
        </w:r>
        <w:r w:rsidRPr="007C21EA" w:rsidDel="00A40BD0">
          <w:rPr>
            <w:rFonts w:ascii="Arial" w:eastAsia="Cambria" w:hAnsi="Arial" w:cs="Arial"/>
            <w:sz w:val="24"/>
            <w:szCs w:val="24"/>
          </w:rPr>
          <w:delText xml:space="preserve">  isolates; however, we identified phages that were capable of killing </w:delText>
        </w:r>
      </w:del>
      <w:del w:id="254" w:author="Stephen Wandro" w:date="2021-03-25T16:30:00Z">
        <w:r w:rsidRPr="007C21EA" w:rsidDel="009B6EDB">
          <w:rPr>
            <w:rFonts w:ascii="Arial" w:eastAsia="Cambria" w:hAnsi="Arial" w:cs="Arial"/>
            <w:sz w:val="24"/>
            <w:szCs w:val="24"/>
          </w:rPr>
          <w:delText xml:space="preserve">both </w:delText>
        </w:r>
      </w:del>
      <w:del w:id="255" w:author="Stephen Wandro" w:date="2021-04-29T16:13:00Z">
        <w:r w:rsidRPr="007C21EA" w:rsidDel="00A40BD0">
          <w:rPr>
            <w:rFonts w:ascii="Arial" w:eastAsia="Cambria" w:hAnsi="Arial" w:cs="Arial"/>
            <w:sz w:val="24"/>
            <w:szCs w:val="24"/>
          </w:rPr>
          <w:delText xml:space="preserve">VRE </w:delText>
        </w:r>
      </w:del>
      <w:del w:id="256" w:author="Stephen Wandro" w:date="2021-03-25T16:30:00Z">
        <w:r w:rsidRPr="007C21EA" w:rsidDel="009B6EDB">
          <w:rPr>
            <w:rFonts w:ascii="Arial" w:eastAsia="Cambria" w:hAnsi="Arial" w:cs="Arial"/>
            <w:sz w:val="24"/>
            <w:szCs w:val="24"/>
          </w:rPr>
          <w:delText xml:space="preserve">and VSE </w:delText>
        </w:r>
      </w:del>
      <w:del w:id="257" w:author="Stephen Wandro" w:date="2021-04-29T16:13:00Z">
        <w:r w:rsidRPr="007C21EA" w:rsidDel="00A40BD0">
          <w:rPr>
            <w:rFonts w:ascii="Arial" w:eastAsia="Cambria" w:hAnsi="Arial" w:cs="Arial"/>
            <w:sz w:val="24"/>
            <w:szCs w:val="24"/>
          </w:rPr>
          <w:delText xml:space="preserve">isolates. Most phages from the </w:delText>
        </w:r>
        <w:r w:rsidRPr="007C21EA" w:rsidDel="00A40BD0">
          <w:rPr>
            <w:rFonts w:ascii="Arial" w:eastAsia="Cambria" w:hAnsi="Arial" w:cs="Arial"/>
            <w:i/>
            <w:sz w:val="24"/>
            <w:szCs w:val="24"/>
          </w:rPr>
          <w:delText>Myoviridae</w:delText>
        </w:r>
        <w:r w:rsidRPr="007C21EA" w:rsidDel="00A40BD0">
          <w:rPr>
            <w:rFonts w:ascii="Arial" w:eastAsia="Cambria" w:hAnsi="Arial" w:cs="Arial"/>
            <w:sz w:val="24"/>
            <w:szCs w:val="24"/>
          </w:rPr>
          <w:delText xml:space="preserve"> family showed broad host ranges, especially Ben, Bop, and V12, which infected almost all the VRE and VSE isolates</w:delText>
        </w:r>
      </w:del>
      <w:del w:id="258" w:author="Stephen Wandro" w:date="2021-03-25T16:30:00Z">
        <w:r w:rsidRPr="007C21EA" w:rsidDel="009B6EDB">
          <w:rPr>
            <w:rFonts w:ascii="Arial" w:eastAsia="Cambria" w:hAnsi="Arial" w:cs="Arial"/>
            <w:sz w:val="24"/>
            <w:szCs w:val="24"/>
          </w:rPr>
          <w:delText xml:space="preserve">. </w:delText>
        </w:r>
        <w:r w:rsidR="003649D9" w:rsidDel="009B6EDB">
          <w:rPr>
            <w:rFonts w:ascii="Arial" w:eastAsia="Cambria" w:hAnsi="Arial" w:cs="Arial"/>
            <w:sz w:val="24"/>
            <w:szCs w:val="24"/>
          </w:rPr>
          <w:delText>D</w:delText>
        </w:r>
        <w:r w:rsidRPr="007C21EA" w:rsidDel="009B6EDB">
          <w:rPr>
            <w:rFonts w:ascii="Arial" w:eastAsia="Cambria" w:hAnsi="Arial" w:cs="Arial"/>
            <w:sz w:val="24"/>
            <w:szCs w:val="24"/>
          </w:rPr>
          <w:delText xml:space="preserve">espite the differences between </w:delText>
        </w:r>
        <w:r w:rsidRPr="007C21EA" w:rsidDel="009B6EDB">
          <w:rPr>
            <w:rFonts w:ascii="Arial" w:eastAsia="Cambria" w:hAnsi="Arial" w:cs="Arial"/>
            <w:i/>
            <w:sz w:val="24"/>
            <w:szCs w:val="24"/>
          </w:rPr>
          <w:delText>E. faecium</w:delText>
        </w:r>
        <w:r w:rsidRPr="007C21EA" w:rsidDel="009B6EDB">
          <w:rPr>
            <w:rFonts w:ascii="Arial" w:eastAsia="Cambria" w:hAnsi="Arial" w:cs="Arial"/>
            <w:sz w:val="24"/>
            <w:szCs w:val="24"/>
          </w:rPr>
          <w:delText xml:space="preserve"> and </w:delText>
        </w:r>
        <w:r w:rsidRPr="007C21EA" w:rsidDel="009B6EDB">
          <w:rPr>
            <w:rFonts w:ascii="Arial" w:eastAsia="Cambria" w:hAnsi="Arial" w:cs="Arial"/>
            <w:i/>
            <w:sz w:val="24"/>
            <w:szCs w:val="24"/>
          </w:rPr>
          <w:delText>E. faecalis</w:delText>
        </w:r>
        <w:r w:rsidRPr="007C21EA" w:rsidDel="009B6EDB">
          <w:rPr>
            <w:rFonts w:ascii="Arial" w:eastAsia="Cambria" w:hAnsi="Arial" w:cs="Arial"/>
            <w:sz w:val="24"/>
            <w:szCs w:val="24"/>
          </w:rPr>
          <w:delText xml:space="preserve"> clinical isolates, we identified phages with broad host range</w:delText>
        </w:r>
        <w:r w:rsidR="00FE304C" w:rsidRPr="007C21EA" w:rsidDel="009B6EDB">
          <w:rPr>
            <w:rFonts w:ascii="Arial" w:eastAsia="Cambria" w:hAnsi="Arial" w:cs="Arial"/>
            <w:sz w:val="24"/>
            <w:szCs w:val="24"/>
          </w:rPr>
          <w:delText>s that were</w:delText>
        </w:r>
        <w:r w:rsidRPr="007C21EA" w:rsidDel="009B6EDB">
          <w:rPr>
            <w:rFonts w:ascii="Arial" w:eastAsia="Cambria" w:hAnsi="Arial" w:cs="Arial"/>
            <w:sz w:val="24"/>
            <w:szCs w:val="24"/>
          </w:rPr>
          <w:delText xml:space="preserve"> capable of killing both species. </w:delText>
        </w:r>
      </w:del>
      <w:del w:id="259" w:author="Stephen Wandro" w:date="2021-03-25T16:31:00Z">
        <w:r w:rsidR="001B386B" w:rsidRPr="007C21EA" w:rsidDel="009B6EDB">
          <w:rPr>
            <w:rFonts w:ascii="Arial" w:eastAsia="Cambria" w:hAnsi="Arial" w:cs="Arial"/>
            <w:sz w:val="24"/>
            <w:szCs w:val="24"/>
          </w:rPr>
          <w:delText xml:space="preserve">Moreover, some of </w:delText>
        </w:r>
        <w:r w:rsidRPr="007C21EA" w:rsidDel="009B6EDB">
          <w:rPr>
            <w:rFonts w:ascii="Arial" w:eastAsia="Cambria" w:hAnsi="Arial" w:cs="Arial"/>
            <w:sz w:val="24"/>
            <w:szCs w:val="24"/>
          </w:rPr>
          <w:delText>th</w:delText>
        </w:r>
        <w:r w:rsidR="001B386B" w:rsidRPr="007C21EA" w:rsidDel="009B6EDB">
          <w:rPr>
            <w:rFonts w:ascii="Arial" w:eastAsia="Cambria" w:hAnsi="Arial" w:cs="Arial"/>
            <w:sz w:val="24"/>
            <w:szCs w:val="24"/>
          </w:rPr>
          <w:delText>e</w:delText>
        </w:r>
        <w:r w:rsidRPr="007C21EA" w:rsidDel="009B6EDB">
          <w:rPr>
            <w:rFonts w:ascii="Arial" w:eastAsia="Cambria" w:hAnsi="Arial" w:cs="Arial"/>
            <w:sz w:val="24"/>
            <w:szCs w:val="24"/>
          </w:rPr>
          <w:delText>se phages</w:delText>
        </w:r>
        <w:r w:rsidR="001B386B" w:rsidRPr="007C21EA" w:rsidDel="009B6EDB">
          <w:rPr>
            <w:rFonts w:ascii="Arial" w:eastAsia="Cambria" w:hAnsi="Arial" w:cs="Arial"/>
            <w:sz w:val="24"/>
            <w:szCs w:val="24"/>
          </w:rPr>
          <w:delText>,</w:delText>
        </w:r>
        <w:r w:rsidRPr="007C21EA" w:rsidDel="009B6EDB">
          <w:rPr>
            <w:rFonts w:ascii="Arial" w:eastAsia="Cambria" w:hAnsi="Arial" w:cs="Arial"/>
            <w:sz w:val="24"/>
            <w:szCs w:val="24"/>
          </w:rPr>
          <w:delText xml:space="preserve"> </w:delText>
        </w:r>
        <w:r w:rsidR="001B386B" w:rsidRPr="007C21EA" w:rsidDel="009B6EDB">
          <w:rPr>
            <w:rFonts w:ascii="Arial" w:eastAsia="Cambria" w:hAnsi="Arial" w:cs="Arial"/>
            <w:sz w:val="24"/>
            <w:szCs w:val="24"/>
          </w:rPr>
          <w:delText xml:space="preserve">from </w:delText>
        </w:r>
        <w:r w:rsidR="001B386B" w:rsidRPr="007C21EA" w:rsidDel="009B6EDB">
          <w:rPr>
            <w:rFonts w:ascii="Arial" w:eastAsia="Cambria" w:hAnsi="Arial" w:cs="Arial"/>
            <w:i/>
            <w:sz w:val="24"/>
            <w:szCs w:val="24"/>
          </w:rPr>
          <w:delText>Siphoviridae</w:delText>
        </w:r>
        <w:r w:rsidR="001B386B" w:rsidRPr="007C21EA" w:rsidDel="009B6EDB">
          <w:rPr>
            <w:rFonts w:ascii="Arial" w:eastAsia="Cambria" w:hAnsi="Arial" w:cs="Arial"/>
            <w:sz w:val="24"/>
            <w:szCs w:val="24"/>
          </w:rPr>
          <w:delText xml:space="preserve">, </w:delText>
        </w:r>
        <w:r w:rsidR="001B386B" w:rsidRPr="007C21EA" w:rsidDel="009B6EDB">
          <w:rPr>
            <w:rFonts w:ascii="Arial" w:eastAsia="Cambria" w:hAnsi="Arial" w:cs="Arial"/>
            <w:i/>
            <w:sz w:val="24"/>
            <w:szCs w:val="24"/>
          </w:rPr>
          <w:delText>Myoviridae</w:delText>
        </w:r>
        <w:r w:rsidR="001B386B" w:rsidRPr="007C21EA" w:rsidDel="009B6EDB">
          <w:rPr>
            <w:rFonts w:ascii="Arial" w:eastAsia="Cambria" w:hAnsi="Arial" w:cs="Arial"/>
            <w:sz w:val="24"/>
            <w:szCs w:val="24"/>
          </w:rPr>
          <w:delText xml:space="preserve">, and </w:delText>
        </w:r>
        <w:r w:rsidR="001B386B" w:rsidRPr="007C21EA" w:rsidDel="009B6EDB">
          <w:rPr>
            <w:rFonts w:ascii="Arial" w:eastAsia="Cambria" w:hAnsi="Arial" w:cs="Arial"/>
            <w:i/>
            <w:sz w:val="24"/>
            <w:szCs w:val="24"/>
          </w:rPr>
          <w:delText xml:space="preserve">Podoviridae </w:delText>
        </w:r>
        <w:r w:rsidR="001B386B" w:rsidRPr="007C21EA" w:rsidDel="009B6EDB">
          <w:rPr>
            <w:rFonts w:ascii="Arial" w:eastAsia="Cambria" w:hAnsi="Arial" w:cs="Arial"/>
            <w:sz w:val="24"/>
            <w:szCs w:val="24"/>
          </w:rPr>
          <w:delText xml:space="preserve">families, </w:delText>
        </w:r>
        <w:r w:rsidRPr="007C21EA" w:rsidDel="009B6EDB">
          <w:rPr>
            <w:rFonts w:ascii="Arial" w:eastAsia="Cambria" w:hAnsi="Arial" w:cs="Arial"/>
            <w:sz w:val="24"/>
            <w:szCs w:val="24"/>
          </w:rPr>
          <w:delText>were capable of killing highly antibiotic resistant VRE</w:delText>
        </w:r>
        <w:r w:rsidR="005F3363" w:rsidRPr="007C21EA" w:rsidDel="009B6EDB">
          <w:rPr>
            <w:rFonts w:ascii="Arial" w:eastAsia="Cambria" w:hAnsi="Arial" w:cs="Arial"/>
            <w:sz w:val="24"/>
            <w:szCs w:val="24"/>
          </w:rPr>
          <w:delText xml:space="preserve"> isolates</w:delText>
        </w:r>
        <w:r w:rsidRPr="007C21EA" w:rsidDel="009B6EDB">
          <w:rPr>
            <w:rFonts w:ascii="Arial" w:eastAsia="Cambria" w:hAnsi="Arial" w:cs="Arial"/>
            <w:sz w:val="24"/>
            <w:szCs w:val="24"/>
          </w:rPr>
          <w:delText>.</w:delText>
        </w:r>
      </w:del>
    </w:p>
    <w:p w14:paraId="00000020" w14:textId="77777777" w:rsidR="000207FA" w:rsidRPr="007C21EA" w:rsidRDefault="000207FA" w:rsidP="00A40BD0">
      <w:pPr>
        <w:spacing w:line="479" w:lineRule="auto"/>
        <w:rPr>
          <w:rFonts w:ascii="Arial" w:eastAsia="Cambria" w:hAnsi="Arial" w:cs="Arial"/>
          <w:sz w:val="24"/>
          <w:szCs w:val="24"/>
          <w:u w:val="single"/>
        </w:rPr>
        <w:pPrChange w:id="260" w:author="Stephen Wandro" w:date="2021-04-29T16:13:00Z">
          <w:pPr>
            <w:spacing w:line="480" w:lineRule="auto"/>
          </w:pPr>
        </w:pPrChange>
      </w:pPr>
    </w:p>
    <w:p w14:paraId="0000002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Phage cocktails reduce the evolution of resistant mutants</w:t>
      </w:r>
    </w:p>
    <w:p w14:paraId="00000022" w14:textId="0ECE7E77"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To understand the advantage of using phage cocktails over single phages, we measured bacterial growth over 72 h in liquid media </w:t>
      </w:r>
      <w:r w:rsidR="00560BFB" w:rsidRPr="007C21EA">
        <w:rPr>
          <w:rFonts w:ascii="Arial" w:eastAsia="Cambria" w:hAnsi="Arial" w:cs="Arial"/>
          <w:sz w:val="24"/>
          <w:szCs w:val="24"/>
        </w:rPr>
        <w:t xml:space="preserve">to observe </w:t>
      </w:r>
      <w:r w:rsidR="003649D9">
        <w:rPr>
          <w:rFonts w:ascii="Arial" w:eastAsia="Cambria" w:hAnsi="Arial" w:cs="Arial"/>
          <w:sz w:val="24"/>
          <w:szCs w:val="24"/>
        </w:rPr>
        <w:t>phage lysis</w:t>
      </w:r>
      <w:r w:rsidR="00560BFB" w:rsidRPr="007C21EA">
        <w:rPr>
          <w:rFonts w:ascii="Arial" w:eastAsia="Cambria" w:hAnsi="Arial" w:cs="Arial"/>
          <w:sz w:val="24"/>
          <w:szCs w:val="24"/>
        </w:rPr>
        <w:t xml:space="preserve"> and detect </w:t>
      </w:r>
      <w:r w:rsidRPr="007C21EA">
        <w:rPr>
          <w:rFonts w:ascii="Arial" w:eastAsia="Cambria" w:hAnsi="Arial" w:cs="Arial"/>
          <w:sz w:val="24"/>
          <w:szCs w:val="24"/>
        </w:rPr>
        <w:t>the emergence of resistance</w:t>
      </w:r>
      <w:r w:rsidR="003649D9">
        <w:rPr>
          <w:rFonts w:ascii="Arial" w:eastAsia="Cambria" w:hAnsi="Arial" w:cs="Arial"/>
          <w:sz w:val="24"/>
          <w:szCs w:val="24"/>
        </w:rPr>
        <w:t xml:space="preserve"> (as seen by bacterial growth)</w:t>
      </w:r>
      <w:r w:rsidRPr="007C21EA">
        <w:rPr>
          <w:rFonts w:ascii="Arial" w:eastAsia="Cambria" w:hAnsi="Arial" w:cs="Arial"/>
          <w:sz w:val="24"/>
          <w:szCs w:val="24"/>
        </w:rPr>
        <w:t xml:space="preserve">. Four </w:t>
      </w:r>
      <w:r w:rsidR="00560BFB" w:rsidRPr="007C21EA">
        <w:rPr>
          <w:rFonts w:ascii="Arial" w:eastAsia="Cambria" w:hAnsi="Arial" w:cs="Arial"/>
          <w:i/>
          <w:sz w:val="24"/>
          <w:szCs w:val="24"/>
        </w:rPr>
        <w:t xml:space="preserve">E. </w:t>
      </w:r>
      <w:r w:rsidRPr="007C21EA">
        <w:rPr>
          <w:rFonts w:ascii="Arial" w:eastAsia="Cambria" w:hAnsi="Arial" w:cs="Arial"/>
          <w:i/>
          <w:sz w:val="24"/>
          <w:szCs w:val="24"/>
        </w:rPr>
        <w:t>faecalis</w:t>
      </w:r>
      <w:r w:rsidRPr="007C21EA">
        <w:rPr>
          <w:rFonts w:ascii="Arial" w:eastAsia="Cambria" w:hAnsi="Arial" w:cs="Arial"/>
          <w:sz w:val="24"/>
          <w:szCs w:val="24"/>
        </w:rPr>
        <w:t xml:space="preserve"> strains were chosen for testing the efficacy of phage cocktails, with strain Yi6-1 allowing for the most combinations because it was susceptible to 18 of the 20 phages in our collection </w:t>
      </w:r>
      <w:r w:rsidRPr="007C21EA">
        <w:rPr>
          <w:rFonts w:ascii="Arial" w:eastAsia="Cambria" w:hAnsi="Arial" w:cs="Arial"/>
          <w:sz w:val="24"/>
          <w:szCs w:val="24"/>
        </w:rPr>
        <w:lastRenderedPageBreak/>
        <w:t>(</w:t>
      </w:r>
      <w:r w:rsidRPr="007C21EA">
        <w:rPr>
          <w:rFonts w:ascii="Arial" w:eastAsia="Cambria" w:hAnsi="Arial" w:cs="Arial"/>
          <w:b/>
          <w:sz w:val="24"/>
          <w:szCs w:val="24"/>
        </w:rPr>
        <w:t>Figure 1</w:t>
      </w:r>
      <w:r w:rsidRPr="007C21EA">
        <w:rPr>
          <w:rFonts w:ascii="Arial" w:eastAsia="Cambria" w:hAnsi="Arial" w:cs="Arial"/>
          <w:sz w:val="24"/>
          <w:szCs w:val="24"/>
        </w:rPr>
        <w:t xml:space="preserve">). The multiplicity of infection (MOI) of phage cocktails tested on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including 0.1, 0.01, and 0.001, </w:t>
      </w:r>
      <w:r w:rsidR="00560BFB" w:rsidRPr="007C21EA">
        <w:rPr>
          <w:rFonts w:ascii="Arial" w:eastAsia="Cambria" w:hAnsi="Arial" w:cs="Arial"/>
          <w:sz w:val="24"/>
          <w:szCs w:val="24"/>
        </w:rPr>
        <w:t xml:space="preserve">did not </w:t>
      </w:r>
      <w:r w:rsidR="003649D9">
        <w:rPr>
          <w:rFonts w:ascii="Arial" w:eastAsia="Cambria" w:hAnsi="Arial" w:cs="Arial"/>
          <w:sz w:val="24"/>
          <w:szCs w:val="24"/>
        </w:rPr>
        <w:t xml:space="preserve">consistently </w:t>
      </w:r>
      <w:r w:rsidR="00560BFB" w:rsidRPr="007C21EA">
        <w:rPr>
          <w:rFonts w:ascii="Arial" w:eastAsia="Cambria" w:hAnsi="Arial" w:cs="Arial"/>
          <w:sz w:val="24"/>
          <w:szCs w:val="24"/>
        </w:rPr>
        <w:t>a</w:t>
      </w:r>
      <w:r w:rsidRPr="007C21EA">
        <w:rPr>
          <w:rFonts w:ascii="Arial" w:eastAsia="Cambria" w:hAnsi="Arial" w:cs="Arial"/>
          <w:sz w:val="24"/>
          <w:szCs w:val="24"/>
        </w:rPr>
        <w:t>ffect the emergence of phage-resistant mutants (</w:t>
      </w:r>
      <w:r w:rsidRPr="007C21EA">
        <w:rPr>
          <w:rFonts w:ascii="Arial" w:eastAsia="Cambria" w:hAnsi="Arial" w:cs="Arial"/>
          <w:b/>
          <w:sz w:val="24"/>
          <w:szCs w:val="24"/>
        </w:rPr>
        <w:t>Supplemental Figure S1</w:t>
      </w:r>
      <w:r w:rsidRPr="007C21EA">
        <w:rPr>
          <w:rFonts w:ascii="Arial" w:eastAsia="Cambria" w:hAnsi="Arial" w:cs="Arial"/>
          <w:sz w:val="24"/>
          <w:szCs w:val="24"/>
        </w:rPr>
        <w:t xml:space="preserve">). Therefore, we chose to infect strains at </w:t>
      </w:r>
      <w:r w:rsidR="003649D9">
        <w:rPr>
          <w:rFonts w:ascii="Arial" w:eastAsia="Cambria" w:hAnsi="Arial" w:cs="Arial"/>
          <w:sz w:val="24"/>
          <w:szCs w:val="24"/>
        </w:rPr>
        <w:t>the highest</w:t>
      </w:r>
      <w:r w:rsidRPr="007C21EA">
        <w:rPr>
          <w:rFonts w:ascii="Arial" w:eastAsia="Cambria" w:hAnsi="Arial" w:cs="Arial"/>
          <w:sz w:val="24"/>
          <w:szCs w:val="24"/>
        </w:rPr>
        <w:t xml:space="preserve"> MOI of 0.1. When</w:t>
      </w:r>
      <w:r w:rsidR="003649D9">
        <w:rPr>
          <w:rFonts w:ascii="Arial" w:eastAsia="Cambria" w:hAnsi="Arial" w:cs="Arial"/>
          <w:sz w:val="24"/>
          <w:szCs w:val="24"/>
        </w:rPr>
        <w:t xml:space="preserve"> susceptible </w:t>
      </w:r>
      <w:r w:rsidR="003649D9" w:rsidRPr="003649D9">
        <w:rPr>
          <w:rFonts w:ascii="Arial" w:eastAsia="Cambria" w:hAnsi="Arial" w:cs="Arial"/>
          <w:i/>
          <w:iCs/>
          <w:sz w:val="24"/>
          <w:szCs w:val="24"/>
        </w:rPr>
        <w:t>Enterococcus</w:t>
      </w:r>
      <w:r w:rsidRPr="007C21EA">
        <w:rPr>
          <w:rFonts w:ascii="Arial" w:eastAsia="Cambria" w:hAnsi="Arial" w:cs="Arial"/>
          <w:sz w:val="24"/>
          <w:szCs w:val="24"/>
        </w:rPr>
        <w:t xml:space="preserve"> was infected with a single phage at MOI 0.1 in liquid media, </w:t>
      </w:r>
      <w:r w:rsidR="00560BFB" w:rsidRPr="007C21EA">
        <w:rPr>
          <w:rFonts w:ascii="Arial" w:eastAsia="Cambria" w:hAnsi="Arial" w:cs="Arial"/>
          <w:sz w:val="24"/>
          <w:szCs w:val="24"/>
        </w:rPr>
        <w:t xml:space="preserve">its growth </w:t>
      </w:r>
      <w:r w:rsidR="003649D9">
        <w:rPr>
          <w:rFonts w:ascii="Arial" w:eastAsia="Cambria" w:hAnsi="Arial" w:cs="Arial"/>
          <w:sz w:val="24"/>
          <w:szCs w:val="24"/>
        </w:rPr>
        <w:t>is initially stunted</w:t>
      </w:r>
      <w:r w:rsidR="00560BFB" w:rsidRPr="007C21EA">
        <w:rPr>
          <w:rFonts w:ascii="Arial" w:eastAsia="Cambria" w:hAnsi="Arial" w:cs="Arial"/>
          <w:sz w:val="24"/>
          <w:szCs w:val="24"/>
        </w:rPr>
        <w:t xml:space="preserve"> </w:t>
      </w:r>
      <w:r w:rsidRPr="007C21EA">
        <w:rPr>
          <w:rFonts w:ascii="Arial" w:eastAsia="Cambria" w:hAnsi="Arial" w:cs="Arial"/>
          <w:sz w:val="24"/>
          <w:szCs w:val="24"/>
        </w:rPr>
        <w:t xml:space="preserve">compared to the </w:t>
      </w:r>
      <w:r w:rsidR="00560BFB" w:rsidRPr="007C21EA">
        <w:rPr>
          <w:rFonts w:ascii="Arial" w:eastAsia="Cambria" w:hAnsi="Arial" w:cs="Arial"/>
          <w:sz w:val="24"/>
          <w:szCs w:val="24"/>
        </w:rPr>
        <w:t xml:space="preserve">no-phage </w:t>
      </w:r>
      <w:r w:rsidRPr="007C21EA">
        <w:rPr>
          <w:rFonts w:ascii="Arial" w:eastAsia="Cambria" w:hAnsi="Arial" w:cs="Arial"/>
          <w:sz w:val="24"/>
          <w:szCs w:val="24"/>
        </w:rPr>
        <w:t>control, but</w:t>
      </w:r>
      <w:r w:rsidR="003649D9">
        <w:rPr>
          <w:rFonts w:ascii="Arial" w:eastAsia="Cambria" w:hAnsi="Arial" w:cs="Arial"/>
          <w:sz w:val="24"/>
          <w:szCs w:val="24"/>
        </w:rPr>
        <w:t xml:space="preserve"> if resistance emerges,</w:t>
      </w:r>
      <w:r w:rsidRPr="007C21EA">
        <w:rPr>
          <w:rFonts w:ascii="Arial" w:eastAsia="Cambria" w:hAnsi="Arial" w:cs="Arial"/>
          <w:sz w:val="24"/>
          <w:szCs w:val="24"/>
        </w:rPr>
        <w:t xml:space="preserve"> </w:t>
      </w:r>
      <w:r w:rsidR="0029642B" w:rsidRPr="007C21EA">
        <w:rPr>
          <w:rFonts w:ascii="Arial" w:eastAsia="Cambria" w:hAnsi="Arial" w:cs="Arial"/>
          <w:sz w:val="24"/>
          <w:szCs w:val="24"/>
        </w:rPr>
        <w:t xml:space="preserve">growth </w:t>
      </w:r>
      <w:r w:rsidR="003649D9">
        <w:rPr>
          <w:rFonts w:ascii="Arial" w:eastAsia="Cambria" w:hAnsi="Arial" w:cs="Arial"/>
          <w:sz w:val="24"/>
          <w:szCs w:val="24"/>
        </w:rPr>
        <w:t xml:space="preserve">is often </w:t>
      </w:r>
      <w:r w:rsidR="0029642B" w:rsidRPr="007C21EA">
        <w:rPr>
          <w:rFonts w:ascii="Arial" w:eastAsia="Cambria" w:hAnsi="Arial" w:cs="Arial"/>
          <w:sz w:val="24"/>
          <w:szCs w:val="24"/>
        </w:rPr>
        <w:t xml:space="preserve">observed </w:t>
      </w:r>
      <w:r w:rsidRPr="007C21EA">
        <w:rPr>
          <w:rFonts w:ascii="Arial" w:eastAsia="Cambria" w:hAnsi="Arial" w:cs="Arial"/>
          <w:sz w:val="24"/>
          <w:szCs w:val="24"/>
        </w:rPr>
        <w:t>within 24 to 60</w:t>
      </w:r>
      <w:r w:rsidR="003649D9">
        <w:rPr>
          <w:rFonts w:ascii="Arial" w:eastAsia="Cambria" w:hAnsi="Arial" w:cs="Arial"/>
          <w:sz w:val="24"/>
          <w:szCs w:val="24"/>
        </w:rPr>
        <w:t xml:space="preserve"> </w:t>
      </w:r>
      <w:r w:rsidRPr="007C21EA">
        <w:rPr>
          <w:rFonts w:ascii="Arial" w:eastAsia="Cambria" w:hAnsi="Arial" w:cs="Arial"/>
          <w:sz w:val="24"/>
          <w:szCs w:val="24"/>
        </w:rPr>
        <w:t>h</w:t>
      </w:r>
      <w:r w:rsidR="003649D9">
        <w:rPr>
          <w:rFonts w:ascii="Arial" w:eastAsia="Cambria" w:hAnsi="Arial" w:cs="Arial"/>
          <w:sz w:val="24"/>
          <w:szCs w:val="24"/>
        </w:rPr>
        <w:t>ours</w:t>
      </w:r>
      <w:r w:rsidRPr="007C21EA">
        <w:rPr>
          <w:rFonts w:ascii="Arial" w:eastAsia="Cambria" w:hAnsi="Arial" w:cs="Arial"/>
          <w:sz w:val="24"/>
          <w:szCs w:val="24"/>
        </w:rPr>
        <w:t xml:space="preserve"> (data not shown). In a minority of instances, such as was observed for phages Bop, CCS3, SDS2, and Car, a single phage was able to prevent measurable host growth over the 72 h</w:t>
      </w:r>
      <w:r w:rsidR="003649D9">
        <w:rPr>
          <w:rFonts w:ascii="Arial" w:eastAsia="Cambria" w:hAnsi="Arial" w:cs="Arial"/>
          <w:sz w:val="24"/>
          <w:szCs w:val="24"/>
        </w:rPr>
        <w:t>our</w:t>
      </w:r>
      <w:r w:rsidRPr="007C21EA">
        <w:rPr>
          <w:rFonts w:ascii="Arial" w:eastAsia="Cambria" w:hAnsi="Arial" w:cs="Arial"/>
          <w:sz w:val="24"/>
          <w:szCs w:val="24"/>
        </w:rPr>
        <w:t xml:space="preserve"> period. However, for most other instances, the growth of phage-resistant </w:t>
      </w:r>
      <w:r w:rsidR="003649D9" w:rsidRPr="003649D9">
        <w:rPr>
          <w:rFonts w:ascii="Arial" w:eastAsia="Cambria" w:hAnsi="Arial" w:cs="Arial"/>
          <w:i/>
          <w:iCs/>
          <w:sz w:val="24"/>
          <w:szCs w:val="24"/>
        </w:rPr>
        <w:t>Enterococcus</w:t>
      </w:r>
      <w:r w:rsidR="003649D9">
        <w:rPr>
          <w:rFonts w:ascii="Arial" w:eastAsia="Cambria" w:hAnsi="Arial" w:cs="Arial"/>
          <w:sz w:val="24"/>
          <w:szCs w:val="24"/>
        </w:rPr>
        <w:t xml:space="preserve"> </w:t>
      </w:r>
      <w:r w:rsidRPr="007C21EA">
        <w:rPr>
          <w:rFonts w:ascii="Arial" w:eastAsia="Cambria" w:hAnsi="Arial" w:cs="Arial"/>
          <w:sz w:val="24"/>
          <w:szCs w:val="24"/>
        </w:rPr>
        <w:t>emerged within 72 h</w:t>
      </w:r>
      <w:r w:rsidR="003649D9">
        <w:rPr>
          <w:rFonts w:ascii="Arial" w:eastAsia="Cambria" w:hAnsi="Arial" w:cs="Arial"/>
          <w:sz w:val="24"/>
          <w:szCs w:val="24"/>
        </w:rPr>
        <w:t>ours</w:t>
      </w:r>
      <w:r w:rsidRPr="007C21EA">
        <w:rPr>
          <w:rFonts w:ascii="Arial" w:eastAsia="Cambria" w:hAnsi="Arial" w:cs="Arial"/>
          <w:sz w:val="24"/>
          <w:szCs w:val="24"/>
        </w:rPr>
        <w:t xml:space="preserve"> of exposure to </w:t>
      </w:r>
      <w:r w:rsidR="0029642B" w:rsidRPr="007C21EA">
        <w:rPr>
          <w:rFonts w:ascii="Arial" w:eastAsia="Cambria" w:hAnsi="Arial" w:cs="Arial"/>
          <w:sz w:val="24"/>
          <w:szCs w:val="24"/>
        </w:rPr>
        <w:t xml:space="preserve">a </w:t>
      </w:r>
      <w:r w:rsidRPr="007C21EA">
        <w:rPr>
          <w:rFonts w:ascii="Arial" w:eastAsia="Cambria" w:hAnsi="Arial" w:cs="Arial"/>
          <w:sz w:val="24"/>
          <w:szCs w:val="24"/>
        </w:rPr>
        <w:t>single phage (</w:t>
      </w:r>
      <w:r w:rsidRPr="007C21EA">
        <w:rPr>
          <w:rFonts w:ascii="Arial" w:eastAsia="Cambria" w:hAnsi="Arial" w:cs="Arial"/>
          <w:b/>
          <w:sz w:val="24"/>
          <w:szCs w:val="24"/>
        </w:rPr>
        <w:t xml:space="preserve">Figure </w:t>
      </w:r>
      <w:del w:id="261" w:author="Stephen Wandro" w:date="2021-04-29T17:06:00Z">
        <w:r w:rsidRPr="007C21EA" w:rsidDel="001A1A38">
          <w:rPr>
            <w:rFonts w:ascii="Arial" w:eastAsia="Cambria" w:hAnsi="Arial" w:cs="Arial"/>
            <w:b/>
            <w:sz w:val="24"/>
            <w:szCs w:val="24"/>
          </w:rPr>
          <w:delText>2</w:delText>
        </w:r>
      </w:del>
      <w:ins w:id="262" w:author="Stephen Wandro" w:date="2021-04-29T17:06:00Z">
        <w:r w:rsidR="001A1A38">
          <w:rPr>
            <w:rFonts w:ascii="Arial" w:eastAsia="Cambria" w:hAnsi="Arial" w:cs="Arial"/>
            <w:b/>
            <w:sz w:val="24"/>
            <w:szCs w:val="24"/>
          </w:rPr>
          <w:t>3</w:t>
        </w:r>
      </w:ins>
      <w:r w:rsidRPr="007C21EA">
        <w:rPr>
          <w:rFonts w:ascii="Arial" w:eastAsia="Cambria" w:hAnsi="Arial" w:cs="Arial"/>
          <w:sz w:val="24"/>
          <w:szCs w:val="24"/>
        </w:rPr>
        <w:t>). There were no single phage</w:t>
      </w:r>
      <w:r w:rsidR="0029642B" w:rsidRPr="007C21EA">
        <w:rPr>
          <w:rFonts w:ascii="Arial" w:eastAsia="Cambria" w:hAnsi="Arial" w:cs="Arial"/>
          <w:sz w:val="24"/>
          <w:szCs w:val="24"/>
        </w:rPr>
        <w:t>s</w:t>
      </w:r>
      <w:r w:rsidRPr="007C21EA">
        <w:rPr>
          <w:rFonts w:ascii="Arial" w:eastAsia="Cambria" w:hAnsi="Arial" w:cs="Arial"/>
          <w:sz w:val="24"/>
          <w:szCs w:val="24"/>
        </w:rPr>
        <w:t xml:space="preserve"> that were able to prevent host growth over the entire 72 h period in all four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tested. </w:t>
      </w:r>
    </w:p>
    <w:p w14:paraId="00000023" w14:textId="3D13E28B"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When </w:t>
      </w:r>
      <w:r w:rsidRPr="007C21EA">
        <w:rPr>
          <w:rFonts w:ascii="Arial" w:eastAsia="Cambria" w:hAnsi="Arial" w:cs="Arial"/>
          <w:i/>
          <w:sz w:val="24"/>
          <w:szCs w:val="24"/>
        </w:rPr>
        <w:t>E. faecalis</w:t>
      </w:r>
      <w:r w:rsidRPr="007C21EA">
        <w:rPr>
          <w:rFonts w:ascii="Arial" w:eastAsia="Cambria" w:hAnsi="Arial" w:cs="Arial"/>
          <w:sz w:val="24"/>
          <w:szCs w:val="24"/>
        </w:rPr>
        <w:t xml:space="preserve"> Yi6-1 was infected with combinations of two phages, some combinations consistently prevented the growth of phage-resistant mutants, while other combinations failed to do so (</w:t>
      </w:r>
      <w:r w:rsidRPr="007C21EA">
        <w:rPr>
          <w:rFonts w:ascii="Arial" w:eastAsia="Cambria" w:hAnsi="Arial" w:cs="Arial"/>
          <w:b/>
          <w:sz w:val="24"/>
          <w:szCs w:val="24"/>
        </w:rPr>
        <w:t xml:space="preserve">Figure </w:t>
      </w:r>
      <w:del w:id="263" w:author="Stephen Wandro" w:date="2021-04-29T17:06:00Z">
        <w:r w:rsidRPr="007C21EA" w:rsidDel="001A1A38">
          <w:rPr>
            <w:rFonts w:ascii="Arial" w:eastAsia="Cambria" w:hAnsi="Arial" w:cs="Arial"/>
            <w:b/>
            <w:sz w:val="24"/>
            <w:szCs w:val="24"/>
          </w:rPr>
          <w:delText>2A</w:delText>
        </w:r>
      </w:del>
      <w:ins w:id="264"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A</w:t>
        </w:r>
      </w:ins>
      <w:r w:rsidRPr="007C21EA">
        <w:rPr>
          <w:rFonts w:ascii="Arial" w:eastAsia="Cambria" w:hAnsi="Arial" w:cs="Arial"/>
          <w:b/>
          <w:sz w:val="24"/>
          <w:szCs w:val="24"/>
        </w:rPr>
        <w:t>-B</w:t>
      </w:r>
      <w:r w:rsidRPr="007C21EA">
        <w:rPr>
          <w:rFonts w:ascii="Arial" w:eastAsia="Cambria" w:hAnsi="Arial" w:cs="Arial"/>
          <w:sz w:val="24"/>
          <w:szCs w:val="24"/>
        </w:rPr>
        <w:t xml:space="preserve">). For </w:t>
      </w:r>
      <w:r w:rsidRPr="007C21EA">
        <w:rPr>
          <w:rFonts w:ascii="Arial" w:eastAsia="Cambria" w:hAnsi="Arial" w:cs="Arial"/>
          <w:i/>
          <w:sz w:val="24"/>
          <w:szCs w:val="24"/>
        </w:rPr>
        <w:t>E. faecalis</w:t>
      </w:r>
      <w:r w:rsidRPr="007C21EA">
        <w:rPr>
          <w:rFonts w:ascii="Arial" w:eastAsia="Cambria" w:hAnsi="Arial" w:cs="Arial"/>
          <w:sz w:val="24"/>
          <w:szCs w:val="24"/>
        </w:rPr>
        <w:t xml:space="preserve"> strains Yi6-1, EF06, and EF11, successful two-phage cocktails were usually composed of multiple phage families (for instance, </w:t>
      </w:r>
      <w:r w:rsidRPr="007C21EA">
        <w:rPr>
          <w:rFonts w:ascii="Arial" w:eastAsia="Cambria" w:hAnsi="Arial" w:cs="Arial"/>
          <w:i/>
          <w:sz w:val="24"/>
          <w:szCs w:val="24"/>
        </w:rPr>
        <w:t>Myoviridae</w:t>
      </w:r>
      <w:r w:rsidRPr="007C21EA">
        <w:rPr>
          <w:rFonts w:ascii="Arial" w:eastAsia="Cambria" w:hAnsi="Arial" w:cs="Arial"/>
          <w:sz w:val="24"/>
          <w:szCs w:val="24"/>
        </w:rPr>
        <w:t xml:space="preserve"> and </w:t>
      </w:r>
      <w:r w:rsidRPr="007C21EA">
        <w:rPr>
          <w:rFonts w:ascii="Arial" w:eastAsia="Cambria" w:hAnsi="Arial" w:cs="Arial"/>
          <w:i/>
          <w:sz w:val="24"/>
          <w:szCs w:val="24"/>
        </w:rPr>
        <w:t>Siphoviridae</w:t>
      </w:r>
      <w:r w:rsidRPr="007C21EA">
        <w:rPr>
          <w:rFonts w:ascii="Arial" w:eastAsia="Cambria" w:hAnsi="Arial" w:cs="Arial"/>
          <w:sz w:val="24"/>
          <w:szCs w:val="24"/>
        </w:rPr>
        <w:t>), but not all cocktails composed of two different families were successful at preventing growth (</w:t>
      </w:r>
      <w:r w:rsidRPr="007C21EA">
        <w:rPr>
          <w:rFonts w:ascii="Arial" w:eastAsia="Cambria" w:hAnsi="Arial" w:cs="Arial"/>
          <w:b/>
          <w:sz w:val="24"/>
          <w:szCs w:val="24"/>
        </w:rPr>
        <w:t xml:space="preserve">Figure </w:t>
      </w:r>
      <w:del w:id="265" w:author="Stephen Wandro" w:date="2021-04-29T17:06:00Z">
        <w:r w:rsidRPr="007C21EA" w:rsidDel="001A1A38">
          <w:rPr>
            <w:rFonts w:ascii="Arial" w:eastAsia="Cambria" w:hAnsi="Arial" w:cs="Arial"/>
            <w:b/>
            <w:sz w:val="24"/>
            <w:szCs w:val="24"/>
          </w:rPr>
          <w:delText>2A</w:delText>
        </w:r>
      </w:del>
      <w:ins w:id="266"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A</w:t>
        </w:r>
      </w:ins>
      <w:r w:rsidRPr="007C21EA">
        <w:rPr>
          <w:rFonts w:ascii="Arial" w:eastAsia="Cambria" w:hAnsi="Arial" w:cs="Arial"/>
          <w:b/>
          <w:sz w:val="24"/>
          <w:szCs w:val="24"/>
        </w:rPr>
        <w:t>-D</w:t>
      </w:r>
      <w:r w:rsidRPr="007C21EA">
        <w:rPr>
          <w:rFonts w:ascii="Arial" w:eastAsia="Cambria" w:hAnsi="Arial" w:cs="Arial"/>
          <w:sz w:val="24"/>
          <w:szCs w:val="24"/>
        </w:rPr>
        <w:t xml:space="preserve">).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V587 (VRE) was only tested with </w:t>
      </w:r>
      <w:r w:rsidRPr="007C21EA">
        <w:rPr>
          <w:rFonts w:ascii="Arial" w:eastAsia="Cambria" w:hAnsi="Arial" w:cs="Arial"/>
          <w:i/>
          <w:sz w:val="24"/>
          <w:szCs w:val="24"/>
        </w:rPr>
        <w:t>Myoviridae</w:t>
      </w:r>
      <w:r w:rsidRPr="007C21EA">
        <w:rPr>
          <w:rFonts w:ascii="Arial" w:eastAsia="Cambria" w:hAnsi="Arial" w:cs="Arial"/>
          <w:sz w:val="24"/>
          <w:szCs w:val="24"/>
        </w:rPr>
        <w:t xml:space="preserve"> phages, as it was not susceptible to any of the </w:t>
      </w:r>
      <w:r w:rsidRPr="007C21EA">
        <w:rPr>
          <w:rFonts w:ascii="Arial" w:eastAsia="Cambria" w:hAnsi="Arial" w:cs="Arial"/>
          <w:i/>
          <w:sz w:val="24"/>
          <w:szCs w:val="24"/>
        </w:rPr>
        <w:t>Siphoviridae</w:t>
      </w:r>
      <w:r w:rsidRPr="007C21EA">
        <w:rPr>
          <w:rFonts w:ascii="Arial" w:eastAsia="Cambria" w:hAnsi="Arial" w:cs="Arial"/>
          <w:sz w:val="24"/>
          <w:szCs w:val="24"/>
        </w:rPr>
        <w:t xml:space="preserve"> or </w:t>
      </w:r>
      <w:r w:rsidRPr="007C21EA">
        <w:rPr>
          <w:rFonts w:ascii="Arial" w:eastAsia="Cambria" w:hAnsi="Arial" w:cs="Arial"/>
          <w:i/>
          <w:sz w:val="24"/>
          <w:szCs w:val="24"/>
        </w:rPr>
        <w:t>Podoviridae</w:t>
      </w:r>
      <w:r w:rsidRPr="007C21EA">
        <w:rPr>
          <w:rFonts w:ascii="Arial" w:eastAsia="Cambria" w:hAnsi="Arial" w:cs="Arial"/>
          <w:sz w:val="24"/>
          <w:szCs w:val="24"/>
        </w:rPr>
        <w:t xml:space="preserve"> phages in our collection. In</w:t>
      </w:r>
      <w:r w:rsidRPr="007C21EA">
        <w:rPr>
          <w:rFonts w:ascii="Arial" w:eastAsia="Cambria" w:hAnsi="Arial" w:cs="Arial"/>
          <w:i/>
          <w:sz w:val="24"/>
          <w:szCs w:val="24"/>
        </w:rPr>
        <w:t xml:space="preserve"> </w:t>
      </w:r>
      <w:r w:rsidRPr="007C21EA">
        <w:rPr>
          <w:rFonts w:ascii="Arial" w:eastAsia="Cambria" w:hAnsi="Arial" w:cs="Arial"/>
          <w:sz w:val="24"/>
          <w:szCs w:val="24"/>
        </w:rPr>
        <w:t xml:space="preserve">V587, some single-family combinations of </w:t>
      </w:r>
      <w:r w:rsidRPr="007C21EA">
        <w:rPr>
          <w:rFonts w:ascii="Arial" w:eastAsia="Cambria" w:hAnsi="Arial" w:cs="Arial"/>
          <w:i/>
          <w:sz w:val="24"/>
          <w:szCs w:val="24"/>
        </w:rPr>
        <w:t>Myoviridae</w:t>
      </w:r>
      <w:r w:rsidRPr="007C21EA">
        <w:rPr>
          <w:rFonts w:ascii="Arial" w:eastAsia="Cambria" w:hAnsi="Arial" w:cs="Arial"/>
          <w:sz w:val="24"/>
          <w:szCs w:val="24"/>
        </w:rPr>
        <w:t xml:space="preserve"> phages were effective at preventing growth (</w:t>
      </w:r>
      <w:r w:rsidRPr="007C21EA">
        <w:rPr>
          <w:rFonts w:ascii="Arial" w:eastAsia="Cambria" w:hAnsi="Arial" w:cs="Arial"/>
          <w:b/>
          <w:sz w:val="24"/>
          <w:szCs w:val="24"/>
        </w:rPr>
        <w:t xml:space="preserve">Figure </w:t>
      </w:r>
      <w:del w:id="267" w:author="Stephen Wandro" w:date="2021-04-29T17:06:00Z">
        <w:r w:rsidRPr="007C21EA" w:rsidDel="001A1A38">
          <w:rPr>
            <w:rFonts w:ascii="Arial" w:eastAsia="Cambria" w:hAnsi="Arial" w:cs="Arial"/>
            <w:b/>
            <w:sz w:val="24"/>
            <w:szCs w:val="24"/>
          </w:rPr>
          <w:delText>2E</w:delText>
        </w:r>
      </w:del>
      <w:ins w:id="268" w:author="Stephen Wandro" w:date="2021-04-29T17:06:00Z">
        <w:r w:rsidR="001A1A38">
          <w:rPr>
            <w:rFonts w:ascii="Arial" w:eastAsia="Cambria" w:hAnsi="Arial" w:cs="Arial"/>
            <w:b/>
            <w:sz w:val="24"/>
            <w:szCs w:val="24"/>
          </w:rPr>
          <w:t>3</w:t>
        </w:r>
        <w:r w:rsidR="001A1A38" w:rsidRPr="007C21EA">
          <w:rPr>
            <w:rFonts w:ascii="Arial" w:eastAsia="Cambria" w:hAnsi="Arial" w:cs="Arial"/>
            <w:b/>
            <w:sz w:val="24"/>
            <w:szCs w:val="24"/>
          </w:rPr>
          <w:t>E</w:t>
        </w:r>
      </w:ins>
      <w:r w:rsidRPr="007C21EA">
        <w:rPr>
          <w:rFonts w:ascii="Arial" w:eastAsia="Cambria" w:hAnsi="Arial" w:cs="Arial"/>
          <w:sz w:val="24"/>
          <w:szCs w:val="24"/>
        </w:rPr>
        <w:t xml:space="preserve">). Three-phage cocktails were often successful at preventing bacterial growth for all four </w:t>
      </w:r>
      <w:r w:rsidRPr="007C21EA">
        <w:rPr>
          <w:rFonts w:ascii="Arial" w:eastAsia="Cambria" w:hAnsi="Arial" w:cs="Arial"/>
          <w:i/>
          <w:sz w:val="24"/>
          <w:szCs w:val="24"/>
        </w:rPr>
        <w:t>E. feacalis</w:t>
      </w:r>
      <w:r w:rsidRPr="007C21EA">
        <w:rPr>
          <w:rFonts w:ascii="Arial" w:eastAsia="Cambria" w:hAnsi="Arial" w:cs="Arial"/>
          <w:sz w:val="24"/>
          <w:szCs w:val="24"/>
        </w:rPr>
        <w:t xml:space="preserve"> strains (</w:t>
      </w:r>
      <w:r w:rsidRPr="007C21EA">
        <w:rPr>
          <w:rFonts w:ascii="Arial" w:eastAsia="Cambria" w:hAnsi="Arial" w:cs="Arial"/>
          <w:b/>
          <w:sz w:val="24"/>
          <w:szCs w:val="24"/>
        </w:rPr>
        <w:t xml:space="preserve">Figure </w:t>
      </w:r>
      <w:del w:id="269" w:author="Stephen Wandro" w:date="2021-04-29T17:05:00Z">
        <w:r w:rsidRPr="007C21EA" w:rsidDel="001A1A38">
          <w:rPr>
            <w:rFonts w:ascii="Arial" w:eastAsia="Cambria" w:hAnsi="Arial" w:cs="Arial"/>
            <w:b/>
            <w:sz w:val="24"/>
            <w:szCs w:val="24"/>
          </w:rPr>
          <w:delText>2</w:delText>
        </w:r>
      </w:del>
      <w:ins w:id="270" w:author="Stephen Wandro" w:date="2021-04-29T17:05:00Z">
        <w:r w:rsidR="001A1A38">
          <w:rPr>
            <w:rFonts w:ascii="Arial" w:eastAsia="Cambria" w:hAnsi="Arial" w:cs="Arial"/>
            <w:b/>
            <w:sz w:val="24"/>
            <w:szCs w:val="24"/>
          </w:rPr>
          <w:t>3</w:t>
        </w:r>
      </w:ins>
      <w:r w:rsidRPr="007C21EA">
        <w:rPr>
          <w:rFonts w:ascii="Arial" w:eastAsia="Cambria" w:hAnsi="Arial" w:cs="Arial"/>
          <w:sz w:val="24"/>
          <w:szCs w:val="24"/>
        </w:rPr>
        <w:t>).  However, adding a third phage to the cocktail did not generally improve a cocktail’s ability to prevent the</w:t>
      </w:r>
      <w:r w:rsidR="003649D9">
        <w:rPr>
          <w:rFonts w:ascii="Arial" w:eastAsia="Cambria" w:hAnsi="Arial" w:cs="Arial"/>
          <w:sz w:val="24"/>
          <w:szCs w:val="24"/>
        </w:rPr>
        <w:t xml:space="preserve"> emergence of phage resistance</w:t>
      </w:r>
      <w:r w:rsidRPr="007C21EA">
        <w:rPr>
          <w:rFonts w:ascii="Arial" w:eastAsia="Cambria" w:hAnsi="Arial" w:cs="Arial"/>
          <w:sz w:val="24"/>
          <w:szCs w:val="24"/>
        </w:rPr>
        <w:t xml:space="preserve">, as </w:t>
      </w:r>
      <w:r w:rsidRPr="007C21EA">
        <w:rPr>
          <w:rFonts w:ascii="Arial" w:eastAsia="Cambria" w:hAnsi="Arial" w:cs="Arial"/>
          <w:sz w:val="24"/>
          <w:szCs w:val="24"/>
        </w:rPr>
        <w:lastRenderedPageBreak/>
        <w:t>most successful three-phage cocktails contained a phage combination that worked together as two-phage cocktails.</w:t>
      </w:r>
    </w:p>
    <w:p w14:paraId="00000025" w14:textId="77777777" w:rsidR="000207FA" w:rsidRPr="007C21EA" w:rsidRDefault="000207FA">
      <w:pPr>
        <w:spacing w:line="479" w:lineRule="auto"/>
        <w:rPr>
          <w:rFonts w:ascii="Arial" w:eastAsia="Cambria" w:hAnsi="Arial" w:cs="Arial"/>
          <w:sz w:val="24"/>
          <w:szCs w:val="24"/>
        </w:rPr>
      </w:pPr>
    </w:p>
    <w:p w14:paraId="00000026" w14:textId="699A62A7" w:rsidR="000207FA" w:rsidRPr="007E6EB5" w:rsidRDefault="007E6EB5">
      <w:pPr>
        <w:spacing w:line="479" w:lineRule="auto"/>
        <w:rPr>
          <w:rFonts w:ascii="Arial" w:eastAsia="Cambria" w:hAnsi="Arial" w:cs="Arial"/>
          <w:sz w:val="24"/>
          <w:szCs w:val="24"/>
          <w:u w:val="single"/>
        </w:rPr>
      </w:pPr>
      <w:ins w:id="271" w:author="Stephen Wandro" w:date="2021-03-25T16:55:00Z">
        <w:r w:rsidRPr="007E6EB5">
          <w:rPr>
            <w:rFonts w:ascii="Arial" w:eastAsia="Cambria" w:hAnsi="Arial" w:cs="Arial"/>
            <w:sz w:val="24"/>
            <w:szCs w:val="24"/>
            <w:u w:val="single"/>
            <w:rPrChange w:id="272" w:author="Stephen Wandro" w:date="2021-03-25T16:55:00Z">
              <w:rPr>
                <w:rFonts w:ascii="Arial" w:eastAsia="Cambria" w:hAnsi="Arial" w:cs="Arial"/>
                <w:sz w:val="24"/>
                <w:szCs w:val="24"/>
              </w:rPr>
            </w:rPrChange>
          </w:rPr>
          <w:t>Phage growth dynamics by qPCR</w:t>
        </w:r>
      </w:ins>
      <w:r w:rsidR="00563D7E" w:rsidRPr="007E6EB5">
        <w:rPr>
          <w:rFonts w:ascii="Arial" w:eastAsia="Cambria" w:hAnsi="Arial" w:cs="Arial"/>
          <w:sz w:val="24"/>
          <w:szCs w:val="24"/>
          <w:u w:val="single"/>
          <w:rPrChange w:id="273" w:author="Stephen Wandro" w:date="2021-03-25T16:55:00Z">
            <w:rPr>
              <w:rFonts w:ascii="Arial" w:eastAsia="Cambria" w:hAnsi="Arial" w:cs="Arial"/>
              <w:sz w:val="24"/>
              <w:szCs w:val="24"/>
            </w:rPr>
          </w:rPrChange>
        </w:rPr>
        <w:t xml:space="preserve"> </w:t>
      </w:r>
      <w:del w:id="274" w:author="Stephen Wandro" w:date="2021-03-25T16:55:00Z">
        <w:r w:rsidR="00563D7E" w:rsidRPr="007E6EB5" w:rsidDel="007E6EB5">
          <w:rPr>
            <w:rFonts w:ascii="Arial" w:eastAsia="Cambria" w:hAnsi="Arial" w:cs="Arial"/>
            <w:i/>
            <w:sz w:val="24"/>
            <w:szCs w:val="24"/>
            <w:u w:val="single"/>
          </w:rPr>
          <w:delText>Siphoviridae and Podoviridae</w:delText>
        </w:r>
        <w:r w:rsidR="00563D7E" w:rsidRPr="007E6EB5" w:rsidDel="007E6EB5">
          <w:rPr>
            <w:rFonts w:ascii="Arial" w:eastAsia="Cambria" w:hAnsi="Arial" w:cs="Arial"/>
            <w:sz w:val="24"/>
            <w:szCs w:val="24"/>
            <w:u w:val="single"/>
          </w:rPr>
          <w:delText xml:space="preserve"> phages dominate in most cocktails</w:delText>
        </w:r>
      </w:del>
    </w:p>
    <w:p w14:paraId="00000028" w14:textId="343359F2"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To understand the dynamics of our cocktails, we used quantitative PCR (qPCR) to</w:t>
      </w:r>
      <w:r w:rsidR="006C3DE6">
        <w:rPr>
          <w:rFonts w:ascii="Arial" w:eastAsia="Cambria" w:hAnsi="Arial" w:cs="Arial"/>
          <w:sz w:val="24"/>
          <w:szCs w:val="24"/>
        </w:rPr>
        <w:t xml:space="preserve"> </w:t>
      </w:r>
      <w:r w:rsidRPr="007C21EA">
        <w:rPr>
          <w:rFonts w:ascii="Arial" w:eastAsia="Cambria" w:hAnsi="Arial" w:cs="Arial"/>
          <w:sz w:val="24"/>
          <w:szCs w:val="24"/>
        </w:rPr>
        <w:t xml:space="preserve">estimate the relative abundance of each phage in the cocktail during the course of infecting </w:t>
      </w:r>
      <w:r w:rsidRPr="007C21EA">
        <w:rPr>
          <w:rFonts w:ascii="Arial" w:eastAsia="Cambria" w:hAnsi="Arial" w:cs="Arial"/>
          <w:i/>
          <w:sz w:val="24"/>
          <w:szCs w:val="24"/>
        </w:rPr>
        <w:t xml:space="preserve">E. faecalis </w:t>
      </w:r>
      <w:r w:rsidRPr="007C21EA">
        <w:rPr>
          <w:rFonts w:ascii="Arial" w:eastAsia="Cambria" w:hAnsi="Arial" w:cs="Arial"/>
          <w:sz w:val="24"/>
          <w:szCs w:val="24"/>
        </w:rPr>
        <w:t xml:space="preserve">strain Yi6-1. We selected cocktails containing two or three phages that were </w:t>
      </w:r>
      <w:r w:rsidR="00F27ADC">
        <w:rPr>
          <w:rFonts w:ascii="Arial" w:eastAsia="Cambria" w:hAnsi="Arial" w:cs="Arial"/>
          <w:sz w:val="24"/>
          <w:szCs w:val="24"/>
        </w:rPr>
        <w:t xml:space="preserve">ineffective as individual phages, but were </w:t>
      </w:r>
      <w:r w:rsidRPr="007C21EA">
        <w:rPr>
          <w:rFonts w:ascii="Arial" w:eastAsia="Cambria" w:hAnsi="Arial" w:cs="Arial"/>
          <w:sz w:val="24"/>
          <w:szCs w:val="24"/>
        </w:rPr>
        <w:t xml:space="preserve">successful </w:t>
      </w:r>
      <w:r w:rsidR="00F27ADC">
        <w:rPr>
          <w:rFonts w:ascii="Arial" w:eastAsia="Cambria" w:hAnsi="Arial" w:cs="Arial"/>
          <w:sz w:val="24"/>
          <w:szCs w:val="24"/>
        </w:rPr>
        <w:t xml:space="preserve">as cocktails </w:t>
      </w:r>
      <w:r w:rsidRPr="007C21EA">
        <w:rPr>
          <w:rFonts w:ascii="Arial" w:eastAsia="Cambria" w:hAnsi="Arial" w:cs="Arial"/>
          <w:sz w:val="24"/>
          <w:szCs w:val="24"/>
        </w:rPr>
        <w:t>in preventing bacterial growth over 72 h</w:t>
      </w:r>
      <w:r w:rsidR="00226345">
        <w:rPr>
          <w:rFonts w:ascii="Arial" w:eastAsia="Cambria" w:hAnsi="Arial" w:cs="Arial"/>
          <w:sz w:val="24"/>
          <w:szCs w:val="24"/>
        </w:rPr>
        <w:t>ours</w:t>
      </w:r>
      <w:r w:rsidRPr="007C21EA">
        <w:rPr>
          <w:rFonts w:ascii="Arial" w:eastAsia="Cambria" w:hAnsi="Arial" w:cs="Arial"/>
          <w:sz w:val="24"/>
          <w:szCs w:val="24"/>
        </w:rPr>
        <w:t>. Phage DNA was extracted immediately after phage and host inoculation (0 h</w:t>
      </w:r>
      <w:r w:rsidR="00226345">
        <w:rPr>
          <w:rFonts w:ascii="Arial" w:eastAsia="Cambria" w:hAnsi="Arial" w:cs="Arial"/>
          <w:sz w:val="24"/>
          <w:szCs w:val="24"/>
        </w:rPr>
        <w:t>ours</w:t>
      </w:r>
      <w:r w:rsidRPr="007C21EA">
        <w:rPr>
          <w:rFonts w:ascii="Arial" w:eastAsia="Cambria" w:hAnsi="Arial" w:cs="Arial"/>
          <w:sz w:val="24"/>
          <w:szCs w:val="24"/>
        </w:rPr>
        <w:t xml:space="preserve">), as well as </w:t>
      </w:r>
      <w:r w:rsidR="0029642B" w:rsidRPr="007C21EA">
        <w:rPr>
          <w:rFonts w:ascii="Arial" w:eastAsia="Cambria" w:hAnsi="Arial" w:cs="Arial"/>
          <w:sz w:val="24"/>
          <w:szCs w:val="24"/>
        </w:rPr>
        <w:t xml:space="preserve">at </w:t>
      </w:r>
      <w:r w:rsidRPr="007C21EA">
        <w:rPr>
          <w:rFonts w:ascii="Arial" w:eastAsia="Cambria" w:hAnsi="Arial" w:cs="Arial"/>
          <w:sz w:val="24"/>
          <w:szCs w:val="24"/>
        </w:rPr>
        <w:t>24, 48, and 72 h</w:t>
      </w:r>
      <w:r w:rsidR="00226345">
        <w:rPr>
          <w:rFonts w:ascii="Arial" w:eastAsia="Cambria" w:hAnsi="Arial" w:cs="Arial"/>
          <w:sz w:val="24"/>
          <w:szCs w:val="24"/>
        </w:rPr>
        <w:t>ours</w:t>
      </w:r>
      <w:r w:rsidRPr="007C21EA">
        <w:rPr>
          <w:rFonts w:ascii="Arial" w:eastAsia="Cambria" w:hAnsi="Arial" w:cs="Arial"/>
          <w:sz w:val="24"/>
          <w:szCs w:val="24"/>
        </w:rPr>
        <w:t xml:space="preserve"> post-inoculation. Changes in phage abundances over time in each of eight cocktails were plotted over 72 h</w:t>
      </w:r>
      <w:r w:rsidR="00226345">
        <w:rPr>
          <w:rFonts w:ascii="Arial" w:eastAsia="Cambria" w:hAnsi="Arial" w:cs="Arial"/>
          <w:sz w:val="24"/>
          <w:szCs w:val="24"/>
        </w:rPr>
        <w:t>ours</w:t>
      </w:r>
      <w:r w:rsidRPr="007C21EA">
        <w:rPr>
          <w:rFonts w:ascii="Arial" w:eastAsia="Cambria" w:hAnsi="Arial" w:cs="Arial"/>
          <w:sz w:val="24"/>
          <w:szCs w:val="24"/>
        </w:rPr>
        <w:t xml:space="preserve">, as compared with </w:t>
      </w:r>
      <w:del w:id="275" w:author="Stephen Wandro" w:date="2021-04-29T16:41:00Z">
        <w:r w:rsidRPr="007C21EA" w:rsidDel="00D96527">
          <w:rPr>
            <w:rFonts w:ascii="Arial" w:eastAsia="Cambria" w:hAnsi="Arial" w:cs="Arial"/>
            <w:sz w:val="24"/>
            <w:szCs w:val="24"/>
          </w:rPr>
          <w:delText xml:space="preserve">the </w:delText>
        </w:r>
      </w:del>
      <w:ins w:id="276" w:author="Stephen Wandro" w:date="2021-04-29T16:41:00Z">
        <w:r w:rsidR="00D96527">
          <w:rPr>
            <w:rFonts w:ascii="Arial" w:eastAsia="Cambria" w:hAnsi="Arial" w:cs="Arial"/>
            <w:sz w:val="24"/>
            <w:szCs w:val="24"/>
          </w:rPr>
          <w:t>a</w:t>
        </w:r>
        <w:r w:rsidR="00D96527" w:rsidRPr="007C21EA">
          <w:rPr>
            <w:rFonts w:ascii="Arial" w:eastAsia="Cambria" w:hAnsi="Arial" w:cs="Arial"/>
            <w:sz w:val="24"/>
            <w:szCs w:val="24"/>
          </w:rPr>
          <w:t xml:space="preserve"> </w:t>
        </w:r>
      </w:ins>
      <w:r w:rsidRPr="007C21EA">
        <w:rPr>
          <w:rFonts w:ascii="Arial" w:eastAsia="Cambria" w:hAnsi="Arial" w:cs="Arial"/>
          <w:sz w:val="24"/>
          <w:szCs w:val="24"/>
        </w:rPr>
        <w:t xml:space="preserve">phage-only control </w:t>
      </w:r>
      <w:ins w:id="277" w:author="Stephen Wandro" w:date="2021-04-29T16:41:00Z">
        <w:r w:rsidR="00D96527">
          <w:rPr>
            <w:rFonts w:ascii="Arial" w:eastAsia="Cambria" w:hAnsi="Arial" w:cs="Arial"/>
            <w:sz w:val="24"/>
            <w:szCs w:val="24"/>
          </w:rPr>
          <w:t xml:space="preserve">with no bacteria </w:t>
        </w:r>
      </w:ins>
      <w:r w:rsidRPr="007C21EA">
        <w:rPr>
          <w:rFonts w:ascii="Arial" w:eastAsia="Cambria" w:hAnsi="Arial" w:cs="Arial"/>
          <w:sz w:val="24"/>
          <w:szCs w:val="24"/>
        </w:rPr>
        <w:t>(</w:t>
      </w:r>
      <w:r w:rsidRPr="007C21EA">
        <w:rPr>
          <w:rFonts w:ascii="Arial" w:eastAsia="Cambria" w:hAnsi="Arial" w:cs="Arial"/>
          <w:b/>
          <w:sz w:val="24"/>
          <w:szCs w:val="24"/>
        </w:rPr>
        <w:t xml:space="preserve">Figure </w:t>
      </w:r>
      <w:del w:id="278" w:author="Stephen Wandro" w:date="2021-04-29T17:05:00Z">
        <w:r w:rsidRPr="007C21EA" w:rsidDel="001A1A38">
          <w:rPr>
            <w:rFonts w:ascii="Arial" w:eastAsia="Cambria" w:hAnsi="Arial" w:cs="Arial"/>
            <w:b/>
            <w:sz w:val="24"/>
            <w:szCs w:val="24"/>
          </w:rPr>
          <w:delText>3</w:delText>
        </w:r>
      </w:del>
      <w:ins w:id="279" w:author="Stephen Wandro" w:date="2021-04-29T17:05:00Z">
        <w:r w:rsidR="001A1A38">
          <w:rPr>
            <w:rFonts w:ascii="Arial" w:eastAsia="Cambria" w:hAnsi="Arial" w:cs="Arial"/>
            <w:b/>
            <w:sz w:val="24"/>
            <w:szCs w:val="24"/>
          </w:rPr>
          <w:t>4</w:t>
        </w:r>
      </w:ins>
      <w:ins w:id="280" w:author="Stephen Wandro" w:date="2021-04-29T16:41:00Z">
        <w:r w:rsidR="00D96527">
          <w:rPr>
            <w:rFonts w:ascii="Arial" w:eastAsia="Cambria" w:hAnsi="Arial" w:cs="Arial"/>
            <w:b/>
            <w:sz w:val="24"/>
            <w:szCs w:val="24"/>
          </w:rPr>
          <w:t>A-H</w:t>
        </w:r>
      </w:ins>
      <w:r w:rsidRPr="007C21EA">
        <w:rPr>
          <w:rFonts w:ascii="Arial" w:eastAsia="Cambria" w:hAnsi="Arial" w:cs="Arial"/>
          <w:sz w:val="24"/>
          <w:szCs w:val="24"/>
        </w:rPr>
        <w:t xml:space="preserve">). </w:t>
      </w:r>
      <w:ins w:id="281" w:author="Stephen Wandro" w:date="2021-04-29T16:42:00Z">
        <w:r w:rsidR="00D96527">
          <w:rPr>
            <w:rFonts w:ascii="Arial" w:eastAsia="Cambria" w:hAnsi="Arial" w:cs="Arial"/>
            <w:sz w:val="24"/>
            <w:szCs w:val="24"/>
          </w:rPr>
          <w:t>Each i</w:t>
        </w:r>
      </w:ins>
      <w:ins w:id="282" w:author="Stephen Wandro" w:date="2021-04-29T16:41:00Z">
        <w:r w:rsidR="00D96527">
          <w:rPr>
            <w:rFonts w:ascii="Arial" w:eastAsia="Cambria" w:hAnsi="Arial" w:cs="Arial"/>
            <w:sz w:val="24"/>
            <w:szCs w:val="24"/>
          </w:rPr>
          <w:t>ndividua</w:t>
        </w:r>
      </w:ins>
      <w:ins w:id="283" w:author="Stephen Wandro" w:date="2021-04-29T16:42:00Z">
        <w:r w:rsidR="00D96527">
          <w:rPr>
            <w:rFonts w:ascii="Arial" w:eastAsia="Cambria" w:hAnsi="Arial" w:cs="Arial"/>
            <w:sz w:val="24"/>
            <w:szCs w:val="24"/>
          </w:rPr>
          <w:t xml:space="preserve">l phage infecting </w:t>
        </w:r>
        <w:r w:rsidR="00D96527" w:rsidRPr="007C21EA">
          <w:rPr>
            <w:rFonts w:ascii="Arial" w:eastAsia="Cambria" w:hAnsi="Arial" w:cs="Arial"/>
            <w:i/>
            <w:sz w:val="24"/>
            <w:szCs w:val="24"/>
          </w:rPr>
          <w:t xml:space="preserve">E. faecalis </w:t>
        </w:r>
        <w:r w:rsidR="00D96527" w:rsidRPr="007C21EA">
          <w:rPr>
            <w:rFonts w:ascii="Arial" w:eastAsia="Cambria" w:hAnsi="Arial" w:cs="Arial"/>
            <w:sz w:val="24"/>
            <w:szCs w:val="24"/>
          </w:rPr>
          <w:t>strain Yi6-1</w:t>
        </w:r>
        <w:r w:rsidR="00D96527">
          <w:rPr>
            <w:rFonts w:ascii="Arial" w:eastAsia="Cambria" w:hAnsi="Arial" w:cs="Arial"/>
            <w:sz w:val="24"/>
            <w:szCs w:val="24"/>
          </w:rPr>
          <w:t xml:space="preserve"> is shown for comparison (</w:t>
        </w:r>
        <w:r w:rsidR="00D96527">
          <w:rPr>
            <w:rFonts w:ascii="Arial" w:eastAsia="Cambria" w:hAnsi="Arial" w:cs="Arial"/>
            <w:b/>
            <w:bCs/>
            <w:sz w:val="24"/>
            <w:szCs w:val="24"/>
          </w:rPr>
          <w:t xml:space="preserve">Figure </w:t>
        </w:r>
      </w:ins>
      <w:ins w:id="284" w:author="Stephen Wandro" w:date="2021-04-29T17:05:00Z">
        <w:r w:rsidR="001A1A38">
          <w:rPr>
            <w:rFonts w:ascii="Arial" w:eastAsia="Cambria" w:hAnsi="Arial" w:cs="Arial"/>
            <w:b/>
            <w:bCs/>
            <w:sz w:val="24"/>
            <w:szCs w:val="24"/>
          </w:rPr>
          <w:t>4</w:t>
        </w:r>
      </w:ins>
      <w:ins w:id="285" w:author="Stephen Wandro" w:date="2021-04-29T16:42:00Z">
        <w:r w:rsidR="00D96527">
          <w:rPr>
            <w:rFonts w:ascii="Arial" w:eastAsia="Cambria" w:hAnsi="Arial" w:cs="Arial"/>
            <w:b/>
            <w:bCs/>
            <w:sz w:val="24"/>
            <w:szCs w:val="24"/>
          </w:rPr>
          <w:t>I</w:t>
        </w:r>
        <w:r w:rsidR="00D96527">
          <w:rPr>
            <w:rFonts w:ascii="Arial" w:eastAsia="Cambria" w:hAnsi="Arial" w:cs="Arial"/>
            <w:sz w:val="24"/>
            <w:szCs w:val="24"/>
          </w:rPr>
          <w:t xml:space="preserve">). </w:t>
        </w:r>
      </w:ins>
      <w:r w:rsidRPr="007C21EA">
        <w:rPr>
          <w:rFonts w:ascii="Arial" w:eastAsia="Cambria" w:hAnsi="Arial" w:cs="Arial"/>
          <w:sz w:val="24"/>
          <w:szCs w:val="24"/>
        </w:rPr>
        <w:t xml:space="preserve">Optical density (OD) measurements for each culture </w:t>
      </w:r>
      <w:r w:rsidR="00B6500C" w:rsidRPr="007C21EA">
        <w:rPr>
          <w:rFonts w:ascii="Arial" w:eastAsia="Cambria" w:hAnsi="Arial" w:cs="Arial"/>
          <w:sz w:val="24"/>
          <w:szCs w:val="24"/>
        </w:rPr>
        <w:t>we</w:t>
      </w:r>
      <w:r w:rsidRPr="007C21EA">
        <w:rPr>
          <w:rFonts w:ascii="Arial" w:eastAsia="Cambria" w:hAnsi="Arial" w:cs="Arial"/>
          <w:sz w:val="24"/>
          <w:szCs w:val="24"/>
        </w:rPr>
        <w:t>re also plotted to demonstrate that each phage cocktail largely prevented the growth of Yi6-1 for the duration of 72 h</w:t>
      </w:r>
      <w:r w:rsidR="00226345">
        <w:rPr>
          <w:rFonts w:ascii="Arial" w:eastAsia="Cambria" w:hAnsi="Arial" w:cs="Arial"/>
          <w:sz w:val="24"/>
          <w:szCs w:val="24"/>
        </w:rPr>
        <w:t>our</w:t>
      </w:r>
      <w:r w:rsidRPr="007C21EA">
        <w:rPr>
          <w:rFonts w:ascii="Arial" w:eastAsia="Cambria" w:hAnsi="Arial" w:cs="Arial"/>
          <w:sz w:val="24"/>
          <w:szCs w:val="24"/>
        </w:rPr>
        <w:t xml:space="preserve"> period.</w:t>
      </w:r>
    </w:p>
    <w:p w14:paraId="00000029" w14:textId="3B6D0E12"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ab/>
        <w:t>Cocktail 1 contained phages Carl (</w:t>
      </w:r>
      <w:r w:rsidRPr="007C21EA">
        <w:rPr>
          <w:rFonts w:ascii="Arial" w:eastAsia="Cambria" w:hAnsi="Arial" w:cs="Arial"/>
          <w:i/>
          <w:sz w:val="24"/>
          <w:szCs w:val="24"/>
        </w:rPr>
        <w:t>Myoviridae</w:t>
      </w:r>
      <w:r w:rsidRPr="007C21EA">
        <w:rPr>
          <w:rFonts w:ascii="Arial" w:eastAsia="Cambria" w:hAnsi="Arial" w:cs="Arial"/>
          <w:sz w:val="24"/>
          <w:szCs w:val="24"/>
        </w:rPr>
        <w:t>), CCS2 (</w:t>
      </w:r>
      <w:r w:rsidRPr="007C21EA">
        <w:rPr>
          <w:rFonts w:ascii="Arial" w:eastAsia="Cambria" w:hAnsi="Arial" w:cs="Arial"/>
          <w:i/>
          <w:sz w:val="24"/>
          <w:szCs w:val="24"/>
        </w:rPr>
        <w:t>Siphoviridae</w:t>
      </w:r>
      <w:r w:rsidRPr="007C21EA">
        <w:rPr>
          <w:rFonts w:ascii="Arial" w:eastAsia="Cambria" w:hAnsi="Arial" w:cs="Arial"/>
          <w:sz w:val="24"/>
          <w:szCs w:val="24"/>
        </w:rPr>
        <w:t>), and Ben (</w:t>
      </w:r>
      <w:r w:rsidRPr="007C21EA">
        <w:rPr>
          <w:rFonts w:ascii="Arial" w:eastAsia="Cambria" w:hAnsi="Arial" w:cs="Arial"/>
          <w:i/>
          <w:sz w:val="24"/>
          <w:szCs w:val="24"/>
        </w:rPr>
        <w:t>Myoviridae</w:t>
      </w:r>
      <w:r w:rsidRPr="007C21EA">
        <w:rPr>
          <w:rFonts w:ascii="Arial" w:eastAsia="Cambria" w:hAnsi="Arial" w:cs="Arial"/>
          <w:sz w:val="24"/>
          <w:szCs w:val="24"/>
        </w:rPr>
        <w:t>). While the concentrations of Carl and CCS2 increased by ~1.5 log PFU/ml, the concentration of Ben increased by ~3 log PFU/ml (</w:t>
      </w:r>
      <w:r w:rsidRPr="007C21EA">
        <w:rPr>
          <w:rFonts w:ascii="Arial" w:eastAsia="Cambria" w:hAnsi="Arial" w:cs="Arial"/>
          <w:b/>
          <w:sz w:val="24"/>
          <w:szCs w:val="24"/>
        </w:rPr>
        <w:t xml:space="preserve">Figure </w:t>
      </w:r>
      <w:ins w:id="286" w:author="Stephen Wandro" w:date="2021-04-29T17:05:00Z">
        <w:r w:rsidR="001A1A38">
          <w:rPr>
            <w:rFonts w:ascii="Arial" w:eastAsia="Cambria" w:hAnsi="Arial" w:cs="Arial"/>
            <w:b/>
            <w:sz w:val="24"/>
            <w:szCs w:val="24"/>
          </w:rPr>
          <w:t>4</w:t>
        </w:r>
      </w:ins>
      <w:del w:id="287" w:author="Stephen Wandro" w:date="2021-04-29T17:05:00Z">
        <w:r w:rsidRPr="007C21EA" w:rsidDel="001A1A38">
          <w:rPr>
            <w:rFonts w:ascii="Arial" w:eastAsia="Cambria" w:hAnsi="Arial" w:cs="Arial"/>
            <w:b/>
            <w:sz w:val="24"/>
            <w:szCs w:val="24"/>
          </w:rPr>
          <w:delText>3</w:delText>
        </w:r>
      </w:del>
      <w:r w:rsidRPr="007C21EA">
        <w:rPr>
          <w:rFonts w:ascii="Arial" w:eastAsia="Cambria" w:hAnsi="Arial" w:cs="Arial"/>
          <w:b/>
          <w:sz w:val="24"/>
          <w:szCs w:val="24"/>
        </w:rPr>
        <w:t>A</w:t>
      </w:r>
      <w:r w:rsidRPr="007C21EA">
        <w:rPr>
          <w:rFonts w:ascii="Arial" w:eastAsia="Cambria" w:hAnsi="Arial" w:cs="Arial"/>
          <w:sz w:val="24"/>
          <w:szCs w:val="24"/>
        </w:rPr>
        <w:t>), suggesting that it was the most active phage in this cocktail. In cocktail 2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Myoviridae</w:t>
      </w:r>
      <w:r w:rsidR="008E721E" w:rsidRPr="007C21EA">
        <w:rPr>
          <w:rFonts w:ascii="Arial" w:eastAsia="Cambria" w:hAnsi="Arial" w:cs="Arial"/>
          <w:sz w:val="24"/>
          <w:szCs w:val="24"/>
        </w:rPr>
        <w:t>)</w:t>
      </w:r>
      <w:r w:rsidRPr="007C21EA">
        <w:rPr>
          <w:rFonts w:ascii="Arial" w:eastAsia="Cambria" w:hAnsi="Arial" w:cs="Arial"/>
          <w:sz w:val="24"/>
          <w:szCs w:val="24"/>
        </w:rPr>
        <w:t>, CCS2</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Siphoviridae</w:t>
      </w:r>
      <w:r w:rsidR="008E721E" w:rsidRPr="007C21EA">
        <w:rPr>
          <w:rFonts w:ascii="Arial" w:eastAsia="Cambria" w:hAnsi="Arial" w:cs="Arial"/>
          <w:sz w:val="24"/>
          <w:szCs w:val="24"/>
        </w:rPr>
        <w:t>)</w:t>
      </w:r>
      <w:r w:rsidRPr="007C21EA">
        <w:rPr>
          <w:rFonts w:ascii="Arial" w:eastAsia="Cambria" w:hAnsi="Arial" w:cs="Arial"/>
          <w:sz w:val="24"/>
          <w:szCs w:val="24"/>
        </w:rPr>
        <w:t>, and SDS1 (</w:t>
      </w:r>
      <w:r w:rsidRPr="007C21EA">
        <w:rPr>
          <w:rFonts w:ascii="Arial" w:eastAsia="Cambria" w:hAnsi="Arial" w:cs="Arial"/>
          <w:i/>
          <w:sz w:val="24"/>
          <w:szCs w:val="24"/>
        </w:rPr>
        <w:t>Siphoviridae</w:t>
      </w:r>
      <w:r w:rsidRPr="007C21EA">
        <w:rPr>
          <w:rFonts w:ascii="Arial" w:eastAsia="Cambria" w:hAnsi="Arial" w:cs="Arial"/>
          <w:sz w:val="24"/>
          <w:szCs w:val="24"/>
        </w:rPr>
        <w:t>), change in phage concentrations remained at or below 0 PFU/ml for the first 24 h, despite preventing any detectable bacterial growth. However, at 48 and 72 h, phages CCS2 and SDS1, but not Carl, had increase</w:t>
      </w:r>
      <w:r w:rsidR="005D4C06" w:rsidRPr="007C21EA">
        <w:rPr>
          <w:rFonts w:ascii="Arial" w:eastAsia="Cambria" w:hAnsi="Arial" w:cs="Arial"/>
          <w:sz w:val="24"/>
          <w:szCs w:val="24"/>
        </w:rPr>
        <w:t>d</w:t>
      </w:r>
      <w:r w:rsidRPr="007C21EA">
        <w:rPr>
          <w:rFonts w:ascii="Arial" w:eastAsia="Cambria" w:hAnsi="Arial" w:cs="Arial"/>
          <w:sz w:val="24"/>
          <w:szCs w:val="24"/>
        </w:rPr>
        <w:t xml:space="preserve"> abundances (</w:t>
      </w:r>
      <w:r w:rsidRPr="007C21EA">
        <w:rPr>
          <w:rFonts w:ascii="Arial" w:eastAsia="Cambria" w:hAnsi="Arial" w:cs="Arial"/>
          <w:b/>
          <w:sz w:val="24"/>
          <w:szCs w:val="24"/>
        </w:rPr>
        <w:t xml:space="preserve">Figure </w:t>
      </w:r>
      <w:ins w:id="288" w:author="Stephen Wandro" w:date="2021-04-29T17:05:00Z">
        <w:r w:rsidR="001A1A38">
          <w:rPr>
            <w:rFonts w:ascii="Arial" w:eastAsia="Cambria" w:hAnsi="Arial" w:cs="Arial"/>
            <w:b/>
            <w:sz w:val="24"/>
            <w:szCs w:val="24"/>
          </w:rPr>
          <w:t>4</w:t>
        </w:r>
      </w:ins>
      <w:del w:id="289" w:author="Stephen Wandro" w:date="2021-04-29T17:05:00Z">
        <w:r w:rsidRPr="007C21EA" w:rsidDel="001A1A38">
          <w:rPr>
            <w:rFonts w:ascii="Arial" w:eastAsia="Cambria" w:hAnsi="Arial" w:cs="Arial"/>
            <w:b/>
            <w:sz w:val="24"/>
            <w:szCs w:val="24"/>
          </w:rPr>
          <w:delText>3</w:delText>
        </w:r>
      </w:del>
      <w:r w:rsidRPr="007C21EA">
        <w:rPr>
          <w:rFonts w:ascii="Arial" w:eastAsia="Cambria" w:hAnsi="Arial" w:cs="Arial"/>
          <w:b/>
          <w:sz w:val="24"/>
          <w:szCs w:val="24"/>
        </w:rPr>
        <w:t>B</w:t>
      </w:r>
      <w:r w:rsidRPr="007C21EA">
        <w:rPr>
          <w:rFonts w:ascii="Arial" w:eastAsia="Cambria" w:hAnsi="Arial" w:cs="Arial"/>
          <w:sz w:val="24"/>
          <w:szCs w:val="24"/>
        </w:rPr>
        <w:t>). In the third phage cocktail with phages Carl</w:t>
      </w:r>
      <w:r w:rsidR="008E721E">
        <w:rPr>
          <w:rFonts w:ascii="Arial" w:eastAsia="Cambria" w:hAnsi="Arial" w:cs="Arial"/>
          <w:sz w:val="24"/>
          <w:szCs w:val="24"/>
        </w:rPr>
        <w:t xml:space="preserve"> </w:t>
      </w:r>
      <w:r w:rsidR="008E721E" w:rsidRPr="007C21EA">
        <w:rPr>
          <w:rFonts w:ascii="Arial" w:eastAsia="Cambria" w:hAnsi="Arial" w:cs="Arial"/>
          <w:sz w:val="24"/>
          <w:szCs w:val="24"/>
        </w:rPr>
        <w:lastRenderedPageBreak/>
        <w:t>(</w:t>
      </w:r>
      <w:r w:rsidR="008E721E" w:rsidRPr="007C21EA">
        <w:rPr>
          <w:rFonts w:ascii="Arial" w:eastAsia="Cambria" w:hAnsi="Arial" w:cs="Arial"/>
          <w:i/>
          <w:sz w:val="24"/>
          <w:szCs w:val="24"/>
        </w:rPr>
        <w:t>Myoviridae</w:t>
      </w:r>
      <w:r w:rsidR="008E721E" w:rsidRPr="007C21EA">
        <w:rPr>
          <w:rFonts w:ascii="Arial" w:eastAsia="Cambria" w:hAnsi="Arial" w:cs="Arial"/>
          <w:sz w:val="24"/>
          <w:szCs w:val="24"/>
        </w:rPr>
        <w:t>)</w:t>
      </w:r>
      <w:r w:rsidRPr="007C21EA">
        <w:rPr>
          <w:rFonts w:ascii="Arial" w:eastAsia="Cambria" w:hAnsi="Arial" w:cs="Arial"/>
          <w:sz w:val="24"/>
          <w:szCs w:val="24"/>
        </w:rPr>
        <w:t>, Ump (</w:t>
      </w:r>
      <w:r w:rsidRPr="007C21EA">
        <w:rPr>
          <w:rFonts w:ascii="Arial" w:eastAsia="Cambria" w:hAnsi="Arial" w:cs="Arial"/>
          <w:i/>
          <w:sz w:val="24"/>
          <w:szCs w:val="24"/>
        </w:rPr>
        <w:t>Podoviridae</w:t>
      </w:r>
      <w:r w:rsidRPr="007C21EA">
        <w:rPr>
          <w:rFonts w:ascii="Arial" w:eastAsia="Cambria" w:hAnsi="Arial" w:cs="Arial"/>
          <w:sz w:val="24"/>
          <w:szCs w:val="24"/>
        </w:rPr>
        <w:t>), and SDS1</w:t>
      </w:r>
      <w:r w:rsidR="008E721E">
        <w:rPr>
          <w:rFonts w:ascii="Arial" w:eastAsia="Cambria" w:hAnsi="Arial" w:cs="Arial"/>
          <w:sz w:val="24"/>
          <w:szCs w:val="24"/>
        </w:rPr>
        <w:t xml:space="preserve"> </w:t>
      </w:r>
      <w:r w:rsidR="008E721E" w:rsidRPr="007C21EA">
        <w:rPr>
          <w:rFonts w:ascii="Arial" w:eastAsia="Cambria" w:hAnsi="Arial" w:cs="Arial"/>
          <w:sz w:val="24"/>
          <w:szCs w:val="24"/>
        </w:rPr>
        <w:t>(</w:t>
      </w:r>
      <w:r w:rsidR="008E721E" w:rsidRPr="007C21EA">
        <w:rPr>
          <w:rFonts w:ascii="Arial" w:eastAsia="Cambria" w:hAnsi="Arial" w:cs="Arial"/>
          <w:i/>
          <w:sz w:val="24"/>
          <w:szCs w:val="24"/>
        </w:rPr>
        <w:t>Siphoviridae</w:t>
      </w:r>
      <w:r w:rsidR="008E721E" w:rsidRPr="007C21EA">
        <w:rPr>
          <w:rFonts w:ascii="Arial" w:eastAsia="Cambria" w:hAnsi="Arial" w:cs="Arial"/>
          <w:sz w:val="24"/>
          <w:szCs w:val="24"/>
        </w:rPr>
        <w:t>)</w:t>
      </w:r>
      <w:r w:rsidRPr="007C21EA">
        <w:rPr>
          <w:rFonts w:ascii="Arial" w:eastAsia="Cambria" w:hAnsi="Arial" w:cs="Arial"/>
          <w:sz w:val="24"/>
          <w:szCs w:val="24"/>
        </w:rPr>
        <w:t>, all three phages increase</w:t>
      </w:r>
      <w:r w:rsidR="00B6500C" w:rsidRPr="007C21EA">
        <w:rPr>
          <w:rFonts w:ascii="Arial" w:eastAsia="Cambria" w:hAnsi="Arial" w:cs="Arial"/>
          <w:sz w:val="24"/>
          <w:szCs w:val="24"/>
        </w:rPr>
        <w:t>d</w:t>
      </w:r>
      <w:r w:rsidRPr="007C21EA">
        <w:rPr>
          <w:rFonts w:ascii="Arial" w:eastAsia="Cambria" w:hAnsi="Arial" w:cs="Arial"/>
          <w:sz w:val="24"/>
          <w:szCs w:val="24"/>
        </w:rPr>
        <w:t xml:space="preserve"> in concentration over time, with Ump increasing the most (~4 log PFU/mL), SDS1 in the middle (~2 log PFU/mL), and Carl increasing the least (~1 log PFU/mL) (</w:t>
      </w:r>
      <w:r w:rsidRPr="007C21EA">
        <w:rPr>
          <w:rFonts w:ascii="Arial" w:eastAsia="Cambria" w:hAnsi="Arial" w:cs="Arial"/>
          <w:b/>
          <w:sz w:val="24"/>
          <w:szCs w:val="24"/>
        </w:rPr>
        <w:t xml:space="preserve">Figure </w:t>
      </w:r>
      <w:del w:id="290" w:author="Stephen Wandro" w:date="2021-04-29T17:05:00Z">
        <w:r w:rsidRPr="007C21EA" w:rsidDel="001A1A38">
          <w:rPr>
            <w:rFonts w:ascii="Arial" w:eastAsia="Cambria" w:hAnsi="Arial" w:cs="Arial"/>
            <w:b/>
            <w:sz w:val="24"/>
            <w:szCs w:val="24"/>
          </w:rPr>
          <w:delText>3C</w:delText>
        </w:r>
      </w:del>
      <w:ins w:id="291"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C</w:t>
        </w:r>
      </w:ins>
      <w:r w:rsidRPr="007C21EA">
        <w:rPr>
          <w:rFonts w:ascii="Arial" w:eastAsia="Cambria" w:hAnsi="Arial" w:cs="Arial"/>
          <w:sz w:val="24"/>
          <w:szCs w:val="24"/>
        </w:rPr>
        <w:t>). Cocktail 3 was the only cocktail in which any bacterial growth was observed, starting around 24 h in two of the three replicates and remaining at a low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for the remainder of the experiment, significantly lower than the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&gt;0.5 </w:t>
      </w:r>
      <w:r w:rsidR="008E721E">
        <w:rPr>
          <w:rFonts w:ascii="Arial" w:eastAsia="Cambria" w:hAnsi="Arial" w:cs="Arial"/>
          <w:sz w:val="24"/>
          <w:szCs w:val="24"/>
        </w:rPr>
        <w:t xml:space="preserve">often </w:t>
      </w:r>
      <w:r w:rsidRPr="007C21EA">
        <w:rPr>
          <w:rFonts w:ascii="Arial" w:eastAsia="Cambria" w:hAnsi="Arial" w:cs="Arial"/>
          <w:sz w:val="24"/>
          <w:szCs w:val="24"/>
        </w:rPr>
        <w:t>observed when resistance emerged.</w:t>
      </w:r>
    </w:p>
    <w:p w14:paraId="0000002A" w14:textId="23902E06" w:rsidR="000207FA" w:rsidRPr="007C21EA" w:rsidRDefault="00563D7E" w:rsidP="004F4BDF">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We also monitored the concentration of each phage in successful two-phage cocktails. In cocktail 4, </w:t>
      </w:r>
      <w:r w:rsidR="006C3DE6" w:rsidRPr="007C21EA">
        <w:rPr>
          <w:rFonts w:ascii="Arial" w:eastAsia="Cambria" w:hAnsi="Arial" w:cs="Arial"/>
          <w:i/>
          <w:sz w:val="24"/>
          <w:szCs w:val="24"/>
        </w:rPr>
        <w:t>Myoviridae</w:t>
      </w:r>
      <w:r w:rsidR="006C3DE6" w:rsidRPr="007C21EA">
        <w:rPr>
          <w:rFonts w:ascii="Arial" w:eastAsia="Cambria" w:hAnsi="Arial" w:cs="Arial"/>
          <w:sz w:val="24"/>
          <w:szCs w:val="24"/>
        </w:rPr>
        <w:t xml:space="preserve"> </w:t>
      </w:r>
      <w:r w:rsidRPr="007C21EA">
        <w:rPr>
          <w:rFonts w:ascii="Arial" w:eastAsia="Cambria" w:hAnsi="Arial" w:cs="Arial"/>
          <w:sz w:val="24"/>
          <w:szCs w:val="24"/>
        </w:rPr>
        <w:t>phages CCS1 and Ben increased by similar amounts, with CCS1 having a slight edge (</w:t>
      </w:r>
      <w:r w:rsidRPr="007C21EA">
        <w:rPr>
          <w:rFonts w:ascii="Arial" w:eastAsia="Cambria" w:hAnsi="Arial" w:cs="Arial"/>
          <w:b/>
          <w:sz w:val="24"/>
          <w:szCs w:val="24"/>
        </w:rPr>
        <w:t xml:space="preserve">Figure </w:t>
      </w:r>
      <w:del w:id="292" w:author="Stephen Wandro" w:date="2021-04-29T17:05:00Z">
        <w:r w:rsidRPr="007C21EA" w:rsidDel="001A1A38">
          <w:rPr>
            <w:rFonts w:ascii="Arial" w:eastAsia="Cambria" w:hAnsi="Arial" w:cs="Arial"/>
            <w:b/>
            <w:sz w:val="24"/>
            <w:szCs w:val="24"/>
          </w:rPr>
          <w:delText>3D</w:delText>
        </w:r>
      </w:del>
      <w:ins w:id="293"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D</w:t>
        </w:r>
      </w:ins>
      <w:r w:rsidRPr="007C21EA">
        <w:rPr>
          <w:rFonts w:ascii="Arial" w:eastAsia="Cambria" w:hAnsi="Arial" w:cs="Arial"/>
          <w:sz w:val="24"/>
          <w:szCs w:val="24"/>
        </w:rPr>
        <w:t xml:space="preserve">). In cocktail 5, </w:t>
      </w:r>
      <w:r w:rsidR="006C3DE6" w:rsidRPr="007C21EA">
        <w:rPr>
          <w:rFonts w:ascii="Arial" w:eastAsia="Cambria" w:hAnsi="Arial" w:cs="Arial"/>
          <w:i/>
          <w:sz w:val="24"/>
          <w:szCs w:val="24"/>
        </w:rPr>
        <w:t>Siphoviridae</w:t>
      </w:r>
      <w:r w:rsidRPr="007C21EA">
        <w:rPr>
          <w:rFonts w:ascii="Arial" w:eastAsia="Cambria" w:hAnsi="Arial" w:cs="Arial"/>
          <w:sz w:val="24"/>
          <w:szCs w:val="24"/>
        </w:rPr>
        <w:t xml:space="preserve"> phage CCS2 consistently increased by ~1 log PFU/mL more than phage Ben (</w:t>
      </w:r>
      <w:r w:rsidRPr="007C21EA">
        <w:rPr>
          <w:rFonts w:ascii="Arial" w:eastAsia="Cambria" w:hAnsi="Arial" w:cs="Arial"/>
          <w:b/>
          <w:sz w:val="24"/>
          <w:szCs w:val="24"/>
        </w:rPr>
        <w:t xml:space="preserve">Figure </w:t>
      </w:r>
      <w:del w:id="294" w:author="Stephen Wandro" w:date="2021-04-29T17:05:00Z">
        <w:r w:rsidRPr="007C21EA" w:rsidDel="001A1A38">
          <w:rPr>
            <w:rFonts w:ascii="Arial" w:eastAsia="Cambria" w:hAnsi="Arial" w:cs="Arial"/>
            <w:b/>
            <w:sz w:val="24"/>
            <w:szCs w:val="24"/>
          </w:rPr>
          <w:delText>3E</w:delText>
        </w:r>
      </w:del>
      <w:ins w:id="295"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E</w:t>
        </w:r>
      </w:ins>
      <w:r w:rsidRPr="007C21EA">
        <w:rPr>
          <w:rFonts w:ascii="Arial" w:eastAsia="Cambria" w:hAnsi="Arial" w:cs="Arial"/>
          <w:sz w:val="24"/>
          <w:szCs w:val="24"/>
        </w:rPr>
        <w:t xml:space="preserve">). Our data suggested that the phages like CCS1 and CCS2 </w:t>
      </w:r>
      <w:r w:rsidR="00D017B4" w:rsidRPr="007C21EA">
        <w:rPr>
          <w:rFonts w:ascii="Arial" w:eastAsia="Cambria" w:hAnsi="Arial" w:cs="Arial"/>
          <w:sz w:val="24"/>
          <w:szCs w:val="24"/>
        </w:rPr>
        <w:t>consistently and strongly</w:t>
      </w:r>
      <w:r w:rsidRPr="007C21EA">
        <w:rPr>
          <w:rFonts w:ascii="Arial" w:eastAsia="Cambria" w:hAnsi="Arial" w:cs="Arial"/>
          <w:sz w:val="24"/>
          <w:szCs w:val="24"/>
        </w:rPr>
        <w:t xml:space="preserve"> reduc</w:t>
      </w:r>
      <w:r w:rsidR="00D017B4" w:rsidRPr="007C21EA">
        <w:rPr>
          <w:rFonts w:ascii="Arial" w:eastAsia="Cambria" w:hAnsi="Arial" w:cs="Arial"/>
          <w:sz w:val="24"/>
          <w:szCs w:val="24"/>
        </w:rPr>
        <w:t>ed</w:t>
      </w:r>
      <w:r w:rsidRPr="007C21EA">
        <w:rPr>
          <w:rFonts w:ascii="Arial" w:eastAsia="Cambria" w:hAnsi="Arial" w:cs="Arial"/>
          <w:sz w:val="24"/>
          <w:szCs w:val="24"/>
        </w:rPr>
        <w:t xml:space="preserve"> bacterial growth, as their concentrations increased significantly (from 2 to ~4 and 0 to ~2.5 log PFU/ml, respectively) compared to Ben (only increased from 1.5 to ~2 log PFU/ml) (</w:t>
      </w:r>
      <w:r w:rsidRPr="007C21EA">
        <w:rPr>
          <w:rFonts w:ascii="Arial" w:eastAsia="Cambria" w:hAnsi="Arial" w:cs="Arial"/>
          <w:b/>
          <w:sz w:val="24"/>
          <w:szCs w:val="24"/>
        </w:rPr>
        <w:t xml:space="preserve">Figure </w:t>
      </w:r>
      <w:del w:id="296" w:author="Stephen Wandro" w:date="2021-04-29T17:05:00Z">
        <w:r w:rsidRPr="007C21EA" w:rsidDel="001A1A38">
          <w:rPr>
            <w:rFonts w:ascii="Arial" w:eastAsia="Cambria" w:hAnsi="Arial" w:cs="Arial"/>
            <w:b/>
            <w:sz w:val="24"/>
            <w:szCs w:val="24"/>
          </w:rPr>
          <w:delText>3D</w:delText>
        </w:r>
      </w:del>
      <w:ins w:id="297" w:author="Stephen Wandro" w:date="2021-04-29T17:05:00Z">
        <w:r w:rsidR="001A1A38">
          <w:rPr>
            <w:rFonts w:ascii="Arial" w:eastAsia="Cambria" w:hAnsi="Arial" w:cs="Arial"/>
            <w:b/>
            <w:sz w:val="24"/>
            <w:szCs w:val="24"/>
          </w:rPr>
          <w:t>4</w:t>
        </w:r>
        <w:r w:rsidR="001A1A38" w:rsidRPr="007C21EA">
          <w:rPr>
            <w:rFonts w:ascii="Arial" w:eastAsia="Cambria" w:hAnsi="Arial" w:cs="Arial"/>
            <w:b/>
            <w:sz w:val="24"/>
            <w:szCs w:val="24"/>
          </w:rPr>
          <w:t>D</w:t>
        </w:r>
      </w:ins>
      <w:r w:rsidRPr="007C21EA">
        <w:rPr>
          <w:rFonts w:ascii="Arial" w:eastAsia="Cambria" w:hAnsi="Arial" w:cs="Arial"/>
          <w:b/>
          <w:sz w:val="24"/>
          <w:szCs w:val="24"/>
        </w:rPr>
        <w:t>, E)</w:t>
      </w:r>
      <w:r w:rsidRPr="007C21EA">
        <w:rPr>
          <w:rFonts w:ascii="Arial" w:eastAsia="Cambria" w:hAnsi="Arial" w:cs="Arial"/>
          <w:sz w:val="24"/>
          <w:szCs w:val="24"/>
        </w:rPr>
        <w:t xml:space="preserve">. In other two-phage cocktails 6 (Carl-Ump), 7 (Bill-Ump), and 8 (SDS1-Ump), the </w:t>
      </w:r>
      <w:r w:rsidRPr="007C21EA">
        <w:rPr>
          <w:rFonts w:ascii="Arial" w:eastAsia="Cambria" w:hAnsi="Arial" w:cs="Arial"/>
          <w:i/>
          <w:sz w:val="24"/>
          <w:szCs w:val="24"/>
        </w:rPr>
        <w:t>Podoviridae</w:t>
      </w:r>
      <w:r w:rsidRPr="007C21EA">
        <w:rPr>
          <w:rFonts w:ascii="Arial" w:eastAsia="Cambria" w:hAnsi="Arial" w:cs="Arial"/>
          <w:sz w:val="24"/>
          <w:szCs w:val="24"/>
        </w:rPr>
        <w:t xml:space="preserve"> phage Ump was found to have greater increases in its relative abundance (the concentration increased from 1.5 to ~ 6 log PFU/ml) compared to </w:t>
      </w:r>
      <w:r w:rsidRPr="007C21EA">
        <w:rPr>
          <w:rFonts w:ascii="Arial" w:eastAsia="Cambria" w:hAnsi="Arial" w:cs="Arial"/>
          <w:i/>
          <w:sz w:val="24"/>
          <w:szCs w:val="24"/>
        </w:rPr>
        <w:t xml:space="preserve">Myoviridae </w:t>
      </w:r>
      <w:r w:rsidRPr="007C21EA">
        <w:rPr>
          <w:rFonts w:ascii="Arial" w:eastAsia="Cambria" w:hAnsi="Arial" w:cs="Arial"/>
          <w:sz w:val="24"/>
          <w:szCs w:val="24"/>
        </w:rPr>
        <w:t xml:space="preserve">phages Carl and Bill (remained stable at ~2 log PFU/ml throughout the duration of infection). However, for the SDS1-Ump cocktail, a slight increase in the concentration of </w:t>
      </w:r>
      <w:r w:rsidRPr="007C21EA">
        <w:rPr>
          <w:rFonts w:ascii="Arial" w:eastAsia="Cambria" w:hAnsi="Arial" w:cs="Arial"/>
          <w:i/>
          <w:sz w:val="24"/>
          <w:szCs w:val="24"/>
        </w:rPr>
        <w:t>Siphoviridae</w:t>
      </w:r>
      <w:r w:rsidRPr="007C21EA">
        <w:rPr>
          <w:rFonts w:ascii="Arial" w:eastAsia="Cambria" w:hAnsi="Arial" w:cs="Arial"/>
          <w:sz w:val="24"/>
          <w:szCs w:val="24"/>
        </w:rPr>
        <w:t xml:space="preserve"> phage SDS1 was observed, though still less than the change in concentration of </w:t>
      </w:r>
      <w:r w:rsidRPr="007C21EA">
        <w:rPr>
          <w:rFonts w:ascii="Arial" w:eastAsia="Cambria" w:hAnsi="Arial" w:cs="Arial"/>
          <w:i/>
          <w:sz w:val="24"/>
          <w:szCs w:val="24"/>
        </w:rPr>
        <w:t>Podoviridae</w:t>
      </w:r>
      <w:r w:rsidRPr="007C21EA">
        <w:rPr>
          <w:rFonts w:ascii="Arial" w:eastAsia="Cambria" w:hAnsi="Arial" w:cs="Arial"/>
          <w:sz w:val="24"/>
          <w:szCs w:val="24"/>
        </w:rPr>
        <w:t xml:space="preserve"> phage Ump. </w:t>
      </w:r>
    </w:p>
    <w:p w14:paraId="0000002F" w14:textId="77777777" w:rsidR="000207FA" w:rsidRPr="007C21EA" w:rsidRDefault="000207FA" w:rsidP="006C3DE6">
      <w:pPr>
        <w:spacing w:line="480" w:lineRule="auto"/>
        <w:rPr>
          <w:rFonts w:ascii="Arial" w:eastAsia="Cambria" w:hAnsi="Arial" w:cs="Arial"/>
          <w:sz w:val="24"/>
          <w:szCs w:val="24"/>
          <w:u w:val="single"/>
        </w:rPr>
      </w:pPr>
    </w:p>
    <w:p w14:paraId="00000030" w14:textId="73360F34" w:rsidR="000207FA" w:rsidRPr="007C21EA" w:rsidRDefault="00563D7E">
      <w:pPr>
        <w:spacing w:line="480" w:lineRule="auto"/>
        <w:rPr>
          <w:rFonts w:ascii="Arial" w:eastAsia="Cambria" w:hAnsi="Arial" w:cs="Arial"/>
          <w:sz w:val="24"/>
          <w:szCs w:val="24"/>
          <w:u w:val="single"/>
        </w:rPr>
      </w:pPr>
      <w:del w:id="298" w:author="Stephen Wandro" w:date="2021-03-25T17:00:00Z">
        <w:r w:rsidRPr="007C21EA" w:rsidDel="007E6EB5">
          <w:rPr>
            <w:rFonts w:ascii="Arial" w:eastAsia="Cambria" w:hAnsi="Arial" w:cs="Arial"/>
            <w:sz w:val="24"/>
            <w:szCs w:val="24"/>
            <w:u w:val="single"/>
          </w:rPr>
          <w:delText>Resistance to phage can modulate antibiotic susceptibility</w:delText>
        </w:r>
      </w:del>
      <w:ins w:id="299" w:author="Stephen Wandro" w:date="2021-03-25T17:00:00Z">
        <w:r w:rsidR="007E6EB5">
          <w:rPr>
            <w:rFonts w:ascii="Arial" w:eastAsia="Cambria" w:hAnsi="Arial" w:cs="Arial"/>
            <w:sz w:val="24"/>
            <w:szCs w:val="24"/>
            <w:u w:val="single"/>
          </w:rPr>
          <w:t>Enterococcus evolves resistance through mutations in exopolysaccharide synt</w:t>
        </w:r>
      </w:ins>
      <w:ins w:id="300" w:author="Stephen Wandro" w:date="2021-03-25T17:03:00Z">
        <w:r w:rsidR="007E6EB5">
          <w:rPr>
            <w:rFonts w:ascii="Arial" w:eastAsia="Cambria" w:hAnsi="Arial" w:cs="Arial"/>
            <w:sz w:val="24"/>
            <w:szCs w:val="24"/>
            <w:u w:val="single"/>
          </w:rPr>
          <w:t>h</w:t>
        </w:r>
      </w:ins>
      <w:ins w:id="301" w:author="Stephen Wandro" w:date="2021-03-25T17:00:00Z">
        <w:r w:rsidR="007E6EB5">
          <w:rPr>
            <w:rFonts w:ascii="Arial" w:eastAsia="Cambria" w:hAnsi="Arial" w:cs="Arial"/>
            <w:sz w:val="24"/>
            <w:szCs w:val="24"/>
            <w:u w:val="single"/>
          </w:rPr>
          <w:t>esis genes</w:t>
        </w:r>
      </w:ins>
    </w:p>
    <w:p w14:paraId="759450BD" w14:textId="357C7DDB" w:rsidR="007E6EB5" w:rsidRDefault="007E6EB5">
      <w:pPr>
        <w:spacing w:line="480" w:lineRule="auto"/>
        <w:rPr>
          <w:ins w:id="302" w:author="Stephen Wandro" w:date="2021-03-25T17:00:00Z"/>
          <w:rFonts w:ascii="Arial" w:eastAsia="Cambria" w:hAnsi="Arial" w:cs="Arial"/>
          <w:sz w:val="24"/>
          <w:szCs w:val="24"/>
        </w:rPr>
      </w:pPr>
      <w:ins w:id="303" w:author="Stephen Wandro" w:date="2021-03-25T17:00:00Z">
        <w:r>
          <w:rPr>
            <w:rFonts w:ascii="Arial" w:eastAsia="Cambria" w:hAnsi="Arial" w:cs="Arial"/>
            <w:sz w:val="24"/>
            <w:szCs w:val="24"/>
          </w:rPr>
          <w:lastRenderedPageBreak/>
          <w:tab/>
        </w:r>
      </w:ins>
      <w:ins w:id="304" w:author="Stephen Wandro" w:date="2021-03-25T17:01:00Z">
        <w:r>
          <w:rPr>
            <w:rFonts w:ascii="Arial" w:eastAsia="Cambria" w:hAnsi="Arial" w:cs="Arial"/>
            <w:sz w:val="24"/>
            <w:szCs w:val="24"/>
          </w:rPr>
          <w:t>We isolated and sequenced phage resistant mutants that grew in the presence of phage infection to determine</w:t>
        </w:r>
      </w:ins>
      <w:ins w:id="305" w:author="Stephen Wandro" w:date="2021-03-25T17:02:00Z">
        <w:r>
          <w:rPr>
            <w:rFonts w:ascii="Arial" w:eastAsia="Cambria" w:hAnsi="Arial" w:cs="Arial"/>
            <w:sz w:val="24"/>
            <w:szCs w:val="24"/>
          </w:rPr>
          <w:t xml:space="preserve"> if </w:t>
        </w:r>
        <w:r w:rsidRPr="007E6EB5">
          <w:rPr>
            <w:rFonts w:ascii="Arial" w:eastAsia="Cambria" w:hAnsi="Arial" w:cs="Arial"/>
            <w:i/>
            <w:iCs/>
            <w:sz w:val="24"/>
            <w:szCs w:val="24"/>
            <w:rPrChange w:id="306" w:author="Stephen Wandro" w:date="2021-03-25T17:02:00Z">
              <w:rPr>
                <w:rFonts w:ascii="Arial" w:eastAsia="Cambria" w:hAnsi="Arial" w:cs="Arial"/>
                <w:sz w:val="24"/>
                <w:szCs w:val="24"/>
              </w:rPr>
            </w:rPrChange>
          </w:rPr>
          <w:t>Enterococcus</w:t>
        </w:r>
        <w:r>
          <w:rPr>
            <w:rFonts w:ascii="Arial" w:eastAsia="Cambria" w:hAnsi="Arial" w:cs="Arial"/>
            <w:sz w:val="24"/>
            <w:szCs w:val="24"/>
          </w:rPr>
          <w:t xml:space="preserve"> was developing resistance through genetic mutation and which genes were mutating.</w:t>
        </w:r>
      </w:ins>
      <w:ins w:id="307" w:author="Stephen Wandro" w:date="2021-03-25T17:04:00Z">
        <w:r w:rsidR="00A0447E">
          <w:rPr>
            <w:rFonts w:ascii="Arial" w:eastAsia="Cambria" w:hAnsi="Arial" w:cs="Arial"/>
            <w:sz w:val="24"/>
            <w:szCs w:val="24"/>
          </w:rPr>
          <w:t xml:space="preserve"> </w:t>
        </w:r>
      </w:ins>
      <w:ins w:id="308" w:author="Stephen Wandro" w:date="2021-04-29T16:45:00Z">
        <w:r w:rsidR="00D96527">
          <w:rPr>
            <w:rFonts w:ascii="Arial" w:eastAsia="Cambria" w:hAnsi="Arial" w:cs="Arial"/>
            <w:sz w:val="24"/>
            <w:szCs w:val="24"/>
          </w:rPr>
          <w:t xml:space="preserve">Resistant mutants were isolated for </w:t>
        </w:r>
        <w:r w:rsidR="00D96527">
          <w:rPr>
            <w:rFonts w:ascii="Arial" w:eastAsia="Cambria" w:hAnsi="Arial" w:cs="Arial"/>
            <w:i/>
            <w:iCs/>
            <w:sz w:val="24"/>
            <w:szCs w:val="24"/>
          </w:rPr>
          <w:t>E</w:t>
        </w:r>
      </w:ins>
      <w:ins w:id="309" w:author="Stephen Wandro" w:date="2021-04-29T16:46:00Z">
        <w:r w:rsidR="00D96527">
          <w:rPr>
            <w:rFonts w:ascii="Arial" w:eastAsia="Cambria" w:hAnsi="Arial" w:cs="Arial"/>
            <w:i/>
            <w:iCs/>
            <w:sz w:val="24"/>
            <w:szCs w:val="24"/>
          </w:rPr>
          <w:t>.</w:t>
        </w:r>
      </w:ins>
      <w:ins w:id="310" w:author="Stephen Wandro" w:date="2021-04-29T16:45:00Z">
        <w:r w:rsidR="00D96527">
          <w:rPr>
            <w:rFonts w:ascii="Arial" w:eastAsia="Cambria" w:hAnsi="Arial" w:cs="Arial"/>
            <w:i/>
            <w:iCs/>
            <w:sz w:val="24"/>
            <w:szCs w:val="24"/>
          </w:rPr>
          <w:t xml:space="preserve"> faecalis </w:t>
        </w:r>
      </w:ins>
      <w:ins w:id="311" w:author="Stephen Wandro" w:date="2021-04-29T16:46:00Z">
        <w:r w:rsidR="00D96527">
          <w:rPr>
            <w:rFonts w:ascii="Arial" w:eastAsia="Cambria" w:hAnsi="Arial" w:cs="Arial"/>
            <w:i/>
            <w:iCs/>
            <w:sz w:val="24"/>
            <w:szCs w:val="24"/>
          </w:rPr>
          <w:t xml:space="preserve">strains </w:t>
        </w:r>
        <w:r w:rsidR="00D96527">
          <w:rPr>
            <w:rFonts w:ascii="Arial" w:eastAsia="Cambria" w:hAnsi="Arial" w:cs="Arial"/>
            <w:sz w:val="24"/>
            <w:szCs w:val="24"/>
          </w:rPr>
          <w:t xml:space="preserve">DP11, </w:t>
        </w:r>
      </w:ins>
      <w:ins w:id="312" w:author="Stephen Wandro" w:date="2021-04-29T16:45:00Z">
        <w:r w:rsidR="00D96527">
          <w:rPr>
            <w:rFonts w:ascii="Arial" w:eastAsia="Cambria" w:hAnsi="Arial" w:cs="Arial"/>
            <w:sz w:val="24"/>
            <w:szCs w:val="24"/>
          </w:rPr>
          <w:t xml:space="preserve">Yi6, </w:t>
        </w:r>
      </w:ins>
      <w:ins w:id="313" w:author="Stephen Wandro" w:date="2021-04-29T16:46:00Z">
        <w:r w:rsidR="00D96527">
          <w:rPr>
            <w:rFonts w:ascii="Arial" w:eastAsia="Cambria" w:hAnsi="Arial" w:cs="Arial"/>
            <w:sz w:val="24"/>
            <w:szCs w:val="24"/>
          </w:rPr>
          <w:t xml:space="preserve">B3286, and TX2137 as well as </w:t>
        </w:r>
        <w:r w:rsidR="00D96527">
          <w:rPr>
            <w:rFonts w:ascii="Arial" w:eastAsia="Cambria" w:hAnsi="Arial" w:cs="Arial"/>
            <w:i/>
            <w:iCs/>
            <w:sz w:val="24"/>
            <w:szCs w:val="24"/>
          </w:rPr>
          <w:t>E. faecium</w:t>
        </w:r>
        <w:r w:rsidR="00D96527">
          <w:rPr>
            <w:rFonts w:ascii="Arial" w:eastAsia="Cambria" w:hAnsi="Arial" w:cs="Arial"/>
            <w:sz w:val="24"/>
            <w:szCs w:val="24"/>
          </w:rPr>
          <w:t xml:space="preserve"> strain Tx1330. </w:t>
        </w:r>
      </w:ins>
      <w:ins w:id="314" w:author="Stephen Wandro" w:date="2021-04-29T16:43:00Z">
        <w:r w:rsidR="00D96527" w:rsidRPr="00D96527">
          <w:rPr>
            <w:rFonts w:ascii="Arial" w:eastAsia="Cambria" w:hAnsi="Arial" w:cs="Arial"/>
            <w:sz w:val="24"/>
            <w:szCs w:val="24"/>
            <w:rPrChange w:id="315" w:author="Stephen Wandro" w:date="2021-04-29T16:45:00Z">
              <w:rPr>
                <w:rFonts w:ascii="Arial" w:eastAsia="Cambria" w:hAnsi="Arial" w:cs="Arial"/>
                <w:sz w:val="24"/>
                <w:szCs w:val="24"/>
              </w:rPr>
            </w:rPrChange>
          </w:rPr>
          <w:t>All</w:t>
        </w:r>
        <w:r w:rsidR="00D96527">
          <w:rPr>
            <w:rFonts w:ascii="Arial" w:eastAsia="Cambria" w:hAnsi="Arial" w:cs="Arial"/>
            <w:sz w:val="24"/>
            <w:szCs w:val="24"/>
          </w:rPr>
          <w:t xml:space="preserve"> observed mutations are summarized in </w:t>
        </w:r>
        <w:r w:rsidR="00D96527" w:rsidRPr="00D96527">
          <w:rPr>
            <w:rFonts w:ascii="Arial" w:eastAsia="Cambria" w:hAnsi="Arial" w:cs="Arial"/>
            <w:b/>
            <w:bCs/>
            <w:sz w:val="24"/>
            <w:szCs w:val="24"/>
            <w:rPrChange w:id="316" w:author="Stephen Wandro" w:date="2021-04-29T16:43:00Z">
              <w:rPr>
                <w:rFonts w:ascii="Arial" w:eastAsia="Cambria" w:hAnsi="Arial" w:cs="Arial"/>
                <w:sz w:val="24"/>
                <w:szCs w:val="24"/>
              </w:rPr>
            </w:rPrChange>
          </w:rPr>
          <w:t>Table 2</w:t>
        </w:r>
        <w:r w:rsidR="00D96527">
          <w:rPr>
            <w:rFonts w:ascii="Arial" w:eastAsia="Cambria" w:hAnsi="Arial" w:cs="Arial"/>
            <w:sz w:val="24"/>
            <w:szCs w:val="24"/>
          </w:rPr>
          <w:t xml:space="preserve">. </w:t>
        </w:r>
      </w:ins>
      <w:ins w:id="317" w:author="Stephen Wandro" w:date="2021-04-29T16:44:00Z">
        <w:r w:rsidR="00D96527" w:rsidRPr="00D96527">
          <w:rPr>
            <w:rFonts w:ascii="Arial" w:eastAsia="Cambria" w:hAnsi="Arial" w:cs="Arial"/>
            <w:i/>
            <w:iCs/>
            <w:sz w:val="24"/>
            <w:szCs w:val="24"/>
            <w:rPrChange w:id="318" w:author="Stephen Wandro" w:date="2021-04-29T16:44:00Z">
              <w:rPr>
                <w:rFonts w:ascii="Arial" w:eastAsia="Cambria" w:hAnsi="Arial" w:cs="Arial"/>
                <w:i/>
                <w:iCs/>
                <w:sz w:val="24"/>
                <w:szCs w:val="24"/>
              </w:rPr>
            </w:rPrChange>
          </w:rPr>
          <w:t>Enterococcus</w:t>
        </w:r>
        <w:r w:rsidR="00D96527">
          <w:rPr>
            <w:rFonts w:ascii="Arial" w:eastAsia="Cambria" w:hAnsi="Arial" w:cs="Arial"/>
            <w:sz w:val="24"/>
            <w:szCs w:val="24"/>
          </w:rPr>
          <w:t xml:space="preserve"> was also grown in </w:t>
        </w:r>
      </w:ins>
      <w:ins w:id="319" w:author="Stephen Wandro" w:date="2021-04-29T16:45:00Z">
        <w:r w:rsidR="00D96527">
          <w:rPr>
            <w:rFonts w:ascii="Arial" w:eastAsia="Cambria" w:hAnsi="Arial" w:cs="Arial"/>
            <w:sz w:val="24"/>
            <w:szCs w:val="24"/>
          </w:rPr>
          <w:t xml:space="preserve">identical conditions in </w:t>
        </w:r>
      </w:ins>
      <w:ins w:id="320" w:author="Stephen Wandro" w:date="2021-04-29T16:44:00Z">
        <w:r w:rsidR="00D96527">
          <w:rPr>
            <w:rFonts w:ascii="Arial" w:eastAsia="Cambria" w:hAnsi="Arial" w:cs="Arial"/>
            <w:sz w:val="24"/>
            <w:szCs w:val="24"/>
          </w:rPr>
          <w:t xml:space="preserve">the absence of phage to ensure that observed mutations are specific to evolution with phages. </w:t>
        </w:r>
      </w:ins>
      <w:ins w:id="321" w:author="Stephen Wandro" w:date="2021-03-25T17:04:00Z">
        <w:r w:rsidR="00A0447E" w:rsidRPr="00D96527">
          <w:rPr>
            <w:rFonts w:ascii="Arial" w:eastAsia="Cambria" w:hAnsi="Arial" w:cs="Arial"/>
            <w:i/>
            <w:iCs/>
            <w:sz w:val="24"/>
            <w:szCs w:val="24"/>
            <w:rPrChange w:id="322" w:author="Stephen Wandro" w:date="2021-04-29T16:44:00Z">
              <w:rPr>
                <w:rFonts w:ascii="Arial" w:eastAsia="Cambria" w:hAnsi="Arial" w:cs="Arial"/>
                <w:i/>
                <w:iCs/>
                <w:sz w:val="24"/>
                <w:szCs w:val="24"/>
              </w:rPr>
            </w:rPrChange>
          </w:rPr>
          <w:t>Enterococcus</w:t>
        </w:r>
        <w:r w:rsidR="00A0447E">
          <w:rPr>
            <w:rFonts w:ascii="Arial" w:eastAsia="Cambria" w:hAnsi="Arial" w:cs="Arial"/>
            <w:i/>
            <w:iCs/>
            <w:sz w:val="24"/>
            <w:szCs w:val="24"/>
          </w:rPr>
          <w:t xml:space="preserve"> </w:t>
        </w:r>
      </w:ins>
      <w:ins w:id="323" w:author="Stephen Wandro" w:date="2021-03-25T17:05:00Z">
        <w:r w:rsidR="00A0447E">
          <w:rPr>
            <w:rFonts w:ascii="Arial" w:eastAsia="Cambria" w:hAnsi="Arial" w:cs="Arial"/>
            <w:sz w:val="24"/>
            <w:szCs w:val="24"/>
          </w:rPr>
          <w:t xml:space="preserve">strains consistently acquired point mutations in genes </w:t>
        </w:r>
      </w:ins>
      <w:ins w:id="324" w:author="Stephen Wandro" w:date="2021-03-25T17:10:00Z">
        <w:r w:rsidR="00A0447E">
          <w:rPr>
            <w:rFonts w:ascii="Arial" w:eastAsia="Cambria" w:hAnsi="Arial" w:cs="Arial"/>
            <w:sz w:val="24"/>
            <w:szCs w:val="24"/>
          </w:rPr>
          <w:t>involved in</w:t>
        </w:r>
      </w:ins>
      <w:ins w:id="325" w:author="Stephen Wandro" w:date="2021-03-25T17:05:00Z">
        <w:r w:rsidR="00A0447E">
          <w:rPr>
            <w:rFonts w:ascii="Arial" w:eastAsia="Cambria" w:hAnsi="Arial" w:cs="Arial"/>
            <w:sz w:val="24"/>
            <w:szCs w:val="24"/>
          </w:rPr>
          <w:t xml:space="preserve"> exopolysaccharide synthesis locus.</w:t>
        </w:r>
      </w:ins>
      <w:ins w:id="326" w:author="Stephen Wandro" w:date="2021-03-25T17:10:00Z">
        <w:r w:rsidR="00A0447E">
          <w:rPr>
            <w:rFonts w:ascii="Arial" w:eastAsia="Cambria" w:hAnsi="Arial" w:cs="Arial"/>
            <w:sz w:val="24"/>
            <w:szCs w:val="24"/>
          </w:rPr>
          <w:t xml:space="preserve"> </w:t>
        </w:r>
        <w:r w:rsidR="00A0447E" w:rsidRPr="00A0447E">
          <w:rPr>
            <w:rFonts w:ascii="Arial" w:eastAsia="Cambria" w:hAnsi="Arial" w:cs="Arial"/>
            <w:i/>
            <w:iCs/>
            <w:sz w:val="24"/>
            <w:szCs w:val="24"/>
            <w:rPrChange w:id="327" w:author="Stephen Wandro" w:date="2021-03-25T17:10:00Z">
              <w:rPr>
                <w:rFonts w:ascii="Arial" w:eastAsia="Cambria" w:hAnsi="Arial" w:cs="Arial"/>
                <w:sz w:val="24"/>
                <w:szCs w:val="24"/>
              </w:rPr>
            </w:rPrChange>
          </w:rPr>
          <w:t>E. faecalis</w:t>
        </w:r>
        <w:r w:rsidR="00A0447E">
          <w:rPr>
            <w:rFonts w:ascii="Arial" w:eastAsia="Cambria" w:hAnsi="Arial" w:cs="Arial"/>
            <w:sz w:val="24"/>
            <w:szCs w:val="24"/>
          </w:rPr>
          <w:t xml:space="preserve"> strains acquired mutations in the epa </w:t>
        </w:r>
      </w:ins>
      <w:ins w:id="328" w:author="Stephen Wandro" w:date="2021-03-25T17:11:00Z">
        <w:r w:rsidR="00A0447E">
          <w:rPr>
            <w:rFonts w:ascii="Arial" w:eastAsia="Cambria" w:hAnsi="Arial" w:cs="Arial"/>
            <w:sz w:val="24"/>
            <w:szCs w:val="24"/>
          </w:rPr>
          <w:t xml:space="preserve">exopolysaccharide synthesis </w:t>
        </w:r>
      </w:ins>
      <w:ins w:id="329" w:author="Stephen Wandro" w:date="2021-03-25T17:10:00Z">
        <w:r w:rsidR="00A0447E">
          <w:rPr>
            <w:rFonts w:ascii="Arial" w:eastAsia="Cambria" w:hAnsi="Arial" w:cs="Arial"/>
            <w:sz w:val="24"/>
            <w:szCs w:val="24"/>
          </w:rPr>
          <w:t>lo</w:t>
        </w:r>
      </w:ins>
      <w:ins w:id="330" w:author="Stephen Wandro" w:date="2021-03-25T17:11:00Z">
        <w:r w:rsidR="00A0447E">
          <w:rPr>
            <w:rFonts w:ascii="Arial" w:eastAsia="Cambria" w:hAnsi="Arial" w:cs="Arial"/>
            <w:sz w:val="24"/>
            <w:szCs w:val="24"/>
          </w:rPr>
          <w:t xml:space="preserve">cus, while </w:t>
        </w:r>
        <w:r w:rsidR="00A0447E" w:rsidRPr="00A0447E">
          <w:rPr>
            <w:rFonts w:ascii="Arial" w:eastAsia="Cambria" w:hAnsi="Arial" w:cs="Arial"/>
            <w:i/>
            <w:iCs/>
            <w:sz w:val="24"/>
            <w:szCs w:val="24"/>
            <w:rPrChange w:id="331" w:author="Stephen Wandro" w:date="2021-03-25T17:11:00Z">
              <w:rPr>
                <w:rFonts w:ascii="Arial" w:eastAsia="Cambria" w:hAnsi="Arial" w:cs="Arial"/>
                <w:sz w:val="24"/>
                <w:szCs w:val="24"/>
              </w:rPr>
            </w:rPrChange>
          </w:rPr>
          <w:t>E. faecium</w:t>
        </w:r>
        <w:r w:rsidR="00A0447E">
          <w:rPr>
            <w:rFonts w:ascii="Arial" w:eastAsia="Cambria" w:hAnsi="Arial" w:cs="Arial"/>
            <w:sz w:val="24"/>
            <w:szCs w:val="24"/>
          </w:rPr>
          <w:t xml:space="preserve"> acquired mutations in the Yqw exopolysaccharide synthesis locus.</w:t>
        </w:r>
      </w:ins>
      <w:ins w:id="332" w:author="Stephen Wandro" w:date="2021-03-25T17:15:00Z">
        <w:r w:rsidR="002B1F21">
          <w:rPr>
            <w:rFonts w:ascii="Arial" w:eastAsia="Cambria" w:hAnsi="Arial" w:cs="Arial"/>
            <w:sz w:val="24"/>
            <w:szCs w:val="24"/>
          </w:rPr>
          <w:t xml:space="preserve"> </w:t>
        </w:r>
      </w:ins>
      <w:ins w:id="333" w:author="Stephen Wandro" w:date="2021-04-29T16:46:00Z">
        <w:r w:rsidR="00D96527">
          <w:rPr>
            <w:rFonts w:ascii="Arial" w:eastAsia="Cambria" w:hAnsi="Arial" w:cs="Arial"/>
            <w:sz w:val="24"/>
            <w:szCs w:val="24"/>
          </w:rPr>
          <w:t>M</w:t>
        </w:r>
      </w:ins>
      <w:ins w:id="334" w:author="Stephen Wandro" w:date="2021-03-25T17:17:00Z">
        <w:r w:rsidR="002B1F21">
          <w:rPr>
            <w:rFonts w:ascii="Arial" w:eastAsia="Cambria" w:hAnsi="Arial" w:cs="Arial"/>
            <w:sz w:val="24"/>
            <w:szCs w:val="24"/>
          </w:rPr>
          <w:t>utations in the epa locus</w:t>
        </w:r>
      </w:ins>
      <w:ins w:id="335" w:author="Stephen Wandro" w:date="2021-04-29T16:47:00Z">
        <w:r w:rsidR="00D96527">
          <w:rPr>
            <w:rFonts w:ascii="Arial" w:eastAsia="Cambria" w:hAnsi="Arial" w:cs="Arial"/>
            <w:sz w:val="24"/>
            <w:szCs w:val="24"/>
          </w:rPr>
          <w:t xml:space="preserve"> were never observed</w:t>
        </w:r>
      </w:ins>
      <w:ins w:id="336" w:author="Stephen Wandro" w:date="2021-03-25T17:17:00Z">
        <w:r w:rsidR="002B1F21">
          <w:rPr>
            <w:rFonts w:ascii="Arial" w:eastAsia="Cambria" w:hAnsi="Arial" w:cs="Arial"/>
            <w:sz w:val="24"/>
            <w:szCs w:val="24"/>
          </w:rPr>
          <w:t xml:space="preserve">, </w:t>
        </w:r>
      </w:ins>
      <w:ins w:id="337" w:author="Stephen Wandro" w:date="2021-04-29T16:47:00Z">
        <w:r w:rsidR="00D96527">
          <w:rPr>
            <w:rFonts w:ascii="Arial" w:eastAsia="Cambria" w:hAnsi="Arial" w:cs="Arial"/>
            <w:sz w:val="24"/>
            <w:szCs w:val="24"/>
          </w:rPr>
          <w:t xml:space="preserve">however </w:t>
        </w:r>
      </w:ins>
      <w:ins w:id="338" w:author="Stephen Wandro" w:date="2021-03-25T17:17:00Z">
        <w:r w:rsidR="002B1F21">
          <w:rPr>
            <w:rFonts w:ascii="Arial" w:eastAsia="Cambria" w:hAnsi="Arial" w:cs="Arial"/>
            <w:sz w:val="24"/>
            <w:szCs w:val="24"/>
          </w:rPr>
          <w:t>we did observe Yqw mutants</w:t>
        </w:r>
      </w:ins>
      <w:ins w:id="339" w:author="Stephen Wandro" w:date="2021-03-25T17:18:00Z">
        <w:r w:rsidR="002B1F21">
          <w:rPr>
            <w:rFonts w:ascii="Arial" w:eastAsia="Cambria" w:hAnsi="Arial" w:cs="Arial"/>
            <w:sz w:val="24"/>
            <w:szCs w:val="24"/>
          </w:rPr>
          <w:t xml:space="preserve"> among </w:t>
        </w:r>
      </w:ins>
      <w:ins w:id="340" w:author="Stephen Wandro" w:date="2021-04-29T16:47:00Z">
        <w:r w:rsidR="00D96527">
          <w:rPr>
            <w:rFonts w:ascii="Arial" w:eastAsia="Cambria" w:hAnsi="Arial" w:cs="Arial"/>
            <w:sz w:val="24"/>
            <w:szCs w:val="24"/>
          </w:rPr>
          <w:t>in some</w:t>
        </w:r>
      </w:ins>
      <w:ins w:id="341" w:author="Stephen Wandro" w:date="2021-03-25T17:18:00Z">
        <w:r w:rsidR="002B1F21">
          <w:rPr>
            <w:rFonts w:ascii="Arial" w:eastAsia="Cambria" w:hAnsi="Arial" w:cs="Arial"/>
            <w:sz w:val="24"/>
            <w:szCs w:val="24"/>
          </w:rPr>
          <w:t xml:space="preserve"> of the </w:t>
        </w:r>
      </w:ins>
      <w:ins w:id="342" w:author="Stephen Wandro" w:date="2021-04-29T16:47:00Z">
        <w:r w:rsidR="00D96527">
          <w:rPr>
            <w:rFonts w:ascii="Arial" w:eastAsia="Cambria" w:hAnsi="Arial" w:cs="Arial"/>
            <w:sz w:val="24"/>
            <w:szCs w:val="24"/>
          </w:rPr>
          <w:t xml:space="preserve">host-only </w:t>
        </w:r>
      </w:ins>
      <w:ins w:id="343" w:author="Stephen Wandro" w:date="2021-03-25T17:18:00Z">
        <w:r w:rsidR="002B1F21">
          <w:rPr>
            <w:rFonts w:ascii="Arial" w:eastAsia="Cambria" w:hAnsi="Arial" w:cs="Arial"/>
            <w:sz w:val="24"/>
            <w:szCs w:val="24"/>
          </w:rPr>
          <w:t>controls</w:t>
        </w:r>
      </w:ins>
      <w:ins w:id="344" w:author="Stephen Wandro" w:date="2021-04-29T16:47:00Z">
        <w:r w:rsidR="00D96527">
          <w:rPr>
            <w:rFonts w:ascii="Arial" w:eastAsia="Cambria" w:hAnsi="Arial" w:cs="Arial"/>
            <w:sz w:val="24"/>
            <w:szCs w:val="24"/>
          </w:rPr>
          <w:t>, indicating that these mutations may not be phage-specific</w:t>
        </w:r>
      </w:ins>
      <w:ins w:id="345" w:author="Stephen Wandro" w:date="2021-03-25T17:18:00Z">
        <w:r w:rsidR="002B1F21">
          <w:rPr>
            <w:rFonts w:ascii="Arial" w:eastAsia="Cambria" w:hAnsi="Arial" w:cs="Arial"/>
            <w:sz w:val="24"/>
            <w:szCs w:val="24"/>
          </w:rPr>
          <w:t>. However, these controls also showed evidence of prophage induction,</w:t>
        </w:r>
      </w:ins>
      <w:ins w:id="346" w:author="Stephen Wandro" w:date="2021-04-29T16:48:00Z">
        <w:r w:rsidR="00D96527">
          <w:rPr>
            <w:rFonts w:ascii="Arial" w:eastAsia="Cambria" w:hAnsi="Arial" w:cs="Arial"/>
            <w:sz w:val="24"/>
            <w:szCs w:val="24"/>
          </w:rPr>
          <w:t xml:space="preserve"> so the mutations may be selected for by phage after all, just not the phage we intended</w:t>
        </w:r>
      </w:ins>
      <w:ins w:id="347" w:author="Stephen Wandro" w:date="2021-03-25T17:19:00Z">
        <w:r w:rsidR="002B1F21">
          <w:rPr>
            <w:rFonts w:ascii="Arial" w:eastAsia="Cambria" w:hAnsi="Arial" w:cs="Arial"/>
            <w:sz w:val="24"/>
            <w:szCs w:val="24"/>
          </w:rPr>
          <w:t>.</w:t>
        </w:r>
      </w:ins>
      <w:del w:id="348" w:author="Stephen Wandro" w:date="2021-03-25T17:01:00Z">
        <w:r w:rsidR="00563D7E" w:rsidRPr="007C21EA" w:rsidDel="007E6EB5">
          <w:rPr>
            <w:rFonts w:ascii="Arial" w:eastAsia="Cambria" w:hAnsi="Arial" w:cs="Arial"/>
            <w:sz w:val="24"/>
            <w:szCs w:val="24"/>
          </w:rPr>
          <w:tab/>
        </w:r>
      </w:del>
    </w:p>
    <w:p w14:paraId="00000031" w14:textId="0B01AFB1" w:rsidR="000207FA" w:rsidRPr="007C21EA" w:rsidDel="00A0447E" w:rsidRDefault="00563D7E">
      <w:pPr>
        <w:spacing w:line="480" w:lineRule="auto"/>
        <w:ind w:firstLine="720"/>
        <w:rPr>
          <w:del w:id="349" w:author="Stephen Wandro" w:date="2021-03-25T17:06:00Z"/>
          <w:rFonts w:ascii="Arial" w:eastAsia="Cambria" w:hAnsi="Arial" w:cs="Arial"/>
          <w:sz w:val="24"/>
          <w:szCs w:val="24"/>
        </w:rPr>
        <w:pPrChange w:id="350" w:author="Stephen Wandro" w:date="2021-03-25T17:00:00Z">
          <w:pPr>
            <w:spacing w:line="480" w:lineRule="auto"/>
          </w:pPr>
        </w:pPrChange>
      </w:pPr>
      <w:del w:id="351" w:author="Stephen Wandro" w:date="2021-03-25T17:06:00Z">
        <w:r w:rsidRPr="007C21EA" w:rsidDel="00A0447E">
          <w:rPr>
            <w:rFonts w:ascii="Arial" w:eastAsia="Cambria" w:hAnsi="Arial" w:cs="Arial"/>
            <w:sz w:val="24"/>
            <w:szCs w:val="24"/>
          </w:rPr>
          <w:delText xml:space="preserve">We examined </w:delText>
        </w:r>
        <w:r w:rsidR="00B6021A" w:rsidDel="00A0447E">
          <w:rPr>
            <w:rFonts w:ascii="Arial" w:eastAsia="Cambria" w:hAnsi="Arial" w:cs="Arial"/>
            <w:sz w:val="24"/>
            <w:szCs w:val="24"/>
          </w:rPr>
          <w:delText>six</w:delText>
        </w:r>
        <w:r w:rsidR="00BD4FCC" w:rsidDel="00A0447E">
          <w:rPr>
            <w:rFonts w:ascii="Arial" w:eastAsia="Cambria" w:hAnsi="Arial" w:cs="Arial"/>
            <w:sz w:val="24"/>
            <w:szCs w:val="24"/>
          </w:rPr>
          <w:delText xml:space="preserve"> </w:delText>
        </w:r>
        <w:r w:rsidRPr="007C21EA" w:rsidDel="00A0447E">
          <w:rPr>
            <w:rFonts w:ascii="Arial" w:eastAsia="Cambria" w:hAnsi="Arial" w:cs="Arial"/>
            <w:i/>
            <w:sz w:val="24"/>
            <w:szCs w:val="24"/>
          </w:rPr>
          <w:delText xml:space="preserve">Enterococcus </w:delText>
        </w:r>
        <w:r w:rsidRPr="007C21EA" w:rsidDel="00A0447E">
          <w:rPr>
            <w:rFonts w:ascii="Arial" w:eastAsia="Cambria" w:hAnsi="Arial" w:cs="Arial"/>
            <w:sz w:val="24"/>
            <w:szCs w:val="24"/>
          </w:rPr>
          <w:delText xml:space="preserve">phage-resistant mutants </w:delText>
        </w:r>
        <w:r w:rsidR="00B6021A" w:rsidDel="00A0447E">
          <w:rPr>
            <w:rFonts w:ascii="Arial" w:eastAsia="Cambria" w:hAnsi="Arial" w:cs="Arial"/>
            <w:sz w:val="24"/>
            <w:szCs w:val="24"/>
          </w:rPr>
          <w:delText xml:space="preserve">generated from three wild-type </w:delText>
        </w:r>
        <w:r w:rsidR="00B6021A" w:rsidRPr="00B6021A" w:rsidDel="00A0447E">
          <w:rPr>
            <w:rFonts w:ascii="Arial" w:eastAsia="Cambria" w:hAnsi="Arial" w:cs="Arial"/>
            <w:i/>
            <w:iCs/>
            <w:sz w:val="24"/>
            <w:szCs w:val="24"/>
          </w:rPr>
          <w:delText>Enterococcus</w:delText>
        </w:r>
        <w:r w:rsidR="00B6021A" w:rsidDel="00A0447E">
          <w:rPr>
            <w:rFonts w:ascii="Arial" w:eastAsia="Cambria" w:hAnsi="Arial" w:cs="Arial"/>
            <w:sz w:val="24"/>
            <w:szCs w:val="24"/>
          </w:rPr>
          <w:delText xml:space="preserve"> strains in the</w:delText>
        </w:r>
        <w:r w:rsidR="00BD4FCC" w:rsidDel="00A0447E">
          <w:rPr>
            <w:rFonts w:ascii="Arial" w:eastAsia="Cambria" w:hAnsi="Arial" w:cs="Arial"/>
            <w:sz w:val="24"/>
            <w:szCs w:val="24"/>
          </w:rPr>
          <w:delText xml:space="preserve"> cocktail experiments </w:delText>
        </w:r>
        <w:r w:rsidRPr="007C21EA" w:rsidDel="00A0447E">
          <w:rPr>
            <w:rFonts w:ascii="Arial" w:eastAsia="Cambria" w:hAnsi="Arial" w:cs="Arial"/>
            <w:sz w:val="24"/>
            <w:szCs w:val="24"/>
          </w:rPr>
          <w:delText xml:space="preserve">to determine whether some may have altered susceptibility to vancomycin. </w:delText>
        </w:r>
        <w:r w:rsidR="00B6021A" w:rsidRPr="007C21EA" w:rsidDel="00A0447E">
          <w:rPr>
            <w:rFonts w:ascii="Arial" w:eastAsia="Cambria" w:hAnsi="Arial" w:cs="Arial"/>
            <w:i/>
            <w:sz w:val="24"/>
            <w:szCs w:val="24"/>
          </w:rPr>
          <w:delText>E. faecalis</w:delText>
        </w:r>
        <w:r w:rsidR="00B6021A" w:rsidRPr="007C21EA" w:rsidDel="00A0447E">
          <w:rPr>
            <w:rFonts w:ascii="Arial" w:eastAsia="Cambria" w:hAnsi="Arial" w:cs="Arial"/>
            <w:sz w:val="24"/>
            <w:szCs w:val="24"/>
          </w:rPr>
          <w:delText xml:space="preserve"> strains DP11 and Yi6 were initially susceptible to vancomycin while</w:delText>
        </w:r>
        <w:r w:rsidR="00B6021A" w:rsidRPr="007C21EA" w:rsidDel="00A0447E">
          <w:rPr>
            <w:rFonts w:ascii="Arial" w:eastAsia="Cambria" w:hAnsi="Arial" w:cs="Arial"/>
            <w:i/>
            <w:sz w:val="24"/>
            <w:szCs w:val="24"/>
          </w:rPr>
          <w:delText xml:space="preserve"> E. faecalis</w:delText>
        </w:r>
        <w:r w:rsidR="00B6021A" w:rsidRPr="007C21EA" w:rsidDel="00A0447E">
          <w:rPr>
            <w:rFonts w:ascii="Arial" w:eastAsia="Cambria" w:hAnsi="Arial" w:cs="Arial"/>
            <w:sz w:val="24"/>
            <w:szCs w:val="24"/>
          </w:rPr>
          <w:delText xml:space="preserve"> V587 was initially vancomycin resistant. </w:delText>
        </w:r>
        <w:r w:rsidR="00BD4FCC" w:rsidDel="00A0447E">
          <w:rPr>
            <w:rFonts w:ascii="Arial" w:eastAsia="Cambria" w:hAnsi="Arial" w:cs="Arial"/>
            <w:sz w:val="24"/>
            <w:szCs w:val="24"/>
          </w:rPr>
          <w:delText>First, mutants were sequenced to determine the mechanism of increased phage resistance</w:delText>
        </w:r>
        <w:r w:rsidR="00F22078" w:rsidDel="00A0447E">
          <w:rPr>
            <w:rFonts w:ascii="Arial" w:eastAsia="Cambria" w:hAnsi="Arial" w:cs="Arial"/>
            <w:sz w:val="24"/>
            <w:szCs w:val="24"/>
          </w:rPr>
          <w:delText xml:space="preserve"> (</w:delText>
        </w:r>
        <w:r w:rsidR="00F22078" w:rsidDel="00A0447E">
          <w:rPr>
            <w:rFonts w:ascii="Arial" w:eastAsia="Cambria" w:hAnsi="Arial" w:cs="Arial"/>
            <w:b/>
            <w:bCs/>
            <w:sz w:val="24"/>
            <w:szCs w:val="24"/>
          </w:rPr>
          <w:delText>Table 1)</w:delText>
        </w:r>
        <w:r w:rsidR="00BD4FCC" w:rsidDel="00A0447E">
          <w:rPr>
            <w:rFonts w:ascii="Arial" w:eastAsia="Cambria" w:hAnsi="Arial" w:cs="Arial"/>
            <w:sz w:val="24"/>
            <w:szCs w:val="24"/>
          </w:rPr>
          <w:delText xml:space="preserve">. </w:delText>
        </w:r>
        <w:r w:rsidR="00B6021A" w:rsidDel="00A0447E">
          <w:rPr>
            <w:rFonts w:ascii="Arial" w:eastAsia="Cambria" w:hAnsi="Arial" w:cs="Arial"/>
            <w:sz w:val="24"/>
            <w:szCs w:val="24"/>
          </w:rPr>
          <w:delText xml:space="preserve">Five out of six resistant mutants had mutations in the Epa exopolysaccharide synthesis locus. </w:delText>
        </w:r>
        <w:r w:rsidRPr="007C21EA" w:rsidDel="00A0447E">
          <w:rPr>
            <w:rFonts w:ascii="Arial" w:eastAsia="Cambria" w:hAnsi="Arial" w:cs="Arial"/>
            <w:sz w:val="24"/>
            <w:szCs w:val="24"/>
          </w:rPr>
          <w:delText xml:space="preserve">Phage-resistant </w:delText>
        </w:r>
        <w:r w:rsidRPr="007C21EA" w:rsidDel="00A0447E">
          <w:rPr>
            <w:rFonts w:ascii="Arial" w:eastAsia="Cambria" w:hAnsi="Arial" w:cs="Arial"/>
            <w:i/>
            <w:sz w:val="24"/>
            <w:szCs w:val="24"/>
          </w:rPr>
          <w:delText xml:space="preserve">Enterococcus </w:delText>
        </w:r>
        <w:r w:rsidRPr="007C21EA" w:rsidDel="00A0447E">
          <w:rPr>
            <w:rFonts w:ascii="Arial" w:eastAsia="Cambria" w:hAnsi="Arial" w:cs="Arial"/>
            <w:sz w:val="24"/>
            <w:szCs w:val="24"/>
          </w:rPr>
          <w:delText xml:space="preserve">mutants often had similar </w:delText>
        </w:r>
        <w:r w:rsidR="00B6021A" w:rsidDel="00A0447E">
          <w:rPr>
            <w:rFonts w:ascii="Arial" w:eastAsia="Cambria" w:hAnsi="Arial" w:cs="Arial"/>
            <w:sz w:val="24"/>
            <w:szCs w:val="24"/>
          </w:rPr>
          <w:delText xml:space="preserve">or slightly decreased </w:delText>
        </w:r>
        <w:r w:rsidRPr="007C21EA" w:rsidDel="00A0447E">
          <w:rPr>
            <w:rFonts w:ascii="Arial" w:eastAsia="Cambria" w:hAnsi="Arial" w:cs="Arial"/>
            <w:sz w:val="24"/>
            <w:szCs w:val="24"/>
          </w:rPr>
          <w:delText>levels of susceptibility to vancomycin (</w:delText>
        </w:r>
        <w:r w:rsidRPr="007C21EA" w:rsidDel="00A0447E">
          <w:rPr>
            <w:rFonts w:ascii="Arial" w:eastAsia="Cambria" w:hAnsi="Arial" w:cs="Arial"/>
            <w:b/>
            <w:sz w:val="24"/>
            <w:szCs w:val="24"/>
          </w:rPr>
          <w:delText>Figure 4</w:delText>
        </w:r>
        <w:r w:rsidRPr="007C21EA" w:rsidDel="00A0447E">
          <w:rPr>
            <w:rFonts w:ascii="Arial" w:eastAsia="Cambria" w:hAnsi="Arial" w:cs="Arial"/>
            <w:sz w:val="24"/>
            <w:szCs w:val="24"/>
          </w:rPr>
          <w:delText xml:space="preserve">). Many phage-resistant </w:delText>
        </w:r>
        <w:r w:rsidRPr="007C21EA" w:rsidDel="00A0447E">
          <w:rPr>
            <w:rFonts w:ascii="Arial" w:eastAsia="Cambria" w:hAnsi="Arial" w:cs="Arial"/>
            <w:i/>
            <w:sz w:val="24"/>
            <w:szCs w:val="24"/>
          </w:rPr>
          <w:delText>Enterococcus</w:delText>
        </w:r>
        <w:r w:rsidRPr="007C21EA" w:rsidDel="00A0447E">
          <w:rPr>
            <w:rFonts w:ascii="Arial" w:eastAsia="Cambria" w:hAnsi="Arial" w:cs="Arial"/>
            <w:sz w:val="24"/>
            <w:szCs w:val="24"/>
          </w:rPr>
          <w:delText xml:space="preserve"> mutants did not achieve the same growth characteristics (OD</w:delText>
        </w:r>
        <w:r w:rsidRPr="007C21EA" w:rsidDel="00A0447E">
          <w:rPr>
            <w:rFonts w:ascii="Arial" w:eastAsia="Cambria" w:hAnsi="Arial" w:cs="Arial"/>
            <w:sz w:val="24"/>
            <w:szCs w:val="24"/>
            <w:vertAlign w:val="subscript"/>
          </w:rPr>
          <w:delText>600</w:delText>
        </w:r>
        <w:r w:rsidRPr="007C21EA" w:rsidDel="00A0447E">
          <w:rPr>
            <w:rFonts w:ascii="Arial" w:eastAsia="Cambria" w:hAnsi="Arial" w:cs="Arial"/>
            <w:sz w:val="24"/>
            <w:szCs w:val="24"/>
          </w:rPr>
          <w:delText xml:space="preserve"> compared to the wild-type isolate), indicating that these mutants had growth defects.</w:delText>
        </w:r>
      </w:del>
    </w:p>
    <w:p w14:paraId="00000032" w14:textId="77777777" w:rsidR="000207FA" w:rsidRPr="007C21EA" w:rsidRDefault="000207FA">
      <w:pPr>
        <w:spacing w:line="480" w:lineRule="auto"/>
        <w:rPr>
          <w:rFonts w:ascii="Arial" w:eastAsia="Cambria" w:hAnsi="Arial" w:cs="Arial"/>
          <w:sz w:val="24"/>
          <w:szCs w:val="24"/>
        </w:rPr>
      </w:pPr>
    </w:p>
    <w:p w14:paraId="00000033"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DISCUSSION</w:t>
      </w:r>
    </w:p>
    <w:p w14:paraId="00000034" w14:textId="6DB13B13"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ab/>
        <w:t xml:space="preserve">Some phage cocktails have previously been shown to be effective at killing bacteria and preventing the growth of resistant mutants, but </w:t>
      </w:r>
      <w:del w:id="352" w:author="Stephen Wandro" w:date="2021-04-29T16:49:00Z">
        <w:r w:rsidRPr="007C21EA" w:rsidDel="00D96527">
          <w:rPr>
            <w:rFonts w:ascii="Arial" w:eastAsia="Cambria" w:hAnsi="Arial" w:cs="Arial"/>
            <w:sz w:val="24"/>
            <w:szCs w:val="24"/>
          </w:rPr>
          <w:delText xml:space="preserve">little </w:delText>
        </w:r>
      </w:del>
      <w:ins w:id="353" w:author="Stephen Wandro" w:date="2021-04-29T16:49:00Z">
        <w:r w:rsidR="00D96527">
          <w:rPr>
            <w:rFonts w:ascii="Arial" w:eastAsia="Cambria" w:hAnsi="Arial" w:cs="Arial"/>
            <w:sz w:val="24"/>
            <w:szCs w:val="24"/>
          </w:rPr>
          <w:t xml:space="preserve">for many bacteria, it is unknown </w:t>
        </w:r>
      </w:ins>
      <w:del w:id="354" w:author="Stephen Wandro" w:date="2021-04-29T16:49:00Z">
        <w:r w:rsidRPr="007C21EA" w:rsidDel="00D96527">
          <w:rPr>
            <w:rFonts w:ascii="Arial" w:eastAsia="Cambria" w:hAnsi="Arial" w:cs="Arial"/>
            <w:sz w:val="24"/>
            <w:szCs w:val="24"/>
          </w:rPr>
          <w:delText xml:space="preserve">focus has been placed on </w:delText>
        </w:r>
      </w:del>
      <w:del w:id="355" w:author="Stephen Wandro" w:date="2021-04-29T16:48:00Z">
        <w:r w:rsidRPr="007C21EA" w:rsidDel="00D96527">
          <w:rPr>
            <w:rFonts w:ascii="Arial" w:eastAsia="Cambria" w:hAnsi="Arial" w:cs="Arial"/>
            <w:sz w:val="24"/>
            <w:szCs w:val="24"/>
          </w:rPr>
          <w:delText>the design principles for effective cocktails</w:delText>
        </w:r>
      </w:del>
      <w:ins w:id="356" w:author="Stephen Wandro" w:date="2021-04-29T16:48:00Z">
        <w:r w:rsidR="00D96527">
          <w:rPr>
            <w:rFonts w:ascii="Arial" w:eastAsia="Cambria" w:hAnsi="Arial" w:cs="Arial"/>
            <w:sz w:val="24"/>
            <w:szCs w:val="24"/>
          </w:rPr>
          <w:t xml:space="preserve">which combinations of phages and the number of phages </w:t>
        </w:r>
      </w:ins>
      <w:ins w:id="357" w:author="Stephen Wandro" w:date="2021-04-29T16:49:00Z">
        <w:r w:rsidR="00D96527">
          <w:rPr>
            <w:rFonts w:ascii="Arial" w:eastAsia="Cambria" w:hAnsi="Arial" w:cs="Arial"/>
            <w:sz w:val="24"/>
            <w:szCs w:val="24"/>
          </w:rPr>
          <w:t>in a</w:t>
        </w:r>
      </w:ins>
      <w:ins w:id="358" w:author="Stephen Wandro" w:date="2021-04-29T16:48:00Z">
        <w:r w:rsidR="00D96527">
          <w:rPr>
            <w:rFonts w:ascii="Arial" w:eastAsia="Cambria" w:hAnsi="Arial" w:cs="Arial"/>
            <w:sz w:val="24"/>
            <w:szCs w:val="24"/>
          </w:rPr>
          <w:t xml:space="preserve"> cock</w:t>
        </w:r>
      </w:ins>
      <w:ins w:id="359" w:author="Stephen Wandro" w:date="2021-04-29T16:49:00Z">
        <w:r w:rsidR="00D96527">
          <w:rPr>
            <w:rFonts w:ascii="Arial" w:eastAsia="Cambria" w:hAnsi="Arial" w:cs="Arial"/>
            <w:sz w:val="24"/>
            <w:szCs w:val="24"/>
          </w:rPr>
          <w:t>tail that would be most effective at preventing growth</w:t>
        </w:r>
      </w:ins>
      <w:r w:rsidRPr="007C21EA">
        <w:rPr>
          <w:rFonts w:ascii="Arial" w:eastAsia="Cambria" w:hAnsi="Arial" w:cs="Arial"/>
          <w:sz w:val="24"/>
          <w:szCs w:val="24"/>
        </w:rPr>
        <w:t>. Here, we show</w:t>
      </w:r>
      <w:r w:rsidR="00977B7B" w:rsidRPr="007C21EA">
        <w:rPr>
          <w:rFonts w:ascii="Arial" w:eastAsia="Cambria" w:hAnsi="Arial" w:cs="Arial"/>
          <w:sz w:val="24"/>
          <w:szCs w:val="24"/>
        </w:rPr>
        <w:t>ed</w:t>
      </w:r>
      <w:r w:rsidRPr="007C21EA">
        <w:rPr>
          <w:rFonts w:ascii="Arial" w:eastAsia="Cambria" w:hAnsi="Arial" w:cs="Arial"/>
          <w:sz w:val="24"/>
          <w:szCs w:val="24"/>
        </w:rPr>
        <w:t xml:space="preserve"> that phage cocktail design is an important consideration because </w:t>
      </w:r>
      <w:r w:rsidR="00977B7B" w:rsidRPr="007C21EA">
        <w:rPr>
          <w:rFonts w:ascii="Arial" w:eastAsia="Cambria" w:hAnsi="Arial" w:cs="Arial"/>
          <w:sz w:val="24"/>
          <w:szCs w:val="24"/>
        </w:rPr>
        <w:t xml:space="preserve">not all </w:t>
      </w:r>
      <w:r w:rsidRPr="007C21EA">
        <w:rPr>
          <w:rFonts w:ascii="Arial" w:eastAsia="Cambria" w:hAnsi="Arial" w:cs="Arial"/>
          <w:sz w:val="24"/>
          <w:szCs w:val="24"/>
        </w:rPr>
        <w:t xml:space="preserve">combinations of phages consistently prevent the growth of phage-resistant mutants. </w:t>
      </w:r>
    </w:p>
    <w:p w14:paraId="00000035" w14:textId="6BD0BABE" w:rsidR="000207FA" w:rsidRPr="007C21EA" w:rsidRDefault="00563D7E">
      <w:pPr>
        <w:spacing w:line="480" w:lineRule="auto"/>
        <w:ind w:firstLine="720"/>
        <w:rPr>
          <w:rFonts w:ascii="Arial" w:eastAsia="Cambria" w:hAnsi="Arial" w:cs="Arial"/>
          <w:color w:val="000000"/>
          <w:sz w:val="24"/>
          <w:szCs w:val="24"/>
          <w:highlight w:val="white"/>
        </w:rPr>
      </w:pPr>
      <w:r w:rsidRPr="007C21EA">
        <w:rPr>
          <w:rFonts w:ascii="Arial" w:eastAsia="Cambria" w:hAnsi="Arial" w:cs="Arial"/>
          <w:sz w:val="24"/>
          <w:szCs w:val="24"/>
        </w:rPr>
        <w:t>While using phage cocktails</w:t>
      </w:r>
      <w:r w:rsidR="004F3650" w:rsidRPr="007C21EA">
        <w:rPr>
          <w:rFonts w:ascii="Arial" w:eastAsia="Cambria" w:hAnsi="Arial" w:cs="Arial"/>
          <w:sz w:val="24"/>
          <w:szCs w:val="24"/>
        </w:rPr>
        <w:t xml:space="preserve"> </w:t>
      </w:r>
      <w:r w:rsidR="00182BBE">
        <w:rPr>
          <w:rFonts w:ascii="Arial" w:eastAsia="Cambria" w:hAnsi="Arial" w:cs="Arial"/>
          <w:sz w:val="24"/>
          <w:szCs w:val="24"/>
        </w:rPr>
        <w:t>including a diversity of phages targeting multiple disparate bacterial types has been a common practice,</w:t>
      </w:r>
      <w:r w:rsidRPr="007C21EA">
        <w:rPr>
          <w:rFonts w:ascii="Arial" w:eastAsia="Cambria" w:hAnsi="Arial" w:cs="Arial"/>
          <w:sz w:val="24"/>
          <w:szCs w:val="24"/>
        </w:rPr>
        <w:t xml:space="preserve"> there is no standard for how </w:t>
      </w:r>
      <w:r w:rsidRPr="007C21EA">
        <w:rPr>
          <w:rFonts w:ascii="Arial" w:eastAsia="Cambria" w:hAnsi="Arial" w:cs="Arial"/>
          <w:sz w:val="24"/>
          <w:szCs w:val="24"/>
        </w:rPr>
        <w:lastRenderedPageBreak/>
        <w:t>many phages should be used</w:t>
      </w:r>
      <w:ins w:id="360" w:author="Stephen Wandro" w:date="2021-04-29T16:50:00Z">
        <w:r w:rsidR="003F04D8">
          <w:rPr>
            <w:rFonts w:ascii="Arial" w:eastAsia="Cambria" w:hAnsi="Arial" w:cs="Arial"/>
            <w:sz w:val="24"/>
            <w:szCs w:val="24"/>
          </w:rPr>
          <w:t>, and the answer will likely change for different bacterial hosts</w:t>
        </w:r>
      </w:ins>
      <w:r w:rsidRPr="007C21EA">
        <w:rPr>
          <w:rFonts w:ascii="Arial" w:eastAsia="Cambria" w:hAnsi="Arial" w:cs="Arial"/>
          <w:sz w:val="24"/>
          <w:szCs w:val="24"/>
        </w:rPr>
        <w:t xml:space="preserve">. </w:t>
      </w:r>
      <w:ins w:id="361" w:author="Stephen Wandro" w:date="2021-04-29T16:50:00Z">
        <w:r w:rsidR="003F04D8">
          <w:rPr>
            <w:rFonts w:ascii="Arial" w:eastAsia="Cambria" w:hAnsi="Arial" w:cs="Arial"/>
            <w:sz w:val="24"/>
            <w:szCs w:val="24"/>
          </w:rPr>
          <w:t xml:space="preserve">For example, </w:t>
        </w:r>
      </w:ins>
      <w:del w:id="362" w:author="Stephen Wandro" w:date="2021-04-29T16:50:00Z">
        <w:r w:rsidRPr="007C21EA" w:rsidDel="003F04D8">
          <w:rPr>
            <w:rFonts w:ascii="Arial" w:eastAsia="Cambria" w:hAnsi="Arial" w:cs="Arial"/>
            <w:color w:val="000000"/>
            <w:sz w:val="24"/>
            <w:szCs w:val="24"/>
            <w:highlight w:val="white"/>
          </w:rPr>
          <w:delText>T</w:delText>
        </w:r>
      </w:del>
      <w:ins w:id="363" w:author="Stephen Wandro" w:date="2021-04-29T16:50:00Z">
        <w:r w:rsidR="003F04D8">
          <w:rPr>
            <w:rFonts w:ascii="Arial" w:eastAsia="Cambria" w:hAnsi="Arial" w:cs="Arial"/>
            <w:color w:val="000000"/>
            <w:sz w:val="24"/>
            <w:szCs w:val="24"/>
            <w:highlight w:val="white"/>
          </w:rPr>
          <w:t>t</w:t>
        </w:r>
      </w:ins>
      <w:r w:rsidRPr="007C21EA">
        <w:rPr>
          <w:rFonts w:ascii="Arial" w:eastAsia="Cambria" w:hAnsi="Arial" w:cs="Arial"/>
          <w:color w:val="000000"/>
          <w:sz w:val="24"/>
          <w:szCs w:val="24"/>
          <w:highlight w:val="white"/>
        </w:rPr>
        <w:t>he pyophage (PYO) cocktail from the Georgian Eliava Institute of Bacteriophage</w:t>
      </w:r>
      <w:r w:rsidR="00977B7B" w:rsidRPr="007C21EA">
        <w:rPr>
          <w:rFonts w:ascii="Arial" w:eastAsia="Cambria" w:hAnsi="Arial" w:cs="Arial"/>
          <w:color w:val="000000"/>
          <w:sz w:val="24"/>
          <w:szCs w:val="24"/>
          <w:highlight w:val="white"/>
        </w:rPr>
        <w:t>s</w:t>
      </w:r>
      <w:r w:rsidRPr="007C21EA">
        <w:rPr>
          <w:rFonts w:ascii="Arial" w:eastAsia="Cambria" w:hAnsi="Arial" w:cs="Arial"/>
          <w:color w:val="000000"/>
          <w:sz w:val="24"/>
          <w:szCs w:val="24"/>
          <w:highlight w:val="white"/>
        </w:rPr>
        <w:t xml:space="preserve"> has been shown to contain approximately thirty different phages</w:t>
      </w:r>
      <w:r w:rsidR="00C96061">
        <w:rPr>
          <w:rFonts w:ascii="Arial" w:eastAsia="Cambria" w:hAnsi="Arial" w:cs="Arial"/>
          <w:color w:val="000000"/>
          <w:sz w:val="24"/>
          <w:szCs w:val="24"/>
          <w:highlight w:val="white"/>
        </w:rPr>
        <w:t xml:space="preserve"> </w:t>
      </w:r>
      <w:r w:rsidRPr="007C21EA">
        <w:rPr>
          <w:rFonts w:ascii="Arial" w:eastAsia="Cambria" w:hAnsi="Arial" w:cs="Arial"/>
          <w:color w:val="000000"/>
          <w:sz w:val="24"/>
          <w:szCs w:val="24"/>
          <w:highlight w:val="white"/>
        </w:rPr>
        <w:t>target</w:t>
      </w:r>
      <w:r w:rsidR="00C96061">
        <w:rPr>
          <w:rFonts w:ascii="Arial" w:eastAsia="Cambria" w:hAnsi="Arial" w:cs="Arial"/>
          <w:color w:val="000000"/>
          <w:sz w:val="24"/>
          <w:szCs w:val="24"/>
          <w:highlight w:val="white"/>
        </w:rPr>
        <w:t>ing</w:t>
      </w:r>
      <w:r w:rsidRPr="007C21EA">
        <w:rPr>
          <w:rFonts w:ascii="Arial" w:eastAsia="Cambria" w:hAnsi="Arial" w:cs="Arial"/>
          <w:color w:val="000000"/>
          <w:sz w:val="24"/>
          <w:szCs w:val="24"/>
          <w:highlight w:val="white"/>
        </w:rPr>
        <w:t xml:space="preserve"> multiple different bacterial hosts</w:t>
      </w:r>
      <w:r w:rsidR="003E31DD" w:rsidRPr="007C21EA">
        <w:rPr>
          <w:rFonts w:ascii="Arial" w:eastAsia="Cambria" w:hAnsi="Arial" w:cs="Arial"/>
          <w:color w:val="000000"/>
          <w:sz w:val="24"/>
          <w:szCs w:val="24"/>
          <w:highlight w:val="white"/>
        </w:rPr>
        <w:fldChar w:fldCharType="begin" w:fldLock="1"/>
      </w:r>
      <w:r w:rsidR="003B443E">
        <w:rPr>
          <w:rFonts w:ascii="Arial" w:eastAsia="Cambria" w:hAnsi="Arial" w:cs="Arial"/>
          <w:color w:val="000000"/>
          <w:sz w:val="24"/>
          <w:szCs w:val="24"/>
          <w:highlight w:val="white"/>
        </w:rPr>
        <w:instrText>ADDIN CSL_CITATION {"citationItems":[{"id":"ITEM-1","itemData":{"DOI":"10.3390/v9110328","ISSN":"1999-4915","PMID":"29099783","abstract":"Phage therapy has regained interest in recent years due to the alarming spread of antibiotic resistance. Whilst phage cocktails are commonly sold in pharmacies in countries such as Georgia and Russia, this is not the case in western countries due to western regulatory agencies requiring a thorough characterization of the drug. Here, DNA sequencing of constituent biological entities constitutes a first step. The pyophage (PYO) cocktail is one of the main commercial products of the Georgian Eliava Institute of Bacteriophage, Microbiology and Virology and is used to cure skin infections. Since its first production in the 1930s, the composition of the cocktail has been periodically modified to add phages effective against emerging pathogenic strains. In this paper, we compared the composition of three PYO cocktails from 1997 (PYO97), 2000 (PYO2000) and 2014 (PYO2014). Based on next generation sequencing, de novo assembly and binning of contigs into draft genomes based on tetranucleotide distance, thirty and twenty-nine phage draft genomes were predicted in PYO97 and PYO2014, respectively. Of these, thirteen and fifteen shared high similarity to known phages. Eleven draft genomes were found to be common in the two cocktails. One of these showed no similarity to publicly available phage genomes. Representatives of phages targeting E. faecalis, E. faecium, E. coli, Proteus, P. aeruginosa and S. aureus were found in both cocktails. Finally, we estimated larger overlap of the PYO2000 cocktail to PYO97 compared to PYO2014. Using next generation sequencing and metagenomics analysis, we were able to characterize and compare the content of PYO cocktails separated by 17 years in time. Even though the cocktail composition is upgraded every six months, we found it to remain relatively stable over the years.","author":[{"dropping-particle":"","family":"Villarroel","given":"Julia","non-dropping-particle":"","parse-names":false,"suffix":""},{"dropping-particle":"","family":"Larsen","given":"Mette Voldby","non-dropping-particle":"","parse-names":false,"suffix":""},{"dropping-particle":"","family":"Kilstrup","given":"Mogens","non-dropping-particle":"","parse-names":false,"suffix":""},{"dropping-particle":"","family":"Nielsen","given":"Morten","non-dropping-particle":"","parse-names":false,"suffix":""}],"container-title":"Viruses","id":"ITEM-1","issue":"11","issued":{"date-parts":[["2017"]]},"note":"Phage EFDG1 in cocktail","publisher":"Multidisciplinary Digital Publishing Institute  (MDPI)","title":"Metagenomic Analysis of Therapeutic PYO Phage Cocktails from 1997 to 2014.","type":"article-journal","volume":"9"},"uris":["http://www.mendeley.com/documents/?uuid=0a3be160-072f-3d5b-923a-32f0448e68d5"]}],"mendeley":{"formattedCitation":"&lt;sup&gt;25&lt;/sup&gt;","plainTextFormattedCitation":"25","previouslyFormattedCitation":"&lt;sup&gt;25&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41B18" w:rsidRPr="00341B18">
        <w:rPr>
          <w:rFonts w:ascii="Arial" w:eastAsia="Cambria" w:hAnsi="Arial" w:cs="Arial"/>
          <w:noProof/>
          <w:color w:val="000000"/>
          <w:sz w:val="24"/>
          <w:szCs w:val="24"/>
          <w:highlight w:val="white"/>
          <w:vertAlign w:val="superscript"/>
        </w:rPr>
        <w:t>25</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Recent uses of phage therapy designed to target a single strain of a bacteri</w:t>
      </w:r>
      <w:r w:rsidR="00977B7B" w:rsidRPr="007C21EA">
        <w:rPr>
          <w:rFonts w:ascii="Arial" w:eastAsia="Cambria" w:hAnsi="Arial" w:cs="Arial"/>
          <w:sz w:val="24"/>
          <w:szCs w:val="24"/>
          <w:highlight w:val="white"/>
        </w:rPr>
        <w:t>al species</w:t>
      </w:r>
      <w:r w:rsidRPr="007C21EA">
        <w:rPr>
          <w:rFonts w:ascii="Arial" w:eastAsia="Cambria" w:hAnsi="Arial" w:cs="Arial"/>
          <w:color w:val="000000"/>
          <w:sz w:val="24"/>
          <w:szCs w:val="24"/>
          <w:highlight w:val="white"/>
        </w:rPr>
        <w:t xml:space="preserve"> generally include between one and six phages</w:t>
      </w:r>
      <w:r w:rsidR="00DA2D5C" w:rsidRPr="007C21EA">
        <w:rPr>
          <w:rFonts w:ascii="Arial" w:eastAsia="Cambria" w:hAnsi="Arial" w:cs="Arial"/>
          <w:color w:val="000000"/>
          <w:sz w:val="24"/>
          <w:szCs w:val="24"/>
          <w:highlight w:val="white"/>
        </w:rPr>
        <w:t xml:space="preserve"> </w:t>
      </w:r>
      <w:r w:rsidR="003E31DD" w:rsidRPr="007C21EA">
        <w:rPr>
          <w:rFonts w:ascii="Arial" w:eastAsia="Cambria" w:hAnsi="Arial" w:cs="Arial"/>
          <w:color w:val="000000"/>
          <w:sz w:val="24"/>
          <w:szCs w:val="24"/>
          <w:highlight w:val="white"/>
        </w:rPr>
        <w:fldChar w:fldCharType="begin" w:fldLock="1"/>
      </w:r>
      <w:r w:rsidR="00333434">
        <w:rPr>
          <w:rFonts w:ascii="Arial" w:eastAsia="Cambria" w:hAnsi="Arial" w:cs="Arial"/>
          <w:color w:val="000000"/>
          <w:sz w:val="24"/>
          <w:szCs w:val="24"/>
          <w:highlight w:val="white"/>
        </w:rPr>
        <w:instrText>ADDIN CSL_CITATION {"citationItems":[{"id":"ITEM-1","itemData":{"DOI":"10.1111/j.1749-4486.2009.01973.x","ISSN":"1749-4486","abstract":"Objectives: To evaluate the efficacy and safety of a thera-peutic bacteriophage preparation (Biophage-PA) targeting antibiotic-resistant Pseudomonas aeruginosa in chronic otitis. Design: Randomised, double-blind, placebo-controlled Phase I/II clinical trial approved by UK Medicines and Healthcare products Regulatory Agency (MHRA) and the Central Office for Research Ethics Committees (COREC) ethical review process. Setting: A single specialist university hospital. Participants: 24 patients with chronic otitis with a dura-tion of several years (2–58). Each patient had, at the time of entry to the trial, an ear infection because of an antibi-otic-resistant P. aeruginosa strain sensitive to one or more of the six phages present in Biophage-PA. Participants were randomised in two groups of 12 treated with either a single dose of Biophage-PA or placebo and followed up at 7, 21 and 42 days after treatment by the same otolo-gist. Ears were thoroughly cleaned on each occasion and clinical and microbiological indicators measured. Main outcome measures: Physician assessed erythema ⁄ inflammation, ulceration ⁄ granulation ⁄ polyps, discharge quantity, discharge type and odour using a Visual Analogue Scale (VAS). Patients reported discom-fort, itchiness, wetness and smell also using a VAS. Bacterial levels of P. aeruginosa and phage counts from swabs were measured initially and at follow-up. At each visit patients were asked about side effects using a structured form. Digital otoscopic images were obtained on days 0 and 42 for illustrative purposes only. Results: Relative to day 0, pooled patient-and physi-cian-reported clinical indicators improved for the phage treated group relative to the placebo group. Variation from baseline levels was statistically significant for combined data from all clinic days only for the phage treated group. Variation from baseline levels was statistically significant for the majority of the patient assessed clinical indicators only for the phage treated group. P. aeruginosa counts were significantly lower only in the phage treated group. No treatment related adverse event was reported. Conclusion: The first controlled clinical trial of a therapeutic bacteriophage preparation showed efficacy and safety in chronic otitis because of chemo-resistant P. aeruginosa. Chronic otitis is a common and difficult-to-treat condi-tion. The major pathogens responsible are Pseudomonas aeruginosa and Staphylococcus aureus. 1,2 In particular P. aeruginos…","author":[{"dropping-particle":"","family":"Wright","given":"A","non-dropping-particle":"","parse-names":false,"suffix":""},{"dropping-particle":"","family":"Hawkins","given":"C H","non-dropping-particle":"","parse-names":false,"suffix":""},{"dropping-particle":"","family":"Änggård","given":"E E","non-dropping-particle":"","parse-names":false,"suffix":""},{"dropping-particle":"","family":"Harper","given":"D R","non-dropping-particle":"","parse-names":false,"suffix":""}],"container-title":"Clinical Otolaryngology","id":"ITEM-1","issue":"4","issued":{"date-parts":[["2009"]]},"note":"NULL","page":"349-357","title":"A controlled clinical trial of a therapeutic bacteriophage preparation in chronic otitis due to antibiotic-resistant Pseudomonas aeruginosa; A preliminary report of efficacy","type":"article-journal","volume":"34"},"uris":["http://www.mendeley.com/documents/?uuid=6cb3534d-8938-475a-8793-c3a9e75b98b8"]},{"id":"ITEM-2","itemData":{"DOI":"10.1128/AAC.00954-17","ISSN":"1098-6596","PMID":"28807909","abstract":"Widespread antibiotic use in clinical medicine and the livestock industry has contributed to the global spread of multidrug-resistant (MDR) bacterial pathogens, including Acinetobacter baumannii We report on a method used to produce a personalized bacteriophage-based therapeutic treatment for a 68-year old diabetic patient with necrotizing pancreatitis complicated by a MDR A. baumannii infection. Despite multiple antibiotic courses and efforts at percutaneous drainage of a pancreatic pseudocyst, the patient deteriorated over a four-month period. In the absence of effective antibiotics, two laboratories identified nine different bacteriophages with lytic activity for an A. baumannii isolate from the patient. Administration of these bacteriophages intravenously and percutaneously into the abscess cavities was associated with reversal of the patient's downward clinical trajectory, clearance of the A. baumannii infection, and a return to health. The outcome of this case suggests that the methods described here for the production of bacteriophage therapeutics could be applied to similar cases and that more concerted efforts to investigate the use of therapeutic bacteriophages for MDR bacterial infections are warranted.","author":[{"dropping-particle":"","family":"Schooley","given":"Robert T","non-dropping-particle":"","parse-names":false,"suffix":""},{"dropping-particle":"","family":"Biswas","given":"Biswajit","non-dropping-particle":"","parse-names":false,"suffix":""},{"dropping-particle":"","family":"Gill","given":"Jason J","non-dropping-particle":"","parse-names":false,"suffix":""},{"dropping-particle":"","family":"Hernandez-Morales","given":"Adriana","non-dropping-particle":"","parse-names":false,"suffix":""},{"dropping-particle":"","family":"Lancaster","given":"Jacob","non-dropping-particle":"","parse-names":false,"suffix":""},{"dropping-particle":"","family":"Lessor","given":"Lauren","non-dropping-particle":"","parse-names":false,"suffix":""},{"dropping-particle":"","family":"Barr","given":"Jeremy J","non-dropping-particle":"","parse-names":false,"suffix":""},{"dropping-particle":"","family":"Reed","given":"Sharon L","non-dropping-particle":"","parse-names":false,"suffix":""},{"dropping-particle":"","family":"Rohwer","given":"Forest","non-dropping-particle":"","parse-names":false,"suffix":""},{"dropping-particle":"","family":"Benler","given":"Sean","non-dropping-particle":"","parse-names":false,"suffix":""},{"dropping-particle":"","family":"Segall","given":"Anca M","non-dropping-particle":"","parse-names":false,"suffix":""},{"dropping-particle":"","family":"Taplitz","given":"Randy","non-dropping-particle":"","parse-names":false,"suffix":""},{"dropping-particle":"","family":"Smith","given":"Davey M","non-dropping-particle":"","parse-names":false,"suffix":""},{"dropping-particle":"","family":"Kerr","given":"Kim","non-dropping-particle":"","parse-names":false,"suffix":""},{"dropping-particle":"","family":"Kumaraswamy","given":"Monika","non-dropping-particle":"","parse-names":false,"suffix":""},{"dropping-particle":"","family":"Nizet","given":"Victor","non-dropping-particle":"","parse-names":false,"suffix":""},{"dropping-particle":"","family":"Lin","given":"Leo","non-dropping-particle":"","parse-names":false,"suffix":""},{"dropping-particle":"","family":"McCauley","given":"Melanie D","non-dropping-particle":"","parse-names":false,"suffix":""},{"dropping-particle":"","family":"Strathdee","given":"Steffanie A","non-dropping-particle":"","parse-names":false,"suffix":""},{"dropping-particle":"","family":"Benson","given":"Constance A","non-dropping-particle":"","parse-names":false,"suffix":""},{"dropping-particle":"","family":"Pope","given":"Robert K","non-dropping-particle":"","parse-names":false,"suffix":""},{"dropping-particle":"","family":"Leroux","given":"Brian M","non-dropping-particle":"","parse-names":false,"suffix":""},{"dropping-particle":"","family":"Picel","given":"Andrew C","non-dropping-particle":"","parse-names":false,"suffix":""},{"dropping-particle":"","family":"Mateczun","given":"Alfred J","non-dropping-particle":"","parse-names":false,"suffix":""},{"dropping-particle":"","family":"Cilwa","given":"Katherine E","non-dropping-particle":"","parse-names":false,"suffix":""},{"dropping-particle":"","family":"Regeimbal","given":"James M","non-dropping-particle":"","parse-names":false,"suffix":""},{"dropping-particle":"","family":"Estrella","given":"Luis A","non-dropping-particle":"","parse-names":false,"suffix":""},{"dropping-particle":"","family":"Wolfe","given":"David M","non-dropping-particle":"","parse-names":false,"suffix":""},{"dropping-particle":"","family":"Henry","given":"Matthew S","non-dropping-particle":"","parse-names":false,"suffix":""},{"dropping-particle":"","family":"Quinones","given":"Javier","non-dropping-particle":"","parse-names":false,"suffix":""},{"dropping-particle":"","family":"Salka","given":"Scott","non-dropping-particle":"","parse-names":false,"suffix":""},{"dropping-particle":"","family":"Bishop-Lilly","given":"Kimberly A","non-dropping-particle":"","parse-names":false,"suffix":""},{"dropping-particle":"","family":"Young","given":"Ry","non-dropping-particle":"","parse-names":false,"suffix":""},{"dropping-particle":"","family":"Hamilton","given":"Theron","non-dropping-particle":"","parse-names":false,"suffix":""}],"container-title":"Antimicrobial agents and chemotherapy","id":"ITEM-2","issued":{"date-parts":[["2017","8","14"]]},"note":"4 phages in the cocktail","page":"AAC.00954-17","publisher":"American Society for Microbiology","title":"Development and use of personalized bacteriophage-based therapeutic cocktails to treat a patient with a disseminated resistant Acinetobacter baumannii infection.","type":"article-journal"},"uris":["http://www.mendeley.com/documents/?uuid=ee23d652-3346-3d12-ad3e-bbd3a9dcc1bd"]},{"id":"ITEM-3","itemData":{"DOI":"10.1093/jpids/pix056","ISSN":"2048-7193","author":[{"dropping-particle":"","family":"Duplessis","given":"C.","non-dropping-particle":"","parse-names":false,"suffix":""},{"dropping-particle":"","family":"Biswas","given":"B.","non-dropping-particle":"","parse-names":false,"suffix":""},{"dropping-particle":"","family":"Hanisch","given":"B.","non-dropping-particle":"","parse-names":false,"suffix":""},{"dropping-particle":"","family":"Perkins","given":"M.","non-dropping-particle":"","parse-names":false,"suffix":""},{"dropping-particle":"","family":"Henry","given":"M.","non-dropping-particle":"","parse-names":false,"suffix":""},{"dropping-particle":"","family":"Quinones","given":"J.","non-dropping-particle":"","parse-names":false,"suffix":""},{"dropping-particle":"","family":"Wolfe","given":"D.","non-dropping-particle":"","parse-names":false,"suffix":""},{"dropping-particle":"","family":"Estrella","given":"L.","non-dropping-particle":"","parse-names":false,"suffix":""},{"dropping-particle":"","family":"Hamilton","given":"T.","non-dropping-particle":"","parse-names":false,"suffix":""}],"container-title":"Journal of the Pediatric Infectious Diseases Society","id":"ITEM-3","issued":{"date-parts":[["2017","7","22"]]},"title":"Refractory Pseudomonas Bacteremia in a 2-Year-Old Sterilized by Bacteriophage Therapy","type":"article-journal"},"uris":["http://www.mendeley.com/documents/?uuid=dafd990d-a875-3013-a1eb-67ce491fc311"]}],"mendeley":{"formattedCitation":"&lt;sup&gt;28–30&lt;/sup&gt;","plainTextFormattedCitation":"28–30","previouslyFormattedCitation":"&lt;sup&gt;27–29&lt;/sup&gt;"},"properties":{"noteIndex":0},"schema":"https://github.com/citation-style-language/schema/raw/master/csl-citation.json"}</w:instrText>
      </w:r>
      <w:r w:rsidR="003E31DD" w:rsidRPr="007C21EA">
        <w:rPr>
          <w:rFonts w:ascii="Arial" w:eastAsia="Cambria" w:hAnsi="Arial" w:cs="Arial"/>
          <w:color w:val="000000"/>
          <w:sz w:val="24"/>
          <w:szCs w:val="24"/>
          <w:highlight w:val="white"/>
        </w:rPr>
        <w:fldChar w:fldCharType="separate"/>
      </w:r>
      <w:r w:rsidR="00333434" w:rsidRPr="00333434">
        <w:rPr>
          <w:rFonts w:ascii="Arial" w:eastAsia="Cambria" w:hAnsi="Arial" w:cs="Arial"/>
          <w:noProof/>
          <w:color w:val="000000"/>
          <w:sz w:val="24"/>
          <w:szCs w:val="24"/>
          <w:highlight w:val="white"/>
          <w:vertAlign w:val="superscript"/>
        </w:rPr>
        <w:t>28–30</w:t>
      </w:r>
      <w:r w:rsidR="003E31DD" w:rsidRPr="007C21EA">
        <w:rPr>
          <w:rFonts w:ascii="Arial" w:eastAsia="Cambria" w:hAnsi="Arial" w:cs="Arial"/>
          <w:color w:val="000000"/>
          <w:sz w:val="24"/>
          <w:szCs w:val="24"/>
          <w:highlight w:val="white"/>
        </w:rPr>
        <w:fldChar w:fldCharType="end"/>
      </w:r>
      <w:r w:rsidRPr="007C21EA">
        <w:rPr>
          <w:rFonts w:ascii="Arial" w:eastAsia="Cambria" w:hAnsi="Arial" w:cs="Arial"/>
          <w:color w:val="000000"/>
          <w:sz w:val="24"/>
          <w:szCs w:val="24"/>
          <w:highlight w:val="white"/>
        </w:rPr>
        <w:t xml:space="preserve">. Often there is no </w:t>
      </w:r>
      <w:r w:rsidRPr="007C21EA">
        <w:rPr>
          <w:rFonts w:ascii="Arial" w:eastAsia="Cambria" w:hAnsi="Arial" w:cs="Arial"/>
          <w:sz w:val="24"/>
          <w:szCs w:val="24"/>
          <w:highlight w:val="white"/>
        </w:rPr>
        <w:t xml:space="preserve">obvious rationale </w:t>
      </w:r>
      <w:r w:rsidRPr="007C21EA">
        <w:rPr>
          <w:rFonts w:ascii="Arial" w:eastAsia="Cambria" w:hAnsi="Arial" w:cs="Arial"/>
          <w:color w:val="000000"/>
          <w:sz w:val="24"/>
          <w:szCs w:val="24"/>
          <w:highlight w:val="white"/>
        </w:rPr>
        <w:t>behind the number of phages chosen to administer during phage therapy</w:t>
      </w:r>
      <w:r w:rsidR="00C96061">
        <w:rPr>
          <w:rFonts w:ascii="Arial" w:eastAsia="Cambria" w:hAnsi="Arial" w:cs="Arial"/>
          <w:color w:val="000000"/>
          <w:sz w:val="24"/>
          <w:szCs w:val="24"/>
          <w:highlight w:val="white"/>
        </w:rPr>
        <w:t>, although lack of access to phage that can infect a host of interest</w:t>
      </w:r>
      <w:ins w:id="364" w:author="Stephen Wandro" w:date="2021-04-29T16:50:00Z">
        <w:r w:rsidR="00D96527">
          <w:rPr>
            <w:rFonts w:ascii="Arial" w:eastAsia="Cambria" w:hAnsi="Arial" w:cs="Arial"/>
            <w:color w:val="000000"/>
            <w:sz w:val="24"/>
            <w:szCs w:val="24"/>
            <w:highlight w:val="white"/>
          </w:rPr>
          <w:t xml:space="preserve"> is often</w:t>
        </w:r>
      </w:ins>
      <w:del w:id="365" w:author="Stephen Wandro" w:date="2021-04-29T16:50:00Z">
        <w:r w:rsidR="00C96061" w:rsidDel="00D96527">
          <w:rPr>
            <w:rFonts w:ascii="Arial" w:eastAsia="Cambria" w:hAnsi="Arial" w:cs="Arial"/>
            <w:color w:val="000000"/>
            <w:sz w:val="24"/>
            <w:szCs w:val="24"/>
            <w:highlight w:val="white"/>
          </w:rPr>
          <w:delText xml:space="preserve"> may be</w:delText>
        </w:r>
      </w:del>
      <w:r w:rsidR="00C96061">
        <w:rPr>
          <w:rFonts w:ascii="Arial" w:eastAsia="Cambria" w:hAnsi="Arial" w:cs="Arial"/>
          <w:color w:val="000000"/>
          <w:sz w:val="24"/>
          <w:szCs w:val="24"/>
          <w:highlight w:val="white"/>
        </w:rPr>
        <w:t xml:space="preserve"> a</w:t>
      </w:r>
      <w:del w:id="366" w:author="Stephen Wandro" w:date="2021-04-29T16:50:00Z">
        <w:r w:rsidR="00C96061" w:rsidDel="00D96527">
          <w:rPr>
            <w:rFonts w:ascii="Arial" w:eastAsia="Cambria" w:hAnsi="Arial" w:cs="Arial"/>
            <w:color w:val="000000"/>
            <w:sz w:val="24"/>
            <w:szCs w:val="24"/>
            <w:highlight w:val="white"/>
          </w:rPr>
          <w:delText>n important</w:delText>
        </w:r>
      </w:del>
      <w:r w:rsidR="00C96061">
        <w:rPr>
          <w:rFonts w:ascii="Arial" w:eastAsia="Cambria" w:hAnsi="Arial" w:cs="Arial"/>
          <w:color w:val="000000"/>
          <w:sz w:val="24"/>
          <w:szCs w:val="24"/>
          <w:highlight w:val="white"/>
        </w:rPr>
        <w:t xml:space="preserve"> limitation</w:t>
      </w:r>
      <w:r w:rsidRPr="007C21EA">
        <w:rPr>
          <w:rFonts w:ascii="Arial" w:eastAsia="Cambria" w:hAnsi="Arial" w:cs="Arial"/>
          <w:color w:val="000000"/>
          <w:sz w:val="24"/>
          <w:szCs w:val="24"/>
          <w:highlight w:val="white"/>
        </w:rPr>
        <w:t xml:space="preserve">. Here, we show that combinations of two phages are often enough to prevent the growth of phage-resistant mutants. </w:t>
      </w:r>
      <w:ins w:id="367" w:author="Stephen Wandro" w:date="2021-04-29T16:51:00Z">
        <w:r w:rsidR="003F04D8">
          <w:rPr>
            <w:rFonts w:ascii="Arial" w:eastAsia="Cambria" w:hAnsi="Arial" w:cs="Arial"/>
            <w:color w:val="000000"/>
            <w:sz w:val="24"/>
            <w:szCs w:val="24"/>
            <w:highlight w:val="white"/>
          </w:rPr>
          <w:t xml:space="preserve">Theoretically, </w:t>
        </w:r>
      </w:ins>
      <w:del w:id="368" w:author="Stephen Wandro" w:date="2021-04-29T16:51:00Z">
        <w:r w:rsidRPr="007C21EA" w:rsidDel="003F04D8">
          <w:rPr>
            <w:rFonts w:ascii="Arial" w:eastAsia="Cambria" w:hAnsi="Arial" w:cs="Arial"/>
            <w:color w:val="000000"/>
            <w:sz w:val="24"/>
            <w:szCs w:val="24"/>
            <w:highlight w:val="white"/>
          </w:rPr>
          <w:delText>U</w:delText>
        </w:r>
      </w:del>
      <w:ins w:id="369" w:author="Stephen Wandro" w:date="2021-04-29T16:51:00Z">
        <w:r w:rsidR="003F04D8">
          <w:rPr>
            <w:rFonts w:ascii="Arial" w:eastAsia="Cambria" w:hAnsi="Arial" w:cs="Arial"/>
            <w:color w:val="000000"/>
            <w:sz w:val="24"/>
            <w:szCs w:val="24"/>
            <w:highlight w:val="white"/>
          </w:rPr>
          <w:t>u</w:t>
        </w:r>
      </w:ins>
      <w:r w:rsidRPr="007C21EA">
        <w:rPr>
          <w:rFonts w:ascii="Arial" w:eastAsia="Cambria" w:hAnsi="Arial" w:cs="Arial"/>
          <w:color w:val="000000"/>
          <w:sz w:val="24"/>
          <w:szCs w:val="24"/>
          <w:highlight w:val="white"/>
        </w:rPr>
        <w:t xml:space="preserve">sing </w:t>
      </w:r>
      <w:del w:id="370" w:author="Stephen Wandro" w:date="2021-04-29T16:51:00Z">
        <w:r w:rsidRPr="007C21EA" w:rsidDel="003F04D8">
          <w:rPr>
            <w:rFonts w:ascii="Arial" w:eastAsia="Cambria" w:hAnsi="Arial" w:cs="Arial"/>
            <w:color w:val="000000"/>
            <w:sz w:val="24"/>
            <w:szCs w:val="24"/>
            <w:highlight w:val="white"/>
          </w:rPr>
          <w:delText>more than two diverse phages</w:delText>
        </w:r>
      </w:del>
      <w:ins w:id="371" w:author="Stephen Wandro" w:date="2021-04-29T16:51:00Z">
        <w:r w:rsidR="003F04D8">
          <w:rPr>
            <w:rFonts w:ascii="Arial" w:eastAsia="Cambria" w:hAnsi="Arial" w:cs="Arial"/>
            <w:color w:val="000000"/>
            <w:sz w:val="24"/>
            <w:szCs w:val="24"/>
            <w:highlight w:val="white"/>
          </w:rPr>
          <w:t>multiple different phages</w:t>
        </w:r>
      </w:ins>
      <w:r w:rsidRPr="007C21EA">
        <w:rPr>
          <w:rFonts w:ascii="Arial" w:eastAsia="Cambria" w:hAnsi="Arial" w:cs="Arial"/>
          <w:color w:val="000000"/>
          <w:sz w:val="24"/>
          <w:szCs w:val="24"/>
          <w:highlight w:val="white"/>
        </w:rPr>
        <w:t xml:space="preserve"> in a cocktail would increase the chances of choosing </w:t>
      </w:r>
      <w:del w:id="372" w:author="Stephen Wandro" w:date="2021-04-29T16:51:00Z">
        <w:r w:rsidRPr="007C21EA" w:rsidDel="003F04D8">
          <w:rPr>
            <w:rFonts w:ascii="Arial" w:eastAsia="Cambria" w:hAnsi="Arial" w:cs="Arial"/>
            <w:color w:val="000000"/>
            <w:sz w:val="24"/>
            <w:szCs w:val="24"/>
            <w:highlight w:val="white"/>
          </w:rPr>
          <w:delText xml:space="preserve">two </w:delText>
        </w:r>
      </w:del>
      <w:r w:rsidRPr="007C21EA">
        <w:rPr>
          <w:rFonts w:ascii="Arial" w:eastAsia="Cambria" w:hAnsi="Arial" w:cs="Arial"/>
          <w:color w:val="000000"/>
          <w:sz w:val="24"/>
          <w:szCs w:val="24"/>
          <w:highlight w:val="white"/>
        </w:rPr>
        <w:t xml:space="preserve">phages that displayed synergy in preventing the growth of phage-resistant mutants. However, </w:t>
      </w:r>
      <w:r w:rsidRPr="007C21EA">
        <w:rPr>
          <w:rFonts w:ascii="Arial" w:eastAsia="Cambria" w:hAnsi="Arial" w:cs="Arial"/>
          <w:sz w:val="24"/>
          <w:szCs w:val="24"/>
          <w:highlight w:val="white"/>
        </w:rPr>
        <w:t>increasing the number of phages could pose the risk of antagonistic interactions between phages</w:t>
      </w:r>
      <w:r w:rsidR="003E31DD" w:rsidRPr="007C21EA">
        <w:rPr>
          <w:rFonts w:ascii="Arial" w:eastAsia="Cambria" w:hAnsi="Arial" w:cs="Arial"/>
          <w:sz w:val="24"/>
          <w:szCs w:val="24"/>
          <w:highlight w:val="white"/>
        </w:rPr>
        <w:fldChar w:fldCharType="begin" w:fldLock="1"/>
      </w:r>
      <w:r w:rsidR="00333434">
        <w:rPr>
          <w:rFonts w:ascii="Arial" w:eastAsia="Cambria" w:hAnsi="Arial" w:cs="Arial"/>
          <w:sz w:val="24"/>
          <w:szCs w:val="24"/>
          <w:highlight w:val="white"/>
        </w:rPr>
        <w:instrText>ADDIN CSL_CITATION {"citationItems":[{"id":"ITEM-1","itemData":{"DOI":"10.1128/mBio.01652-19","ISSN":"21507511","PMID":"31551330","abstract":"Phage therapy is a promising alternative to chemotherapeutic antibiotics for the treatment of bacterial infections. However, despite recent clinical uses of combinations of phages to treat multidrug-resistant infections, a mechanistic understanding of how bacteria evolve resistance against multiple phages is lacking, limiting our ability to deploy phage combinations optimally. Here, we show, using Pseudomonas aeruginosa and pairs of phages targeting shared or distinct surface receptors, that the timing and order of phage exposure determine the strength, cost, and mutational basis of resistance. Whereas sequential exposure allowed bacteria to acquire multiple resistance mutations effective against both phages, this evolutionary trajectory was prevented by simultaneous exposure, resulting in quantitatively weaker resistance. The order of phage exposure determined the fitness costs of sequential resistance, such that certain sequential orders imposed much higher fitness costs than the same phage pair in the reverse order. Together, these data suggest that phage combinations can be optimized to limit the strength of evolved resistances while maximizing their associated fitness costs to promote the long-term efficacy of phage therapy. IMPORTANCE Globally rising rates of antibiotic resistance have renewed interest in phage therapy where combinations of phages have been successfully used to treat multidrug-resistant infections. To optimize phage therapy, we first need to understand how bacteria evolve resistance against combinations of multiple phages. Here, we use simple laboratory experiments and genome sequencing to show that the timing and order of phage exposure determine the strength, cost, and mutational basis of resistance evolution in the opportunistic pathogen Pseudomonas aeruginosa. These findings suggest that phage combinations can be optimized to limit the emergence and persistence of resistance, thereby promoting the long-term usefulness of phage therapy.","author":[{"dropping-particle":"","family":"Wright","given":"Rosanna C.T.","non-dropping-particle":"","parse-names":false,"suffix":""},{"dropping-particle":"","family":"Friman","given":"Ville Petri","non-dropping-particle":"","parse-names":false,"suffix":""},{"dropping-particle":"","family":"Smith","given":"Margaret C.M.","non-dropping-particle":"","parse-names":false,"suffix":""},{"dropping-particle":"","family":"Brockhurst","given":"Michael A.","non-dropping-particle":"","parse-names":false,"suffix":""}],"container-title":"mBio","id":"ITEM-1","issue":"5","issued":{"date-parts":[["2019","10","29"]]},"publisher":"American Society for Microbiology","title":"Resistance evolution against phage combinations depends on the timing and order of exposure","type":"article-journal","volume":"10"},"uris":["http://www.mendeley.com/documents/?uuid=6c5dab24-2676-3e3e-bb8a-dc439c6117e5"]}],"mendeley":{"formattedCitation":"&lt;sup&gt;31&lt;/sup&gt;","plainTextFormattedCitation":"31","previouslyFormattedCitation":"&lt;sup&gt;30&lt;/sup&gt;"},"properties":{"noteIndex":0},"schema":"https://github.com/citation-style-language/schema/raw/master/csl-citation.json"}</w:instrText>
      </w:r>
      <w:r w:rsidR="003E31DD" w:rsidRPr="007C21EA">
        <w:rPr>
          <w:rFonts w:ascii="Arial" w:eastAsia="Cambria" w:hAnsi="Arial" w:cs="Arial"/>
          <w:sz w:val="24"/>
          <w:szCs w:val="24"/>
          <w:highlight w:val="white"/>
        </w:rPr>
        <w:fldChar w:fldCharType="separate"/>
      </w:r>
      <w:r w:rsidR="00333434" w:rsidRPr="00333434">
        <w:rPr>
          <w:rFonts w:ascii="Arial" w:eastAsia="Cambria" w:hAnsi="Arial" w:cs="Arial"/>
          <w:noProof/>
          <w:sz w:val="24"/>
          <w:szCs w:val="24"/>
          <w:highlight w:val="white"/>
          <w:vertAlign w:val="superscript"/>
        </w:rPr>
        <w:t>31</w:t>
      </w:r>
      <w:r w:rsidR="003E31DD" w:rsidRPr="007C21EA">
        <w:rPr>
          <w:rFonts w:ascii="Arial" w:eastAsia="Cambria" w:hAnsi="Arial" w:cs="Arial"/>
          <w:sz w:val="24"/>
          <w:szCs w:val="24"/>
          <w:highlight w:val="white"/>
        </w:rPr>
        <w:fldChar w:fldCharType="end"/>
      </w:r>
      <w:r w:rsidR="003E31DD" w:rsidRPr="007C21EA">
        <w:rPr>
          <w:rFonts w:ascii="Arial" w:hAnsi="Arial" w:cs="Arial"/>
        </w:rPr>
        <w:t>.</w:t>
      </w:r>
    </w:p>
    <w:p w14:paraId="00000036" w14:textId="5E45EAAE" w:rsidR="000207FA" w:rsidRPr="007C21E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Several approaches exist for optimizing phage cocktail design. Experimental evolution of a phage can result in mutant phages with expanded host ranges, which can be used in phage cocktails</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{"citationItems":[{"id":"ITEM-1","itemData":{"DOI":"10.4161/bbug.2.1.13657","ISSN":"1949-1018","abstract":"The aims of this study were to investigate the incidence of different resistance mechanisms to phage K in a bank of Irish Staph aureus hospital strains; and to develop a broad host-range phage cocktail with enhanced lytic activity against those strains which were previously phage resistant. A bank of 180 Staph aureus strains, which included all the sequence types currently in existence in Ireland, were tested for sensitivity to phage K. Twenty nine strains were identified, which did not permit plaque formation. The phage resistance systems in the 29 strain were investigated and it was found that restriction modification (r-m) was evident in 24, an adsorption inhibition mechanism was evident in three, while two were resistant by an unidentified mechanism. Seventeen modified derivatives of phage K were developed which could circumvent all the r-m systems. Nevertheless, six of the modified phage were considered superior in terms of their individual host ranges. These six were pooled as a cocktail with phage ...","author":[{"dropping-particle":"","family":"Kelly","given":"David","non-dropping-particle":"","parse-names":false,"suffix":""},{"dropping-particle":"","family":"McAuliffe","given":"Olivia","non-dropping-particle":"","parse-names":false,"suffix":""},{"dropping-particle":"","family":"O’Mahony","given":"Jim","non-dropping-particle":"","parse-names":false,"suffix":""},{"dropping-particle":"","family":"Coffey","given":"Aidan","non-dropping-particle":"","parse-names":false,"suffix":""}],"container-title":"Bioengineered Bugs","id":"ITEM-1","issue":"1","issued":{"date-parts":[["2011","1","21"]]},"page":"31-37","publisher":"Taylor &amp; Francis","title":"Development of a broad-host-range phage cocktail for biocontrol","type":"article-journal","volume":"2"},"uris":["http://www.mendeley.com/documents/?uuid=da7c8d23-c5d0-38f4-a881-f78f07ce8c07"]},{"id":"ITEM-2","itemData":{"DOI":"10.3390/v11030241","ISSN":"1999-4915","abstract":"&lt;p&gt;The ‘Appelmans protocol’ is used by Eastern European researchers to generate therapeutic phages with novel lytic host ranges. Phage cocktails are iteratively grown on a suite of mostly refractory bacterial isolates until the evolved cocktail can lyse the phage-resistant strains. To study this process, we developed a modified protocol using a cocktail of three Pseudomonas phages and a suite of eight phage-resistant (including a common laboratory strain) and two phage-sensitive Pseudomona aeruginosa strains. After 30 rounds of selection, phages were isolated from the evolved cocktail with greatly increased host range. Control experiments with individual phages showed little host-range expansion, and genomic analysis of one of the broad-host-range output phages showed its recombinatorial origin, suggesting that the protocol works predominantly via recombination between phages. The Appelmans protocol may be useful for evolving therapeutic phage cocktails as required from well-defined precursor phages.&lt;/p&gt;","author":[{"dropping-particle":"","family":"Burrowes","given":"Ben","non-dropping-particle":"","parse-names":false,"suffix":""},{"dropping-particle":"","family":"Molineux","given":"Ian","non-dropping-particle":"","parse-names":false,"suffix":""},{"dropping-particle":"","family":"Fralick","given":"Joe","non-dropping-particle":"","parse-names":false,"suffix":""},{"dropping-particle":"","family":"Burrowes","given":"Ben H.","non-dropping-particle":"","parse-names":false,"suffix":""},{"dropping-particle":"","family":"Molineux","given":"Ian J.","non-dropping-particle":"","parse-names":false,"suffix":""},{"dropping-particle":"","family":"Fralick","given":"Joe A.","non-dropping-particle":"","parse-names":false,"suffix":""}],"container-title":"Viruses","id":"ITEM-2","issue":"3","issued":{"date-parts":[["2019","3","11"]]},"page":"241","publisher":"Multidisciplinary Digital Publishing Institute","title":"Directed in Vitro Evolution of Therapeutic Bacteriophages: The Appelmans Protocol","type":"article-journal","volume":"11"},"uris":["http://www.mendeley.com/documents/?uuid=695591bc-4731-3f6a-90b2-16ce8acfb971"]}],"mendeley":{"formattedCitation":"&lt;sup&gt;32,33&lt;/sup&gt;","plainTextFormattedCitation":"32,33","previouslyFormattedCitation":"&lt;sup&gt;31,32&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32,33</w:t>
      </w:r>
      <w:r w:rsidR="003E31DD" w:rsidRPr="007C21EA">
        <w:rPr>
          <w:rFonts w:ascii="Arial" w:eastAsia="Cambria" w:hAnsi="Arial" w:cs="Arial"/>
          <w:sz w:val="24"/>
          <w:szCs w:val="24"/>
        </w:rPr>
        <w:fldChar w:fldCharType="end"/>
      </w:r>
      <w:r w:rsidRPr="007C21EA">
        <w:rPr>
          <w:rFonts w:ascii="Arial" w:eastAsia="Cambria" w:hAnsi="Arial" w:cs="Arial"/>
          <w:sz w:val="24"/>
          <w:szCs w:val="24"/>
        </w:rPr>
        <w:t>. Another approach is to use phage-resistant hosts to isolate new phages with complementary host ranges</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{"citationItems":[{"id":"ITEM-1","itemData":{"DOI":"10.1371/journal.pone.0031698","ISSN":"1932-6203","abstract":"Background Bacteriophage could be an alternative to conventional antibiotic therapy against multidrug-resistant bacteria. However, the emergence of resistant variants after phage treatment limited its therapeutic application.   Methodology/Principal Findings In this study, an approach, named “Step-by-Step” (SBS), has been established. This method takes advantage of the occurrence of phage-resistant bacteria variants and ensures that phages lytic for wild-type strain and its phage-resistant variants are selected. A phage cocktail lytic for Klebsiella pneumoniae was established by the SBS method. This phage cocktail consisted of three phages (GH-K1, GH-K2 and GH-K3) which have different but overlapping host strains. Several phage-resistant variants of Klebsiella pneumoniae were isolated after different phages treatments. The virulence of these variants was much weaker [minimal lethal doses (MLD)&gt;1.3×109 cfu/mouse] than that of wild-type K7 countpart (MLD = 2.5×103 cfu/mouse). Compared with any single phage, the phage cocktail significantly reduced the mutation frequency of Klebsiella pneumoniae and effectively rescued Klebsiella pneumoniae bacteremia in a murine K7 strain challenge model. The minimal protective dose (MPD) of the phage cocktail which was sufficient to protect bacteremic mice from lethal K7 infection was only 3.0×104 pfu, significantly smaller (p&lt;0.01) than that of single monophage. Moreover, a delayed administration of this phage cocktail was still effective in protection against K7 challenge.   Conclusions/Significance Our data showed that the phage cocktail was more effective in reducing bacterial mutation frequency and in the rescue of murine bacteremia than monophage suggesting that phage cocktail established by SBS method has great therapeutic potential for multidrug-resistant bacteria infection.","author":[{"dropping-particle":"","family":"Gu","given":"Jingmin","non-dropping-particle":"","parse-names":false,"suffix":""},{"dropping-particle":"","family":"Liu","given":"Xiaohe","non-dropping-particle":"","parse-names":false,"suffix":""},{"dropping-particle":"","family":"Li","given":"Yue","non-dropping-particle":"","parse-names":false,"suffix":""},{"dropping-particle":"","family":"Han","given":"Wenyu","non-dropping-particle":"","parse-names":false,"suffix":""},{"dropping-particle":"","family":"Lei","given":"Liancheng","non-dropping-particle":"","parse-names":false,"suffix":""},{"dropping-particle":"","family":"Yang","given":"Yongjun","non-dropping-particle":"","parse-names":false,"suffix":""},{"dropping-particle":"","family":"Zhao","given":"Honglei","non-dropping-particle":"","parse-names":false,"suffix":""},{"dropping-particle":"","family":"Gao","given":"Yu","non-dropping-particle":"","parse-names":false,"suffix":""},{"dropping-particle":"","family":"Song","given":"Jun","non-dropping-particle":"","parse-names":false,"suffix":""},{"dropping-particle":"","family":"Lu","given":"Rong","non-dropping-particle":"","parse-names":false,"suffix":""},{"dropping-particle":"","family":"Sun","given":"Changjiang","non-dropping-particle":"","parse-names":false,"suffix":""},{"dropping-particle":"","family":"Feng","given":"Xin","non-dropping-particle":"","parse-names":false,"suffix":""}],"container-title":"PLoS ONE","editor":[{"dropping-particle":"","family":"Spellberg","given":"Brad","non-dropping-particle":"","parse-names":false,"suffix":""}],"id":"ITEM-1","issue":"3","issued":{"date-parts":[["2012","3","1"]]},"page":"e31698","publisher":"Public Library of Science","title":"A Method for Generation Phage Cocktail with Great Therapeutic Potential","type":"article-journal","volume":"7"},"uris":["http://www.mendeley.com/documents/?uuid=d8ada52b-3f76-3d0f-b805-25ff3c92a583"]}],"mendeley":{"formattedCitation":"&lt;sup&gt;34&lt;/sup&gt;","plainTextFormattedCitation":"34","previouslyFormattedCitation":"&lt;sup&gt;33&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34</w:t>
      </w:r>
      <w:r w:rsidR="003E31DD" w:rsidRPr="007C21EA">
        <w:rPr>
          <w:rFonts w:ascii="Arial" w:eastAsia="Cambria" w:hAnsi="Arial" w:cs="Arial"/>
          <w:sz w:val="24"/>
          <w:szCs w:val="24"/>
        </w:rPr>
        <w:fldChar w:fldCharType="end"/>
      </w:r>
      <w:r w:rsidRPr="007C21EA">
        <w:rPr>
          <w:rFonts w:ascii="Arial" w:eastAsia="Cambria" w:hAnsi="Arial" w:cs="Arial"/>
          <w:sz w:val="24"/>
          <w:szCs w:val="24"/>
        </w:rPr>
        <w:t>. Synthetic approaches can also be effective, such as using site-directed muta</w:t>
      </w:r>
      <w:r w:rsidR="00B65122" w:rsidRPr="007C21EA">
        <w:rPr>
          <w:rFonts w:ascii="Arial" w:eastAsia="Cambria" w:hAnsi="Arial" w:cs="Arial"/>
          <w:sz w:val="24"/>
          <w:szCs w:val="24"/>
        </w:rPr>
        <w:t>genesis</w:t>
      </w:r>
      <w:r w:rsidRPr="007C21EA">
        <w:rPr>
          <w:rFonts w:ascii="Arial" w:eastAsia="Cambria" w:hAnsi="Arial" w:cs="Arial"/>
          <w:sz w:val="24"/>
          <w:szCs w:val="24"/>
        </w:rPr>
        <w:t xml:space="preserve"> to </w:t>
      </w:r>
      <w:r w:rsidR="00B65122" w:rsidRPr="007C21EA">
        <w:rPr>
          <w:rFonts w:ascii="Arial" w:eastAsia="Cambria" w:hAnsi="Arial" w:cs="Arial"/>
          <w:sz w:val="24"/>
          <w:szCs w:val="24"/>
        </w:rPr>
        <w:t xml:space="preserve">create </w:t>
      </w:r>
      <w:r w:rsidRPr="007C21EA">
        <w:rPr>
          <w:rFonts w:ascii="Arial" w:eastAsia="Cambria" w:hAnsi="Arial" w:cs="Arial"/>
          <w:sz w:val="24"/>
          <w:szCs w:val="24"/>
        </w:rPr>
        <w:t xml:space="preserve">phages that bind to different sites </w:t>
      </w:r>
      <w:r w:rsidR="00B65122" w:rsidRPr="007C21EA">
        <w:rPr>
          <w:rFonts w:ascii="Arial" w:eastAsia="Cambria" w:hAnsi="Arial" w:cs="Arial"/>
          <w:sz w:val="24"/>
          <w:szCs w:val="24"/>
        </w:rPr>
        <w:t>and would thus</w:t>
      </w:r>
      <w:r w:rsidRPr="007C21EA">
        <w:rPr>
          <w:rFonts w:ascii="Arial" w:eastAsia="Cambria" w:hAnsi="Arial" w:cs="Arial"/>
          <w:sz w:val="24"/>
          <w:szCs w:val="24"/>
        </w:rPr>
        <w:t xml:space="preserve"> complement each other in a phage cocktail</w:t>
      </w:r>
      <w:r w:rsidR="003E31DD"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{"citationItems":[{"id":"ITEM-1","itemData":{"DOI":"10.1371/journal.pone.0025486","ISSN":"1932-6203","abstract":"Background Bacteriophages specific for Yersinia pestis are routinely used for plague diagnostics and could be an alternative to antibiotics in case of drug-resistant plague. A major concern of bacteriophage therapy is the emergence of phage-resistant mutants. The use of phage cocktails can overcome this problem but only if the phages exploit different receptors. Some phage-resistant mutants lose virulence and therefore should not complicate bacteriophage therapy.   Methodology/Principal Findings The purpose of this work was to identify Y. pestis phage receptors using site-directed mutagenesis and trans-complementation and to determine potential attenuation of phage-resistant mutants for mice. Six receptors for eight phages were found in different parts of the lipopolysaccharide (LPS) inner and outer core. The receptor for R phage was localized beyond the LPS core. Most spontaneous and defined phage-resistant mutants of Y. pestis were attenuated, showing increase in LD50 and time to death. The loss of different LPS core biosynthesis enzymes resulted in the reduction of Y. pestis virulence and there was a correlation between the degree of core truncation and the impact on virulence. The yrbH and waaA mutants completely lost their virulence.   Conclusions/Significance We identified Y. pestis receptors for eight bacteriophages. Nine phages together use at least seven different Y. pestis receptors that makes some of them promising for formulation of plague therapeutic cocktails. Most phage-resistant Y. pestis mutants become attenuated and thus should not pose a serious problem for bacteriophage therapy of plague. LPS is a critical virulence factor of Y. pestis.","author":[{"dropping-particle":"","family":"Filippov","given":"Andrey A.","non-dropping-particle":"","parse-names":false,"suffix":""},{"dropping-particle":"V.","family":"Sergueev","given":"Kirill","non-dropping-particle":"","parse-names":false,"suffix":""},{"dropping-particle":"","family":"He","given":"Yunxiu","non-dropping-particle":"","parse-names":false,"suffix":""},{"dropping-particle":"","family":"Huang","given":"Xiao-Zhe","non-dropping-particle":"","parse-names":false,"suffix":""},{"dropping-particle":"","family":"Gnade","given":"Bryan T.","non-dropping-particle":"","parse-names":false,"suffix":""},{"dropping-particle":"","family":"Mueller","given":"Allen J.","non-dropping-particle":"","parse-names":false,"suffix":""},{"dropping-particle":"","family":"Fernandez-Prada","given":"Carmen M.","non-dropping-particle":"","parse-names":false,"suffix":""},{"dropping-particle":"","family":"Nikolich","given":"Mikeljon P.","non-dropping-particle":"","parse-names":false,"suffix":""}],"container-title":"PLoS ONE","editor":[{"dropping-particle":"","family":"Kaushal","given":"Deepak","non-dropping-particle":"","parse-names":false,"suffix":""}],"id":"ITEM-1","issue":"9","issued":{"date-parts":[["2011","9","28"]]},"note":"synthetic design","page":"e25486","publisher":"Public Library of Science","title":"Bacteriophage-Resistant Mutants in Yersinia pestis: Identification of Phage Receptors and Attenuation for Mice","type":"article-journal","volume":"6"},"uris":["http://www.mendeley.com/documents/?uuid=78ef7af3-4e50-32d1-a29a-d62927005bb7"]}],"mendeley":{"formattedCitation":"&lt;sup&gt;35&lt;/sup&gt;","plainTextFormattedCitation":"35","previouslyFormattedCitation":"&lt;sup&gt;34&lt;/sup&gt;"},"properties":{"noteIndex":0},"schema":"https://github.com/citation-style-language/schema/raw/master/csl-citation.json"}</w:instrText>
      </w:r>
      <w:r w:rsidR="003E31DD"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35</w:t>
      </w:r>
      <w:r w:rsidR="003E31DD" w:rsidRPr="007C21EA">
        <w:rPr>
          <w:rFonts w:ascii="Arial" w:eastAsia="Cambria" w:hAnsi="Arial" w:cs="Arial"/>
          <w:sz w:val="24"/>
          <w:szCs w:val="24"/>
        </w:rPr>
        <w:fldChar w:fldCharType="end"/>
      </w:r>
      <w:r w:rsidR="003E31DD" w:rsidRPr="007C21EA">
        <w:rPr>
          <w:rFonts w:ascii="Arial" w:eastAsia="Cambria" w:hAnsi="Arial" w:cs="Arial"/>
          <w:sz w:val="24"/>
          <w:szCs w:val="24"/>
        </w:rPr>
        <w:t xml:space="preserve">. </w:t>
      </w:r>
      <w:r w:rsidRPr="007C21EA">
        <w:rPr>
          <w:rFonts w:ascii="Arial" w:eastAsia="Cambria" w:hAnsi="Arial" w:cs="Arial"/>
          <w:sz w:val="24"/>
          <w:szCs w:val="24"/>
        </w:rPr>
        <w:t xml:space="preserve">Our experiments relied on the diversity of our phage collection to create cocktails, but many bacterial hosts lack large </w:t>
      </w:r>
      <w:r w:rsidR="00B6500C" w:rsidRPr="007C21EA">
        <w:rPr>
          <w:rFonts w:ascii="Arial" w:eastAsia="Cambria" w:hAnsi="Arial" w:cs="Arial"/>
          <w:sz w:val="24"/>
          <w:szCs w:val="24"/>
        </w:rPr>
        <w:t xml:space="preserve">collections </w:t>
      </w:r>
      <w:r w:rsidRPr="007C21EA">
        <w:rPr>
          <w:rFonts w:ascii="Arial" w:eastAsia="Cambria" w:hAnsi="Arial" w:cs="Arial"/>
          <w:sz w:val="24"/>
          <w:szCs w:val="24"/>
        </w:rPr>
        <w:t>of characterized phages. Evolutionary or synthetic approaches would be useful for expanding phage catalogs for specific hosts.</w:t>
      </w:r>
    </w:p>
    <w:p w14:paraId="00000037" w14:textId="6FE54FED" w:rsidR="000207FA" w:rsidRDefault="00563D7E">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Some phages in our collection </w:t>
      </w:r>
      <w:r w:rsidR="00B65122" w:rsidRPr="007C21EA">
        <w:rPr>
          <w:rFonts w:ascii="Arial" w:eastAsia="Cambria" w:hAnsi="Arial" w:cs="Arial"/>
          <w:sz w:val="24"/>
          <w:szCs w:val="24"/>
        </w:rPr>
        <w:t>we</w:t>
      </w:r>
      <w:r w:rsidRPr="007C21EA">
        <w:rPr>
          <w:rFonts w:ascii="Arial" w:eastAsia="Cambria" w:hAnsi="Arial" w:cs="Arial"/>
          <w:sz w:val="24"/>
          <w:szCs w:val="24"/>
        </w:rPr>
        <w:t xml:space="preserve">re effective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and </w:t>
      </w:r>
      <w:r w:rsidRPr="007C21EA">
        <w:rPr>
          <w:rFonts w:ascii="Arial" w:eastAsia="Cambria" w:hAnsi="Arial" w:cs="Arial"/>
          <w:i/>
          <w:sz w:val="24"/>
          <w:szCs w:val="24"/>
        </w:rPr>
        <w:t>E. faecium</w:t>
      </w:r>
      <w:r w:rsidRPr="007C21EA">
        <w:rPr>
          <w:rFonts w:ascii="Arial" w:eastAsia="Cambria" w:hAnsi="Arial" w:cs="Arial"/>
          <w:sz w:val="24"/>
          <w:szCs w:val="24"/>
        </w:rPr>
        <w:t xml:space="preserve">, </w:t>
      </w:r>
      <w:r w:rsidR="00B65122" w:rsidRPr="007C21EA">
        <w:rPr>
          <w:rFonts w:ascii="Arial" w:eastAsia="Cambria" w:hAnsi="Arial" w:cs="Arial"/>
          <w:sz w:val="24"/>
          <w:szCs w:val="24"/>
        </w:rPr>
        <w:t>including both</w:t>
      </w:r>
      <w:r w:rsidRPr="007C21EA">
        <w:rPr>
          <w:rFonts w:ascii="Arial" w:eastAsia="Cambria" w:hAnsi="Arial" w:cs="Arial"/>
          <w:sz w:val="24"/>
          <w:szCs w:val="24"/>
        </w:rPr>
        <w:t xml:space="preserve"> VRE and VSE isolates. This suggests that these phages would be good </w:t>
      </w:r>
      <w:r w:rsidRPr="007C21EA">
        <w:rPr>
          <w:rFonts w:ascii="Arial" w:eastAsia="Cambria" w:hAnsi="Arial" w:cs="Arial"/>
          <w:sz w:val="24"/>
          <w:szCs w:val="24"/>
        </w:rPr>
        <w:lastRenderedPageBreak/>
        <w:t xml:space="preserve">candidates for phage cocktails to eradicate a variety of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isolates. If the phages in a cocktail attach to different bacterial target proteins, a cocktail of diverse phages is more capable of lysing the pathogen even when a mutant arises. As seen in </w:t>
      </w:r>
      <w:r w:rsidRPr="007C21EA">
        <w:rPr>
          <w:rFonts w:ascii="Arial" w:eastAsia="Cambria" w:hAnsi="Arial" w:cs="Arial"/>
          <w:b/>
          <w:sz w:val="24"/>
          <w:szCs w:val="24"/>
        </w:rPr>
        <w:t xml:space="preserve">Figure </w:t>
      </w:r>
      <w:del w:id="373" w:author="Stephen Wandro" w:date="2021-04-29T17:06:00Z">
        <w:r w:rsidRPr="007C21EA" w:rsidDel="001A1A38">
          <w:rPr>
            <w:rFonts w:ascii="Arial" w:eastAsia="Cambria" w:hAnsi="Arial" w:cs="Arial"/>
            <w:b/>
            <w:sz w:val="24"/>
            <w:szCs w:val="24"/>
          </w:rPr>
          <w:delText>2</w:delText>
        </w:r>
        <w:r w:rsidR="00AA3E1F" w:rsidDel="001A1A38">
          <w:rPr>
            <w:rFonts w:ascii="Arial" w:eastAsia="Cambria" w:hAnsi="Arial" w:cs="Arial"/>
            <w:b/>
            <w:sz w:val="24"/>
            <w:szCs w:val="24"/>
          </w:rPr>
          <w:delText>A</w:delText>
        </w:r>
      </w:del>
      <w:ins w:id="374" w:author="Stephen Wandro" w:date="2021-04-29T17:06:00Z">
        <w:r w:rsidR="001A1A38">
          <w:rPr>
            <w:rFonts w:ascii="Arial" w:eastAsia="Cambria" w:hAnsi="Arial" w:cs="Arial"/>
            <w:b/>
            <w:sz w:val="24"/>
            <w:szCs w:val="24"/>
          </w:rPr>
          <w:t>3</w:t>
        </w:r>
        <w:r w:rsidR="001A1A38">
          <w:rPr>
            <w:rFonts w:ascii="Arial" w:eastAsia="Cambria" w:hAnsi="Arial" w:cs="Arial"/>
            <w:b/>
            <w:sz w:val="24"/>
            <w:szCs w:val="24"/>
          </w:rPr>
          <w:t>A</w:t>
        </w:r>
      </w:ins>
      <w:r w:rsidRPr="007C21EA">
        <w:rPr>
          <w:rFonts w:ascii="Arial" w:eastAsia="Cambria" w:hAnsi="Arial" w:cs="Arial"/>
          <w:sz w:val="24"/>
          <w:szCs w:val="24"/>
        </w:rPr>
        <w:t>, combination</w:t>
      </w:r>
      <w:r w:rsidR="00AA3E1F">
        <w:rPr>
          <w:rFonts w:ascii="Arial" w:eastAsia="Cambria" w:hAnsi="Arial" w:cs="Arial"/>
          <w:sz w:val="24"/>
          <w:szCs w:val="24"/>
        </w:rPr>
        <w:t>s</w:t>
      </w:r>
      <w:r w:rsidR="00182BBE">
        <w:rPr>
          <w:rFonts w:ascii="Arial" w:eastAsia="Cambria" w:hAnsi="Arial" w:cs="Arial"/>
          <w:sz w:val="24"/>
          <w:szCs w:val="24"/>
        </w:rPr>
        <w:t xml:space="preserve"> of</w:t>
      </w:r>
      <w:r w:rsidRPr="007C21EA">
        <w:rPr>
          <w:rFonts w:ascii="Arial" w:eastAsia="Cambria" w:hAnsi="Arial" w:cs="Arial"/>
          <w:sz w:val="24"/>
          <w:szCs w:val="24"/>
        </w:rPr>
        <w:t xml:space="preserve"> </w:t>
      </w:r>
      <w:r w:rsidR="00AA3E1F">
        <w:rPr>
          <w:rFonts w:ascii="Arial" w:eastAsia="Cambria" w:hAnsi="Arial" w:cs="Arial"/>
          <w:sz w:val="24"/>
          <w:szCs w:val="24"/>
        </w:rPr>
        <w:t xml:space="preserve">phages that individually cannot clear a culture of </w:t>
      </w:r>
      <w:r w:rsidR="00AA3E1F">
        <w:rPr>
          <w:rFonts w:ascii="Arial" w:eastAsia="Cambria" w:hAnsi="Arial" w:cs="Arial"/>
          <w:i/>
          <w:iCs/>
          <w:sz w:val="24"/>
          <w:szCs w:val="24"/>
        </w:rPr>
        <w:t>E. faecalis</w:t>
      </w:r>
      <w:r w:rsidRPr="007C21EA">
        <w:rPr>
          <w:rFonts w:ascii="Arial" w:eastAsia="Cambria" w:hAnsi="Arial" w:cs="Arial"/>
          <w:sz w:val="24"/>
          <w:szCs w:val="24"/>
        </w:rPr>
        <w:t xml:space="preserve"> Yi6-1</w:t>
      </w:r>
      <w:r w:rsidR="00AA3E1F">
        <w:rPr>
          <w:rFonts w:ascii="Arial" w:eastAsia="Cambria" w:hAnsi="Arial" w:cs="Arial"/>
          <w:sz w:val="24"/>
          <w:szCs w:val="24"/>
        </w:rPr>
        <w:t xml:space="preserve"> are able to do so when used in combinations</w:t>
      </w:r>
      <w:r w:rsidRPr="007C21EA">
        <w:rPr>
          <w:rFonts w:ascii="Arial" w:eastAsia="Cambria" w:hAnsi="Arial" w:cs="Arial"/>
          <w:sz w:val="24"/>
          <w:szCs w:val="24"/>
        </w:rPr>
        <w:t xml:space="preserve">. This evidence shows that the evolutionary advantage of phage-resistant mutants can be diminished with the use of well-designed cocktails. While this is a well-known phenomenon that exists for antibiotics in the treatment of diseases such as tuberculosis, our </w:t>
      </w:r>
      <w:r w:rsidRPr="007C21EA">
        <w:rPr>
          <w:rFonts w:ascii="Arial" w:eastAsia="Cambria" w:hAnsi="Arial" w:cs="Arial"/>
          <w:i/>
          <w:sz w:val="24"/>
          <w:szCs w:val="24"/>
        </w:rPr>
        <w:t>in vitro</w:t>
      </w:r>
      <w:r w:rsidRPr="007C21EA">
        <w:rPr>
          <w:rFonts w:ascii="Arial" w:eastAsia="Cambria" w:hAnsi="Arial" w:cs="Arial"/>
          <w:sz w:val="24"/>
          <w:szCs w:val="24"/>
        </w:rPr>
        <w:t xml:space="preserve"> evidence suggests that it might also be applicable to phage therapy. </w:t>
      </w:r>
    </w:p>
    <w:p w14:paraId="3AE48B12" w14:textId="32AC0112" w:rsidR="00F27ADC" w:rsidRPr="00F27ADC" w:rsidRDefault="00F27ADC">
      <w:pPr>
        <w:spacing w:line="480" w:lineRule="auto"/>
        <w:ind w:firstLine="720"/>
        <w:rPr>
          <w:rFonts w:ascii="Arial" w:eastAsia="Cambria" w:hAnsi="Arial" w:cs="Arial"/>
          <w:sz w:val="24"/>
          <w:szCs w:val="24"/>
        </w:rPr>
      </w:pPr>
      <w:r>
        <w:rPr>
          <w:rFonts w:ascii="Arial" w:eastAsia="Cambria" w:hAnsi="Arial" w:cs="Arial"/>
          <w:sz w:val="24"/>
          <w:szCs w:val="24"/>
        </w:rPr>
        <w:t xml:space="preserve">Comparing the abundances of each phage over time in </w:t>
      </w:r>
      <w:r w:rsidR="00174E84">
        <w:rPr>
          <w:rFonts w:ascii="Arial" w:eastAsia="Cambria" w:hAnsi="Arial" w:cs="Arial"/>
          <w:sz w:val="24"/>
          <w:szCs w:val="24"/>
        </w:rPr>
        <w:t>the eight</w:t>
      </w:r>
      <w:r>
        <w:rPr>
          <w:rFonts w:ascii="Arial" w:eastAsia="Cambria" w:hAnsi="Arial" w:cs="Arial"/>
          <w:sz w:val="24"/>
          <w:szCs w:val="24"/>
        </w:rPr>
        <w:t xml:space="preserve"> phage cocktails </w:t>
      </w:r>
      <w:r w:rsidR="00174E84">
        <w:rPr>
          <w:rFonts w:ascii="Arial" w:eastAsia="Cambria" w:hAnsi="Arial" w:cs="Arial"/>
          <w:sz w:val="24"/>
          <w:szCs w:val="24"/>
        </w:rPr>
        <w:t xml:space="preserve">shown in </w:t>
      </w:r>
      <w:r w:rsidR="00174E84" w:rsidRPr="00704F83">
        <w:rPr>
          <w:rFonts w:ascii="Arial" w:eastAsia="Cambria" w:hAnsi="Arial" w:cs="Arial"/>
          <w:b/>
          <w:bCs/>
          <w:sz w:val="24"/>
          <w:szCs w:val="24"/>
        </w:rPr>
        <w:t xml:space="preserve">Figure </w:t>
      </w:r>
      <w:del w:id="375" w:author="Stephen Wandro" w:date="2021-04-29T17:06:00Z">
        <w:r w:rsidR="00174E84" w:rsidRPr="00704F83" w:rsidDel="001A1A38">
          <w:rPr>
            <w:rFonts w:ascii="Arial" w:eastAsia="Cambria" w:hAnsi="Arial" w:cs="Arial"/>
            <w:b/>
            <w:bCs/>
            <w:sz w:val="24"/>
            <w:szCs w:val="24"/>
          </w:rPr>
          <w:delText>3</w:delText>
        </w:r>
        <w:r w:rsidR="00174E84" w:rsidDel="001A1A38">
          <w:rPr>
            <w:rFonts w:ascii="Arial" w:eastAsia="Cambria" w:hAnsi="Arial" w:cs="Arial"/>
            <w:sz w:val="24"/>
            <w:szCs w:val="24"/>
          </w:rPr>
          <w:delText xml:space="preserve"> </w:delText>
        </w:r>
      </w:del>
      <w:ins w:id="376" w:author="Stephen Wandro" w:date="2021-04-29T17:06:00Z">
        <w:r w:rsidR="001A1A38">
          <w:rPr>
            <w:rFonts w:ascii="Arial" w:eastAsia="Cambria" w:hAnsi="Arial" w:cs="Arial"/>
            <w:b/>
            <w:bCs/>
            <w:sz w:val="24"/>
            <w:szCs w:val="24"/>
          </w:rPr>
          <w:t>4</w:t>
        </w:r>
        <w:r w:rsidR="001A1A38">
          <w:rPr>
            <w:rFonts w:ascii="Arial" w:eastAsia="Cambria" w:hAnsi="Arial" w:cs="Arial"/>
            <w:sz w:val="24"/>
            <w:szCs w:val="24"/>
          </w:rPr>
          <w:t xml:space="preserve"> </w:t>
        </w:r>
      </w:ins>
      <w:r w:rsidR="00174E84">
        <w:rPr>
          <w:rFonts w:ascii="Arial" w:eastAsia="Cambria" w:hAnsi="Arial" w:cs="Arial"/>
          <w:sz w:val="24"/>
          <w:szCs w:val="24"/>
        </w:rPr>
        <w:t>yields</w:t>
      </w:r>
      <w:r>
        <w:rPr>
          <w:rFonts w:ascii="Arial" w:eastAsia="Cambria" w:hAnsi="Arial" w:cs="Arial"/>
          <w:sz w:val="24"/>
          <w:szCs w:val="24"/>
        </w:rPr>
        <w:t xml:space="preserve"> a wide range of outcomes, from one phage greatly outpacing the other (cocktail 6), to relatively even abundances (cocktails 1, </w:t>
      </w:r>
      <w:r w:rsidR="00174E84">
        <w:rPr>
          <w:rFonts w:ascii="Arial" w:eastAsia="Cambria" w:hAnsi="Arial" w:cs="Arial"/>
          <w:sz w:val="24"/>
          <w:szCs w:val="24"/>
        </w:rPr>
        <w:t>7</w:t>
      </w:r>
      <w:r>
        <w:rPr>
          <w:rFonts w:ascii="Arial" w:eastAsia="Cambria" w:hAnsi="Arial" w:cs="Arial"/>
          <w:sz w:val="24"/>
          <w:szCs w:val="24"/>
        </w:rPr>
        <w:t xml:space="preserve">, </w:t>
      </w:r>
      <w:r w:rsidR="00174E84">
        <w:rPr>
          <w:rFonts w:ascii="Arial" w:eastAsia="Cambria" w:hAnsi="Arial" w:cs="Arial"/>
          <w:sz w:val="24"/>
          <w:szCs w:val="24"/>
        </w:rPr>
        <w:t>8</w:t>
      </w:r>
      <w:r>
        <w:rPr>
          <w:rFonts w:ascii="Arial" w:eastAsia="Cambria" w:hAnsi="Arial" w:cs="Arial"/>
          <w:sz w:val="24"/>
          <w:szCs w:val="24"/>
        </w:rPr>
        <w:t xml:space="preserve">). All the phages used in these cocktails were ineffective at clearing </w:t>
      </w:r>
      <w:r>
        <w:rPr>
          <w:rFonts w:ascii="Arial" w:eastAsia="Cambria" w:hAnsi="Arial" w:cs="Arial"/>
          <w:i/>
          <w:iCs/>
          <w:sz w:val="24"/>
          <w:szCs w:val="24"/>
        </w:rPr>
        <w:t xml:space="preserve">Enterococcus </w:t>
      </w:r>
      <w:r>
        <w:rPr>
          <w:rFonts w:ascii="Arial" w:eastAsia="Cambria" w:hAnsi="Arial" w:cs="Arial"/>
          <w:sz w:val="24"/>
          <w:szCs w:val="24"/>
        </w:rPr>
        <w:t xml:space="preserve">cultures alone, yet all of these cocktails, with their varied phage dynamics, resulted in clearing the </w:t>
      </w:r>
      <w:r>
        <w:rPr>
          <w:rFonts w:ascii="Arial" w:eastAsia="Cambria" w:hAnsi="Arial" w:cs="Arial"/>
          <w:i/>
          <w:iCs/>
          <w:sz w:val="24"/>
          <w:szCs w:val="24"/>
        </w:rPr>
        <w:t xml:space="preserve">Enterococcus </w:t>
      </w:r>
      <w:r>
        <w:rPr>
          <w:rFonts w:ascii="Arial" w:eastAsia="Cambria" w:hAnsi="Arial" w:cs="Arial"/>
          <w:sz w:val="24"/>
          <w:szCs w:val="24"/>
        </w:rPr>
        <w:t>culture. This shows that there is not one single path to an effective phage cocktail. Even if one phage appears to be dominating, the other phage is still necessary to prevent the emergence of a phage-resistant mutant.</w:t>
      </w:r>
    </w:p>
    <w:p w14:paraId="00000039" w14:textId="6C0A1932" w:rsidR="000207FA" w:rsidRDefault="00563D7E">
      <w:pPr>
        <w:spacing w:line="480" w:lineRule="auto"/>
        <w:ind w:firstLine="720"/>
        <w:rPr>
          <w:ins w:id="377" w:author="Stephen Wandro" w:date="2021-03-25T17:21:00Z"/>
          <w:rFonts w:ascii="Arial" w:eastAsia="Cambria" w:hAnsi="Arial" w:cs="Arial"/>
          <w:sz w:val="24"/>
          <w:szCs w:val="24"/>
        </w:rPr>
      </w:pPr>
      <w:r w:rsidRPr="007C21EA">
        <w:rPr>
          <w:rFonts w:ascii="Arial" w:eastAsia="Cambria" w:hAnsi="Arial" w:cs="Arial"/>
          <w:sz w:val="24"/>
          <w:szCs w:val="24"/>
        </w:rPr>
        <w:t>Phages that display synergy with antibiotics might be ideal for phage therapy. Synergy can occur if the evolution of resistance to phage comes a</w:t>
      </w:r>
      <w:del w:id="378" w:author="Stephen Wandro" w:date="2021-04-29T16:52:00Z">
        <w:r w:rsidR="00A71404" w:rsidDel="003F04D8">
          <w:rPr>
            <w:rFonts w:ascii="Arial" w:eastAsia="Cambria" w:hAnsi="Arial" w:cs="Arial"/>
            <w:sz w:val="24"/>
            <w:szCs w:val="24"/>
          </w:rPr>
          <w:delText>s</w:delText>
        </w:r>
      </w:del>
      <w:r w:rsidRPr="007C21EA">
        <w:rPr>
          <w:rFonts w:ascii="Arial" w:eastAsia="Cambria" w:hAnsi="Arial" w:cs="Arial"/>
          <w:sz w:val="24"/>
          <w:szCs w:val="24"/>
        </w:rPr>
        <w:t xml:space="preserve">t the cost of increased susceptibility to antibiotics, or vice versa. The most famous example of this is a </w:t>
      </w:r>
      <w:r w:rsidRPr="007C21EA">
        <w:rPr>
          <w:rFonts w:ascii="Arial" w:eastAsia="Cambria" w:hAnsi="Arial" w:cs="Arial"/>
          <w:i/>
          <w:sz w:val="24"/>
          <w:szCs w:val="24"/>
        </w:rPr>
        <w:t>Pseudomonas aeruginosa</w:t>
      </w:r>
      <w:r w:rsidRPr="007C21EA">
        <w:rPr>
          <w:rFonts w:ascii="Arial" w:eastAsia="Cambria" w:hAnsi="Arial" w:cs="Arial"/>
          <w:sz w:val="24"/>
          <w:szCs w:val="24"/>
        </w:rPr>
        <w:t xml:space="preserve"> phage that binds to an antibiotic efflux pump, resulting in a fitness trade off where bacteria can evolve resistance to phage by losing the antibiotic efflux pump</w:t>
      </w:r>
      <w:r w:rsidR="002A555F" w:rsidRPr="007C21EA">
        <w:rPr>
          <w:rFonts w:ascii="Arial" w:eastAsia="Cambria" w:hAnsi="Arial" w:cs="Arial"/>
          <w:sz w:val="24"/>
          <w:szCs w:val="24"/>
        </w:rPr>
        <w:fldChar w:fldCharType="begin" w:fldLock="1"/>
      </w:r>
      <w:r w:rsidR="003B443E">
        <w:rPr>
          <w:rFonts w:ascii="Arial" w:eastAsia="Cambria" w:hAnsi="Arial" w:cs="Arial"/>
          <w:sz w:val="24"/>
          <w:szCs w:val="24"/>
        </w:rPr>
        <w:instrText>ADDIN CSL_CITATION {"citationItems":[{"id":"ITEM-1","itemData":{"DOI":"10.1038/srep26717","ISSN":"2045-2322","PMID":"27225966","abstract":"Increasing prevalence and severity of multi-drug-resistant (MDR) bacterial infections has necessitated novel antibacterial strategies. Ideally, new approaches would target bacterial pathogens while exerting selection for reduced pathogenesis when these bacteria inevitably evolve resistance to therapeutic intervention. As an example of such a management strategy, we isolated a lytic bacteriophage, OMKO1, (family Myoviridae) of Pseudomonas aeruginosa that utilizes the outer membrane porin M (OprM) of the multidrug efflux systems MexAB and MexXY as a receptor-binding site. Results show that phage selection produces an evolutionary trade-off in MDR P. aeruginosa, whereby the evolution of bacterial resistance to phage attack changes the efflux pump mechanism, causing increased sensitivity to drugs from several antibiotic classes. Although modern phage therapy is still in its infancy, we conclude that phages, such as OMKO1, represent a new approach to phage therapy where bacteriophages exert selection for MDR bacteria to become increasingly sensitive to traditional antibiotics. This approach, using phages as targeted antibacterials, could extend the lifetime of our current antibiotics and potentially reduce the incidence of antibiotic resistant infections.","author":[{"dropping-particle":"","family":"Chan","given":"Benjamin K","non-dropping-particle":"","parse-names":false,"suffix":""},{"dropping-particle":"","family":"Sistrom","given":"Mark","non-dropping-particle":"","parse-names":false,"suffix":""},{"dropping-particle":"","family":"Wertz","given":"John E","non-dropping-particle":"","parse-names":false,"suffix":""},{"dropping-particle":"","family":"Kortright","given":"Kaitlyn E","non-dropping-particle":"","parse-names":false,"suffix":""},{"dropping-particle":"","family":"Narayan","given":"Deepak","non-dropping-particle":"","parse-names":false,"suffix":""},{"dropping-particle":"","family":"Turner","given":"Paul E","non-dropping-particle":"","parse-names":false,"suffix":""}],"container-title":"Scientific reports","id":"ITEM-1","issued":{"date-parts":[["2016","5","26"]]},"page":"26717","publisher":"Nature Publishing Group","title":"Phage selection restores antibiotic sensitivity in MDR Pseudomonas aeruginosa.","type":"article-journal","volume":"6"},"uris":["http://www.mendeley.com/documents/?uuid=b6263476-cf8d-3055-a9e7-3feabd9e0a1d"]}],"mendeley":{"formattedCitation":"&lt;sup&gt;18&lt;/sup&gt;","plainTextFormattedCitation":"18","previouslyFormattedCitation":"&lt;sup&gt;18&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41B18" w:rsidRPr="00341B18">
        <w:rPr>
          <w:rFonts w:ascii="Arial" w:eastAsia="Cambria" w:hAnsi="Arial" w:cs="Arial"/>
          <w:noProof/>
          <w:sz w:val="24"/>
          <w:szCs w:val="24"/>
          <w:vertAlign w:val="superscript"/>
        </w:rPr>
        <w:t>18</w:t>
      </w:r>
      <w:r w:rsidR="002A555F" w:rsidRPr="007C21EA">
        <w:rPr>
          <w:rFonts w:ascii="Arial" w:eastAsia="Cambria" w:hAnsi="Arial" w:cs="Arial"/>
          <w:sz w:val="24"/>
          <w:szCs w:val="24"/>
        </w:rPr>
        <w:fldChar w:fldCharType="end"/>
      </w:r>
      <w:r w:rsidRPr="007C21EA">
        <w:rPr>
          <w:rFonts w:ascii="Arial" w:eastAsia="Cambria" w:hAnsi="Arial" w:cs="Arial"/>
          <w:sz w:val="24"/>
          <w:szCs w:val="24"/>
        </w:rPr>
        <w:t xml:space="preserve">. </w:t>
      </w:r>
      <w:r w:rsidR="009D1DD3">
        <w:rPr>
          <w:rFonts w:ascii="Arial" w:eastAsia="Cambria" w:hAnsi="Arial" w:cs="Arial"/>
          <w:sz w:val="24"/>
          <w:szCs w:val="24"/>
        </w:rPr>
        <w:t>S</w:t>
      </w:r>
      <w:r w:rsidR="0094668A" w:rsidRPr="007C21EA">
        <w:rPr>
          <w:rFonts w:ascii="Arial" w:eastAsia="Cambria" w:hAnsi="Arial" w:cs="Arial"/>
          <w:sz w:val="24"/>
          <w:szCs w:val="24"/>
        </w:rPr>
        <w:t>everal studies</w:t>
      </w:r>
      <w:r w:rsidR="009D1DD3">
        <w:rPr>
          <w:rFonts w:ascii="Arial" w:eastAsia="Cambria" w:hAnsi="Arial" w:cs="Arial"/>
          <w:sz w:val="24"/>
          <w:szCs w:val="24"/>
        </w:rPr>
        <w:t>, including this one, have shown</w:t>
      </w:r>
      <w:r w:rsidR="0094668A" w:rsidRPr="007C21EA">
        <w:rPr>
          <w:rFonts w:ascii="Arial" w:eastAsia="Cambria" w:hAnsi="Arial" w:cs="Arial"/>
          <w:sz w:val="24"/>
          <w:szCs w:val="24"/>
        </w:rPr>
        <w:t xml:space="preserve"> </w:t>
      </w:r>
      <w:r w:rsidRPr="007C21EA">
        <w:rPr>
          <w:rFonts w:ascii="Arial" w:eastAsia="Cambria" w:hAnsi="Arial" w:cs="Arial"/>
          <w:i/>
          <w:sz w:val="24"/>
          <w:szCs w:val="24"/>
        </w:rPr>
        <w:t xml:space="preserve">Enterococcus </w:t>
      </w:r>
      <w:r w:rsidR="009D1DD3">
        <w:rPr>
          <w:rFonts w:ascii="Arial" w:eastAsia="Cambria" w:hAnsi="Arial" w:cs="Arial"/>
          <w:sz w:val="24"/>
          <w:szCs w:val="24"/>
        </w:rPr>
        <w:t>evolving</w:t>
      </w:r>
      <w:r w:rsidRPr="007C21EA">
        <w:rPr>
          <w:rFonts w:ascii="Arial" w:eastAsia="Cambria" w:hAnsi="Arial" w:cs="Arial"/>
          <w:sz w:val="24"/>
          <w:szCs w:val="24"/>
        </w:rPr>
        <w:t xml:space="preserve"> resistance to phage infection through mutations in the Epa locus</w:t>
      </w:r>
      <w:r w:rsidR="009D1DD3">
        <w:rPr>
          <w:rFonts w:ascii="Arial" w:eastAsia="Cambria" w:hAnsi="Arial" w:cs="Arial"/>
          <w:sz w:val="24"/>
          <w:szCs w:val="24"/>
        </w:rPr>
        <w:t xml:space="preserve">. While not observed in </w:t>
      </w:r>
      <w:r w:rsidR="009D1DD3">
        <w:rPr>
          <w:rFonts w:ascii="Arial" w:eastAsia="Cambria" w:hAnsi="Arial" w:cs="Arial"/>
          <w:sz w:val="24"/>
          <w:szCs w:val="24"/>
        </w:rPr>
        <w:lastRenderedPageBreak/>
        <w:t>this study, Epa mutations have been seen to</w:t>
      </w:r>
      <w:r w:rsidR="0094668A" w:rsidRPr="007C21EA">
        <w:rPr>
          <w:rFonts w:ascii="Arial" w:eastAsia="Cambria" w:hAnsi="Arial" w:cs="Arial"/>
          <w:sz w:val="24"/>
          <w:szCs w:val="24"/>
        </w:rPr>
        <w:t xml:space="preserve"> </w:t>
      </w:r>
      <w:r w:rsidRPr="007C21EA">
        <w:rPr>
          <w:rFonts w:ascii="Arial" w:eastAsia="Cambria" w:hAnsi="Arial" w:cs="Arial"/>
          <w:sz w:val="24"/>
          <w:szCs w:val="24"/>
        </w:rPr>
        <w:t xml:space="preserve">increase susceptibility to vancomycin </w:t>
      </w:r>
      <w:r w:rsidR="0094668A" w:rsidRPr="007C21EA">
        <w:rPr>
          <w:rFonts w:ascii="Arial" w:eastAsia="Cambria" w:hAnsi="Arial" w:cs="Arial"/>
          <w:sz w:val="24"/>
          <w:szCs w:val="24"/>
        </w:rPr>
        <w:t xml:space="preserve">in </w:t>
      </w:r>
      <w:r w:rsidRPr="007C21EA">
        <w:rPr>
          <w:rFonts w:ascii="Arial" w:eastAsia="Cambria" w:hAnsi="Arial" w:cs="Arial"/>
          <w:sz w:val="24"/>
          <w:szCs w:val="24"/>
        </w:rPr>
        <w:t>resistant strains</w:t>
      </w:r>
      <w:r w:rsidR="002A555F"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enterococci","type":"article-journal"},"uris":["http://www.mendeley.com/documents/?uuid=9eec48a0-c9b8-39f1-83cf-0d785824c81b"]},{"id":"ITEM-2","itemData":{"DOI":"10.3389/fmicb.2018.03192","ISSN":"1664-302X","abstract":"Bacteriophages are highly abundant in human microbiota where they coevolve with resident bacteria. Phage predation can drive the evolution of bacterial resistance, which can then drive reciprocal evolution in the phage to overcome that resistance. Such coevolutionary dynamics have not been extensively studied in human gut bacteria, and are of particular interest for both understanding and eventually manipulating the human gut microbiome. We performed experimental evolution of an Enterococcus faecium isolate from healthy human stool in the absence and presence of a single infecting Myoviridae bacteriophage, EfV12-phi1. Four replicates of E. faecium and phage were grown with twice daily serial transfers for eight days. Genome sequencing revealed that E. faecium evolved resistance to phage through mutations in the yqwD2 gene involved in exopolysaccharide biogenesis and export, and the rpoC gene which encodes the RNA polymerase β’ subunit. In response to bacterial resistance, phage EfV12-phi1 evolved varying numbers of 1.8 kb tandem duplications within a putative tail fiber gene. Host range assays indicated that coevolution of this phage-host pair resulted in arms race dynamics in which bacterial resistance and phage infectivity increased over time. Tracking mutations from population sequencing of experimental coevolution can quickly illuminate phage entry points along with resistance strategies in both phage and host – critical information for using phage to manipulate microbial communities.","author":[{"dropping-particle":"","family":"Wandro","given":"Stephen","non-dropping-particle":"","parse-names":false,"suffix":""},{"dropping-particle":"","family":"Oliver","given":"Andrew","non-dropping-particle":"","parse-names":false,"suffix":""},{"dropping-particle":"","family":"Gallagher","given":"Tara","non-dropping-particle":"","parse-names":false,"suffix":""},{"dropping-particle":"","family":"Weihe","given":"Claudia","non-dropping-particle":"","parse-names":false,"suffix":""},{"dropping-particle":"","family":"England","given":"Whitney","non-dropping-particle":"","parse-names":false,"suffix":""},{"dropping-particle":"","family":"Martiny","given":"Jennifer B. H.","non-dropping-particle":"","parse-names":false,"suffix":""},{"dropping-particle":"","family":"Whiteson","given":"Katrine","non-dropping-particle":"","parse-names":false,"suffix":""}],"container-title":"Frontiers in Microbiology","id":"ITEM-2","issued":{"date-parts":[["2019","1","31"]]},"page":"3192","publisher":"Frontiers","title":"Predictable Molecular Adaptation of Coevolving Enterococcus faecium and Lytic Phage EfV12-phi1","type":"article-journal","volume":"9"},"uris":["http://www.mendeley.com/documents/?uuid=4d437193-1536-3b6d-8b25-06467b063393"]},{"id":"ITEM-3","itemData":{"DOI":"10.1086/600124","ISSN":"0022-1899","author":[{"dropping-particle":"","family":"Singh","given":"Kavindra V.","non-dropping-particle":"","parse-names":false,"suffix":""},{"dropping-particle":"","family":"Lewis","given":"Roshan J.","non-dropping-particle":"","parse-names":false,"suffix":""},{"dropping-particle":"","family":"Murray","given":"Barbara E.","non-dropping-particle":"","parse-names":false,"suffix":""}],"container-title":"The Journal of Infectious Diseases","id":"ITEM-3","issue":"3","issued":{"date-parts":[["2009","8"]]},"page":"417-420","title":"Importance of the &lt;i&gt;epa&lt;/i&gt; Locus of &lt;i&gt;Enterococcus faecalis&lt;/i&gt; OG1RF in a Mouse Model of Ascending Urinary Tract Infection","type":"article-journal","volume":"200"},"uris":["http://www.mendeley.com/documents/?uuid=a5bf5297-1c42-32e0-be3d-07e44ba14768"]},{"id":"ITEM-4","itemData":{"DOI":"10.1128/AAC.00758-18","ISSN":"1098-6596","PMID":"30104266","abstract":"Enterococcus faecalis is a Gram-positive opportunistic pathogen that inhabits the human gastrointestinal tract. Because of the high frequency of antibiotic resistance among Enterococcus clinical isolates, interest in using phage to treat enterococcal infections and to decolonize high-risk patients for antibiotic-resistant Enterococcus is rising. Bacteria can evolve phage resistance, but there is little published information on these mechanisms in E. faecalis In this report, we identified genetic determinants of E. faecalis resistance to φNPV1. We found that loss-of-function mutations in epaR confer φNPV1 resistance by blocking phage adsorption. We attribute the inability of the phage to adsorb to the modification or loss of an extracellular polymer in strains with inactivated epaR. Phage-resistant epaR mutants exhibited increased daptomycin and osmotic stress susceptibilities. Our results demonstrate that in vitro spontaneous resistance to φNPV1 comes at a cost in E. faecalis OG1RF.","author":[{"dropping-particle":"","family":"Ho","given":"Khang","non-dropping-particle":"","parse-names":false,"suffix":""},{"dropping-particle":"","family":"Huo","given":"Wenwen","non-dropping-particle":"","parse-names":false,"suffix":""},{"dropping-particle":"","family":"Pas","given":"Savannah","non-dropping-particle":"","parse-names":false,"suffix":""},{"dropping-particle":"","family":"Dao","given":"Ryan","non-dropping-particle":"","parse-names":false,"suffix":""},{"dropping-particle":"","family":"Palmer","given":"Kelli L","non-dropping-particle":"","parse-names":false,"suffix":""}],"container-title":"Antimicrobial agents and chemotherapy","id":"ITEM-4","issued":{"date-parts":[["2018","8","13"]]},"page":"AAC.00758-18","publisher":"American Society for Microbiology Journals","title":"Loss of function mutations in epaR confer resistance to phage NPV1 infection in Enterococcus faecalis OG1RF.","type":"article-journal"},"uris":["http://www.mendeley.com/documents/?uuid=ba87fb12-5a7c-325b-97cb-65cb139fbbbb"]}],"mendeley":{"formattedCitation":"&lt;sup&gt;12,36–38&lt;/sup&gt;","plainTextFormattedCitation":"12,36–38","previouslyFormattedCitation":"&lt;sup&gt;12,35–37&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12,36–38</w:t>
      </w:r>
      <w:r w:rsidR="002A555F" w:rsidRPr="007C21EA">
        <w:rPr>
          <w:rFonts w:ascii="Arial" w:eastAsia="Cambria" w:hAnsi="Arial" w:cs="Arial"/>
          <w:sz w:val="24"/>
          <w:szCs w:val="24"/>
        </w:rPr>
        <w:fldChar w:fldCharType="end"/>
      </w:r>
      <w:r w:rsidRPr="007C21EA">
        <w:rPr>
          <w:rFonts w:ascii="Arial" w:eastAsia="Cambria" w:hAnsi="Arial" w:cs="Arial"/>
          <w:sz w:val="24"/>
          <w:szCs w:val="24"/>
        </w:rPr>
        <w:t>. The mechanism by which this fitness trade-off occurs is not clear; vancomycin targets peptidoglycan and the Epa locus regulates exopolysaccharide synthesis, so both interactions occur at the cell wall</w:t>
      </w:r>
      <w:r w:rsidR="002A555F" w:rsidRPr="007C21EA">
        <w:rPr>
          <w:rFonts w:ascii="Arial" w:eastAsia="Cambria" w:hAnsi="Arial" w:cs="Arial"/>
          <w:sz w:val="24"/>
          <w:szCs w:val="24"/>
        </w:rPr>
        <w:fldChar w:fldCharType="begin" w:fldLock="1"/>
      </w:r>
      <w:r w:rsidR="00333434">
        <w:rPr>
          <w:rFonts w:ascii="Arial" w:eastAsia="Cambria" w:hAnsi="Arial" w:cs="Arial"/>
          <w:sz w:val="24"/>
          <w:szCs w:val="24"/>
        </w:rPr>
        <w:instrText>ADDIN CSL_CITATION {"citationItems":[{"id":"ITEM-1","itemData":{"DOI":"10.1128/JB.00592-09","ISSN":"1098-5530","PMID":"19684130","abstract":"Many bacterial species produce capsular polysaccharides that contribute to pathogenesis through evasion of the host innate immune system. The gram-positive pathogen Enterococcus faecalis was previously reported to produce one of four capsule serotypes (A, B, C, or D). Previous studies describing the four capsule serotypes of E. faecalis were based on immunodetection methods; however, the underlying genetics of capsule production did not fully support these findings. Previously, it was shown that capsule production for serotype C (Maekawa type 2) was dependent on the presence of nine open reading frames (cpsC to cpsK). Using a novel genetic system, we demonstrated that seven of the nine genes in the cps operon are essential for capsule production, indicating that serotypes A and B do not make a capsular polysaccharide. In support of this observation, we showed that serotype C and D capsule polysaccharides mask lipoteichoic acid from detection by agglutinating antibodies. Furthermore, we determined that the genetic basis for the difference in antigenicity between serotypes C and D is the presence of cpsF in serotype C strains. High-pH anion-exchange chromatography with pulsed amperometric detection analysis of serotype C and D capsules indicated that cpsF is responsible for glucosylation of serotype C capsular polysaccharide in E. faecalis.","author":[{"dropping-particle":"","family":"Thurlow","given":"Lance R","non-dropping-particle":"","parse-names":false,"suffix":""},{"dropping-particle":"","family":"Thomas","given":"Vinai Chittezham","non-dropping-particle":"","parse-names":false,"suffix":""},{"dropping-particle":"","family":"Hancock","given":"Lynn E","non-dropping-particle":"","parse-names":false,"suffix":""}],"container-title":"Journal of bacteriology","id":"ITEM-1","issue":"20","issued":{"date-parts":[["2009","10","15"]]},"note":"faecalis cps operon = capsule","page":"6203-10","publisher":"American Society for Microbiology Journals","title":"Capsular polysaccharide production in Enterococcus faecalis and contribution of CpsF to capsule serospecificity.","type":"article-journal","volume":"191"},"uris":["http://www.mendeley.com/documents/?uuid=772c98e5-e1bf-3a1e-bdf1-861bb3e36e06"]},{"id":"ITEM-2","itemData":{"DOI":"10.1073/pnas.032448299","ISSN":"0027-8424","PMID":"11830672","abstract":"With the goal of identifying and characterizing traits of Enterococcus faecalis that play key roles in human disease, we identified an operon specifying synthesis of a capsular carbohydrate of the type most commonly expressed by clinical isolates. This surface-exposed carbohydrate consists of glycerol phosphate, glucose, and galactose residues, and its biosynthesis is encoded by a determinant that includes 11 ORFs. Insertional inactivation of genes in this pathway yielded mutants with enhanced susceptibility to phagocytic killing in vitro and compromised in the ability to persist in regional lymph nodes in vivo.","author":[{"dropping-particle":"","family":"Hancock","given":"Lynn E","non-dropping-particle":"","parse-names":false,"suffix":""},{"dropping-particle":"","family":"Gilmore","given":"Michael S","non-dropping-particle":"","parse-names":false,"suffix":""}],"container-title":"Proceedings of the National Academy of Sciences of the United States of America","id":"ITEM-2","issue":"3","issued":{"date-parts":[["2002","2","5"]]},"note":"epa gene = rhamnopolymer\nnice faecalis capsule model fig","page":"1574-9","publisher":"National Academy of Sciences","title":"The capsular polysaccharide of Enterococcus faecalis and its relationship to other polysaccharides in the cell wall.","type":"article-journal","volume":"99"},"uris":["http://www.mendeley.com/documents/?uuid=d2fdda44-f0ca-3492-b266-b768539ff41e"]},{"id":"ITEM-3","itemData":{"DOI":"10.1128/IAI.00149-09","ISSN":"1098-5522","PMID":"19581393","abstract":"We previously identified a gene cluster, epa (for enterocococcal polysaccharide antigen), involved in polysaccharide biosynthesis of Enterococcus faecalis and showed that disruption of epaB and epaE resulted in attenuation in translocation, biofilm formation, resistance to polymorphonuclear leukocyte (PMN) killing, and virulence in a mouse peritonitis model. Using five additional mutant disruptions in the 26-kb region between orfde2 and OG1RF_0163, we defined the epa locus as the area from epaA to epaR. Disruption of epaA, epaM, and epaN, like prior disruption of epaB and epaE, resulted in alteration in Epa polysaccharide content, more round cells versus oval cells with OG1RF, decreased biofilm formation, attenuation in a mouse peritonitis model, and resistance to lysis by the phage NPV-1 (known to lyse OG1RF), while mutants disrupted in orfde2 and OG1RF_163 (the epa locus flanking genes) behaved like OG1RF in those assays. Analysis of the purified Epa polysaccharide from OG1RF revealed the presence of rhamnose, glucose, galactose, GalNAc, and GlcNAc in this polysaccharide, while carbohydrate preparation from the epaB mutant did not contain rhamnose, suggesting that one or more of the glycosyl transferases encoded by the epaBCD operon are necessary to transfer rhamnose to the polysaccharide. In conclusion, the epa genes, uniformly present in E. faecalis strains and involved in biosynthesis of polysaccharide in OG1RF, are also important for OG1RF shape determination, biofilm formation, and NPV-1 replication/lysis, as well as for E. faecalis virulence in a mouse peritonitis model.","author":[{"dropping-particle":"","family":"Teng","given":"Fang","non-dropping-particle":"","parse-names":false,"suffix":""},{"dropping-particle":"V","family":"Singh","given":"Kavindra","non-dropping-particle":"","parse-names":false,"suffix":""},{"dropping-particle":"","family":"Bourgogne","given":"Agathe","non-dropping-particle":"","parse-names":false,"suffix":""},{"dropping-particle":"","family":"Zeng","given":"Jing","non-dropping-particle":"","parse-names":false,"suffix":""},{"dropping-particle":"","family":"Murray","given":"Barbara E","non-dropping-particle":"","parse-names":false,"suffix":""}],"container-title":"Infection and immunity","id":"ITEM-3","issue":"9","issued":{"date-parts":[["2009","9","1"]]},"note":"epa capsule production","page":"3759-67","publisher":"American Society for Microbiology Journals","title":"Further characterization of the epa gene cluster and Epa polysaccharides of Enterococcus faecalis.","type":"article-journal","volume":"77"},"uris":["http://www.mendeley.com/documents/?uuid=f20f31a9-9075-3338-9944-7759ffbddc03"]}],"mendeley":{"formattedCitation":"&lt;sup&gt;39–41&lt;/sup&gt;","plainTextFormattedCitation":"39–41","previouslyFormattedCitation":"&lt;sup&gt;38–40&lt;/sup&gt;"},"properties":{"noteIndex":0},"schema":"https://github.com/citation-style-language/schema/raw/master/csl-citation.json"}</w:instrText>
      </w:r>
      <w:r w:rsidR="002A555F" w:rsidRPr="007C21EA">
        <w:rPr>
          <w:rFonts w:ascii="Arial" w:eastAsia="Cambria" w:hAnsi="Arial" w:cs="Arial"/>
          <w:sz w:val="24"/>
          <w:szCs w:val="24"/>
        </w:rPr>
        <w:fldChar w:fldCharType="separate"/>
      </w:r>
      <w:r w:rsidR="00333434" w:rsidRPr="00333434">
        <w:rPr>
          <w:rFonts w:ascii="Arial" w:eastAsia="Cambria" w:hAnsi="Arial" w:cs="Arial"/>
          <w:noProof/>
          <w:sz w:val="24"/>
          <w:szCs w:val="24"/>
          <w:vertAlign w:val="superscript"/>
        </w:rPr>
        <w:t>39–41</w:t>
      </w:r>
      <w:r w:rsidR="002A555F" w:rsidRPr="007C21EA">
        <w:rPr>
          <w:rFonts w:ascii="Arial" w:eastAsia="Cambria" w:hAnsi="Arial" w:cs="Arial"/>
          <w:sz w:val="24"/>
          <w:szCs w:val="24"/>
        </w:rPr>
        <w:fldChar w:fldCharType="end"/>
      </w:r>
      <w:r w:rsidR="002A555F" w:rsidRPr="007C21EA">
        <w:rPr>
          <w:rFonts w:ascii="Arial" w:eastAsia="Cambria" w:hAnsi="Arial" w:cs="Arial"/>
          <w:sz w:val="24"/>
          <w:szCs w:val="24"/>
        </w:rPr>
        <w:t>.</w:t>
      </w:r>
      <w:r w:rsidRPr="007C21EA">
        <w:rPr>
          <w:rFonts w:ascii="Arial" w:eastAsia="Cambria" w:hAnsi="Arial" w:cs="Arial"/>
          <w:sz w:val="24"/>
          <w:szCs w:val="24"/>
        </w:rPr>
        <w:t xml:space="preserve"> In this study, evolution of phage resistance in </w:t>
      </w:r>
      <w:r w:rsidRPr="007C21EA">
        <w:rPr>
          <w:rFonts w:ascii="Arial" w:eastAsia="Cambria" w:hAnsi="Arial" w:cs="Arial"/>
          <w:i/>
          <w:sz w:val="24"/>
          <w:szCs w:val="24"/>
        </w:rPr>
        <w:t xml:space="preserve">Enterococcus </w:t>
      </w:r>
      <w:r w:rsidRPr="007C21EA">
        <w:rPr>
          <w:rFonts w:ascii="Arial" w:eastAsia="Cambria" w:hAnsi="Arial" w:cs="Arial"/>
          <w:sz w:val="24"/>
          <w:szCs w:val="24"/>
        </w:rPr>
        <w:t xml:space="preserve">was </w:t>
      </w:r>
      <w:r w:rsidR="009D1DD3">
        <w:rPr>
          <w:rFonts w:ascii="Arial" w:eastAsia="Cambria" w:hAnsi="Arial" w:cs="Arial"/>
          <w:sz w:val="24"/>
          <w:szCs w:val="24"/>
        </w:rPr>
        <w:t xml:space="preserve">not </w:t>
      </w:r>
      <w:r w:rsidRPr="007C21EA">
        <w:rPr>
          <w:rFonts w:ascii="Arial" w:eastAsia="Cambria" w:hAnsi="Arial" w:cs="Arial"/>
          <w:sz w:val="24"/>
          <w:szCs w:val="24"/>
        </w:rPr>
        <w:t xml:space="preserve">seen to </w:t>
      </w:r>
      <w:r w:rsidR="009D1DD3">
        <w:rPr>
          <w:rFonts w:ascii="Arial" w:eastAsia="Cambria" w:hAnsi="Arial" w:cs="Arial"/>
          <w:sz w:val="24"/>
          <w:szCs w:val="24"/>
        </w:rPr>
        <w:t>sensitize VRE, and slightly increased vancomycin resistance in VSE</w:t>
      </w:r>
      <w:r w:rsidRPr="007C21EA">
        <w:rPr>
          <w:rFonts w:ascii="Arial" w:eastAsia="Cambria" w:hAnsi="Arial" w:cs="Arial"/>
          <w:sz w:val="24"/>
          <w:szCs w:val="24"/>
        </w:rPr>
        <w:t xml:space="preserve">. </w:t>
      </w:r>
      <w:r w:rsidR="009D1DD3">
        <w:rPr>
          <w:rFonts w:ascii="Arial" w:eastAsia="Cambria" w:hAnsi="Arial" w:cs="Arial"/>
          <w:sz w:val="24"/>
          <w:szCs w:val="24"/>
        </w:rPr>
        <w:t>D</w:t>
      </w:r>
      <w:r w:rsidRPr="007C21EA">
        <w:rPr>
          <w:rFonts w:ascii="Arial" w:eastAsia="Cambria" w:hAnsi="Arial" w:cs="Arial"/>
          <w:sz w:val="24"/>
          <w:szCs w:val="24"/>
        </w:rPr>
        <w:t xml:space="preserve">ifferent </w:t>
      </w:r>
      <w:r w:rsidR="009D1DD3">
        <w:rPr>
          <w:rFonts w:ascii="Arial" w:eastAsia="Cambria" w:hAnsi="Arial" w:cs="Arial"/>
          <w:sz w:val="24"/>
          <w:szCs w:val="24"/>
        </w:rPr>
        <w:t xml:space="preserve">Epa </w:t>
      </w:r>
      <w:r w:rsidRPr="007C21EA">
        <w:rPr>
          <w:rFonts w:ascii="Arial" w:eastAsia="Cambria" w:hAnsi="Arial" w:cs="Arial"/>
          <w:sz w:val="24"/>
          <w:szCs w:val="24"/>
        </w:rPr>
        <w:t xml:space="preserve">mutations may have different effects on antibiotic susceptibility. In addition, the genetic background of the </w:t>
      </w:r>
      <w:r w:rsidRPr="007C21EA">
        <w:rPr>
          <w:rFonts w:ascii="Arial" w:eastAsia="Cambria" w:hAnsi="Arial" w:cs="Arial"/>
          <w:i/>
          <w:sz w:val="24"/>
          <w:szCs w:val="24"/>
        </w:rPr>
        <w:t xml:space="preserve">Enterococcus </w:t>
      </w:r>
      <w:r w:rsidRPr="007C21EA">
        <w:rPr>
          <w:rFonts w:ascii="Arial" w:eastAsia="Cambria" w:hAnsi="Arial" w:cs="Arial"/>
          <w:sz w:val="24"/>
          <w:szCs w:val="24"/>
        </w:rPr>
        <w:t>strain likely affects the phenotypic outcomes of the evolution of phage resistance. Synergistic outcomes of phage-host co-evolution that result in better treatment options are far from guaranteed, but the enormous numbers of understudied phage-host interactions leave room for the discovery of phages that co-evolve with their pathogenic bacterial hosts in ways that make infection treatment more tractable.</w:t>
      </w:r>
    </w:p>
    <w:p w14:paraId="5A759025" w14:textId="2D03A88F" w:rsidR="00EC1870" w:rsidRPr="003F04D8" w:rsidRDefault="00EC1870" w:rsidP="003F04D8">
      <w:pPr>
        <w:spacing w:line="480" w:lineRule="auto"/>
        <w:ind w:firstLine="720"/>
        <w:rPr>
          <w:rFonts w:ascii="Cambria" w:hAnsi="Cambria"/>
          <w:sz w:val="24"/>
          <w:szCs w:val="24"/>
          <w:rPrChange w:id="379" w:author="Stephen Wandro" w:date="2021-04-29T16:52:00Z">
            <w:rPr>
              <w:rFonts w:ascii="Arial" w:eastAsia="Cambria" w:hAnsi="Arial" w:cs="Arial"/>
              <w:sz w:val="24"/>
              <w:szCs w:val="24"/>
            </w:rPr>
          </w:rPrChange>
        </w:rPr>
        <w:pPrChange w:id="380" w:author="Stephen Wandro" w:date="2021-04-29T16:52:00Z">
          <w:pPr>
            <w:spacing w:line="480" w:lineRule="auto"/>
            <w:ind w:firstLine="720"/>
          </w:pPr>
        </w:pPrChange>
      </w:pPr>
      <w:ins w:id="381" w:author="Stephen Wandro" w:date="2021-03-25T17:21:00Z">
        <w:r>
          <w:rPr>
            <w:rFonts w:ascii="Cambria" w:hAnsi="Cambria"/>
            <w:sz w:val="24"/>
            <w:szCs w:val="24"/>
          </w:rPr>
          <w:t xml:space="preserve">When under selective pressure from </w:t>
        </w:r>
        <w:r>
          <w:rPr>
            <w:rFonts w:ascii="Cambria" w:hAnsi="Cambria"/>
            <w:i/>
            <w:sz w:val="24"/>
            <w:szCs w:val="24"/>
          </w:rPr>
          <w:t>Brockvirinae</w:t>
        </w:r>
        <w:r>
          <w:rPr>
            <w:rFonts w:ascii="Cambria" w:hAnsi="Cambria"/>
            <w:sz w:val="24"/>
            <w:szCs w:val="24"/>
          </w:rPr>
          <w:t xml:space="preserve"> phages, </w:t>
        </w:r>
        <w:r>
          <w:rPr>
            <w:rFonts w:ascii="Cambria" w:hAnsi="Cambria"/>
            <w:i/>
            <w:sz w:val="24"/>
            <w:szCs w:val="24"/>
          </w:rPr>
          <w:t xml:space="preserve">Enterococcus </w:t>
        </w:r>
        <w:r>
          <w:rPr>
            <w:rFonts w:ascii="Cambria" w:hAnsi="Cambria"/>
            <w:sz w:val="24"/>
            <w:szCs w:val="24"/>
          </w:rPr>
          <w:t xml:space="preserve">evolved mutations primarily in exopolysaccharide synthesis genes. These mutations suggest resistance evolved by preventing phage recognition and initial binding. </w:t>
        </w:r>
        <w:r>
          <w:rPr>
            <w:rFonts w:ascii="Cambria" w:hAnsi="Cambria"/>
            <w:i/>
            <w:sz w:val="24"/>
            <w:szCs w:val="24"/>
          </w:rPr>
          <w:t>E. faecium</w:t>
        </w:r>
        <w:r>
          <w:rPr>
            <w:rFonts w:ascii="Cambria" w:hAnsi="Cambria"/>
            <w:sz w:val="24"/>
            <w:szCs w:val="24"/>
          </w:rPr>
          <w:t xml:space="preserve"> and </w:t>
        </w:r>
        <w:r>
          <w:rPr>
            <w:rFonts w:ascii="Cambria" w:hAnsi="Cambria"/>
            <w:i/>
            <w:sz w:val="24"/>
            <w:szCs w:val="24"/>
          </w:rPr>
          <w:t>E. faecalis</w:t>
        </w:r>
        <w:r>
          <w:rPr>
            <w:rFonts w:ascii="Cambria" w:hAnsi="Cambria"/>
            <w:sz w:val="24"/>
            <w:szCs w:val="24"/>
          </w:rPr>
          <w:t xml:space="preserve"> both contain the highly conserved Epa capsule synthesis locus, in which mutations were observed consistently for </w:t>
        </w:r>
        <w:r>
          <w:rPr>
            <w:rFonts w:ascii="Cambria" w:hAnsi="Cambria"/>
            <w:i/>
            <w:sz w:val="24"/>
            <w:szCs w:val="24"/>
          </w:rPr>
          <w:t>E. faecalis</w:t>
        </w:r>
        <w:r>
          <w:rPr>
            <w:rFonts w:ascii="Cambria" w:hAnsi="Cambria"/>
            <w:sz w:val="24"/>
            <w:szCs w:val="24"/>
          </w:rPr>
          <w:t xml:space="preserve"> strains. Mutations in the Epa locus have been observed previously during coevolution with </w:t>
        </w:r>
        <w:r>
          <w:rPr>
            <w:rFonts w:ascii="Cambria" w:hAnsi="Cambria"/>
            <w:i/>
            <w:sz w:val="24"/>
            <w:szCs w:val="24"/>
          </w:rPr>
          <w:t>Brockvirinae</w:t>
        </w:r>
        <w:r>
          <w:rPr>
            <w:rFonts w:ascii="Cambria" w:hAnsi="Cambria"/>
            <w:sz w:val="24"/>
            <w:szCs w:val="24"/>
          </w:rPr>
          <w:t xml:space="preserve"> phages and other phages; these mutations impaired </w:t>
        </w:r>
        <w:r>
          <w:rPr>
            <w:rFonts w:ascii="Cambria" w:hAnsi="Cambria"/>
            <w:i/>
            <w:sz w:val="24"/>
            <w:szCs w:val="24"/>
          </w:rPr>
          <w:t>Enterococcus</w:t>
        </w:r>
        <w:r>
          <w:rPr>
            <w:rFonts w:ascii="Cambria" w:hAnsi="Cambria"/>
            <w:sz w:val="24"/>
            <w:szCs w:val="24"/>
          </w:rPr>
          <w:t xml:space="preserve"> host colonization and increased antibiotic sensitivity.</w:t>
        </w:r>
        <w:r>
          <w:rPr>
            <w:rFonts w:ascii="Cambria" w:hAnsi="Cambria"/>
            <w:sz w:val="24"/>
            <w:szCs w:val="24"/>
          </w:rPr>
          <w:fldChar w:fldCharType="begin" w:fldLock="1"/>
        </w:r>
        <w:r>
          <w:rPr>
            <w:rFonts w:ascii="Cambria" w:hAnsi="Cambria"/>
            <w:sz w:val="24"/>
            <w:szCs w:val="24"/>
          </w:rPr>
          <w:instrText>ADDIN CSL_CITATION {"citationItems":[{"id":"ITEM-1","itemData":{"DOI":"10.1101/531442","abstract":"Enterococcus faecalis is a human intestinal pathobiont with intrinsic and acquired resistance to many antibiotics, including vancomycin. Nature provides a diverse and virtually untapped repertoire of bacterial viruses, or bacteriophages (phages), that could be harnessed to combat multi-drug resistant enterococcal infections. Bacterial phage resistance represents a potential barrier to the implementation of phage therapy, emphasizing the importance of investigating the molecular mechanisms underlying the emergence of phage resistance. Using a cohort of 19 environmental lytic phages with tropism against E. faecalis , we found that these phages require the enterococcal polysaccharide antigen (Epa) for productive infection. Epa is a surface-exposed heteroglycan synthesized by enzymes encoded by both conserved and strain specific genes. We discovered that exposure to phage selective pressure favors mutation in non-conserved epa genes both in culture and in a mouse model of intestinal colonization. Despite gaining phage resistance, epa mutant strains exhibited a loss of resistance to the cell wall targeting antibiotics, vancomycin and daptomycin. Finally, we show that an E. faecalis epa mutant strain is deficient in intestinal colonization, cannot expand its population upon antibiotic-driven intestinal dysbiosis and fails to be efficiently transmitted to juvenile mice following birth. This study demonstrates that phage therapy could be used in combination with antibiotics to target enterococci within a dysbiotic microbiota. Enterococci that evade phage therapy by developing resistance may be less fit at colonizing the intestine and sensitized to vancomycin preventing their overgrowth during antibiotic treatment.","author":[{"dropping-particle":"","family":"Chatterjee","given":"Anushila","non-dropping-particle":"","parse-names":false,"suffix":""},{"dropping-particle":"","family":"Johnson","given":"Cydney N","non-dropping-particle":"","parse-names":false,"suffix":""},{"dropping-particle":"","family":"Luong","given":"Phat","non-dropping-particle":"","parse-names":false,"suffix":""},{"dropping-particle":"","family":"Hullahalli","given":"Karthik","non-dropping-particle":"","parse-names":false,"suffix":""},{"dropping-particle":"","family":"McBride","given":"Sara W","non-dropping-particle":"","parse-names":false,"suffix":""},{"dropping-particle":"","family":"Schubert","given":"Alyxandria M","non-dropping-particle":"","parse-names":false,"suffix":""},{"dropping-particle":"","family":"Palmer","given":"Kelli L","non-dropping-particle":"","parse-names":false,"suffix":""},{"dropping-particle":"","family":"Carlson","given":"Paul E","non-dropping-particle":"","parse-names":false,"suffix":""},{"dropping-particle":"","family":"Duerkop","given":"Breck A","non-dropping-particle":"","parse-names":false,"suffix":""}],"container-title":"bioRxiv","id":"ITEM-1","issued":{"date-parts":[["2019","1","26"]]},"page":"531442","publisher":"Cold Spring Harbor Laboratory","title":"Bacteriophage resistance alters antibiotic mediated intestinal expansion of enterococci","type":"article-journal"},"uris":["http://www.mendeley.com/documents/?uuid=9eec48a0-c9b8-39f1-83cf-0d785824c81b"]}],"mendeley":{"formattedCitation":"&lt;sup&gt;20&lt;/sup&gt;","plainTextFormattedCitation":"20","previouslyFormattedCitation":"(Chatterjee et al., 2019)"},"properties":{"noteIndex":0},"schema":"https://github.com/citation-style-language/schema/raw/master/csl-citation.json"}</w:instrText>
        </w:r>
        <w:r>
          <w:rPr>
            <w:rFonts w:ascii="Cambria" w:hAnsi="Cambria"/>
            <w:sz w:val="24"/>
            <w:szCs w:val="24"/>
          </w:rPr>
          <w:fldChar w:fldCharType="separate"/>
        </w:r>
        <w:r>
          <w:rPr>
            <w:rFonts w:ascii="Cambria" w:hAnsi="Cambria"/>
            <w:noProof/>
            <w:sz w:val="24"/>
            <w:szCs w:val="24"/>
            <w:vertAlign w:val="superscript"/>
          </w:rPr>
          <w:t>20</w:t>
        </w:r>
        <w:r>
          <w:rPr>
            <w:rFonts w:ascii="Cambria" w:hAnsi="Cambria"/>
            <w:sz w:val="24"/>
            <w:szCs w:val="24"/>
          </w:rPr>
          <w:fldChar w:fldCharType="end"/>
        </w:r>
        <w:r>
          <w:rPr>
            <w:rFonts w:ascii="Cambria" w:hAnsi="Cambria"/>
            <w:sz w:val="24"/>
            <w:szCs w:val="24"/>
          </w:rPr>
          <w:t xml:space="preserve"> </w:t>
        </w:r>
        <w:r>
          <w:rPr>
            <w:rFonts w:ascii="Cambria" w:hAnsi="Cambria"/>
            <w:i/>
            <w:sz w:val="24"/>
            <w:szCs w:val="24"/>
          </w:rPr>
          <w:t>E. faecium</w:t>
        </w:r>
        <w:r>
          <w:rPr>
            <w:rFonts w:ascii="Cambria" w:hAnsi="Cambria"/>
            <w:sz w:val="24"/>
            <w:szCs w:val="24"/>
          </w:rPr>
          <w:t xml:space="preserve"> encodes a second exopolysaccharide synthesis locus known as the Yqw locus, which is not present in </w:t>
        </w:r>
        <w:r>
          <w:rPr>
            <w:rFonts w:ascii="Cambria" w:hAnsi="Cambria"/>
            <w:i/>
            <w:sz w:val="24"/>
            <w:szCs w:val="24"/>
          </w:rPr>
          <w:t>E. feacalis</w:t>
        </w:r>
        <w:r>
          <w:rPr>
            <w:rFonts w:ascii="Cambria" w:hAnsi="Cambria"/>
            <w:sz w:val="24"/>
            <w:szCs w:val="24"/>
          </w:rPr>
          <w:t xml:space="preserve">. It is in this Yqw locus that mutations were observed in </w:t>
        </w:r>
        <w:r>
          <w:rPr>
            <w:rFonts w:ascii="Cambria" w:hAnsi="Cambria"/>
            <w:i/>
            <w:sz w:val="24"/>
            <w:szCs w:val="24"/>
          </w:rPr>
          <w:t>E. faecium</w:t>
        </w:r>
        <w:r>
          <w:rPr>
            <w:rFonts w:ascii="Cambria" w:hAnsi="Cambria"/>
            <w:sz w:val="24"/>
            <w:szCs w:val="24"/>
          </w:rPr>
          <w:t xml:space="preserve"> TX1330. Various mutations in a single gene of this locus have been previously seen during coevolution in the same phage-host pair.</w:t>
        </w:r>
        <w:r>
          <w:rPr>
            <w:rFonts w:ascii="Cambria" w:hAnsi="Cambria"/>
            <w:sz w:val="24"/>
            <w:szCs w:val="24"/>
          </w:rPr>
          <w:fldChar w:fldCharType="begin" w:fldLock="1"/>
        </w:r>
        <w:r>
          <w:rPr>
            <w:rFonts w:ascii="Cambria" w:hAnsi="Cambria"/>
            <w:sz w:val="24"/>
            <w:szCs w:val="24"/>
          </w:rPr>
          <w:instrText>ADDIN CSL_CITATION {"citationItems":[{"id":"ITEM-1","itemData":{"DOI":"10.3389/fmicb.2018.03192","ISSN":"1664-302X","abstract":"Bacteriophages are highly abundant in human microbiota where they coevolve with resident bacteria. Phage predation can drive the evolution of bacterial resistance, which can then drive reciprocal evolution in the phage to overcome that resistance. Such coevolutionary dynamics have not been extensively studied in human gut bacteria, and are of particular interest for both understanding and eventually manipulating the human gut microbiome. We performed experimental evolution of an Enterococcus faecium isolate from healthy human stool in the absence and presence of a single infecting Myoviridae bacteriophage, EfV12-phi1. Four replicates of E. faecium and phage were grown with twice daily serial transfers for eight days. Genome sequencing revealed that E. faecium evolved resistance to phage through mutations in the yqwD2 gene involved in exopolysaccharide biogenesis and export, and the rpoC gene which encodes the RNA polymerase β’ subunit. In response to bacterial resistance, phage EfV12-phi1 evolved varying numbers of 1.8 kb tandem duplications within a putative tail fiber gene. Host range assays indicated that coevolution of this phage-host pair resulted in arms race dynamics in which bacterial resistance and phage infectivity increased over time. Tracking mutations from population sequencing of experimental coevolution can quickly illuminate phage entry points along with resistance strategies in both phage and host – critical information for using phage to manipulate microbial communities.","author":[{"dropping-particle":"","family":"Wandro","given":"Stephen","non-dropping-particle":"","parse-names":false,"suffix":""},{"dropping-particle":"","family":"Oliver","given":"Andrew","non-dropping-particle":"","parse-names":false,"suffix":""},{"dropping-particle":"","family":"Gallagher","given":"Tara","non-dropping-particle":"","parse-names":false,"suffix":""},{"dropping-particle":"","family":"Weihe","given":"Claudia","non-dropping-particle":"","parse-names":false,"suffix":""},{"dropping-particle":"","family":"England","given":"Whitney","non-dropping-particle":"","parse-names":false,"suffix":""},{"dropping-particle":"","family":"Martiny","given":"Jennifer B. H.","non-dropping-particle":"","parse-names":false,"suffix":""},{"dropping-particle":"","family":"Whiteson","given":"Katrine","non-dropping-particle":"","parse-names":false,"suffix":""}],"container-title":"Frontiers in Microbiology","id":"ITEM-1","issued":{"date-parts":[["2019","1","31"]]},"page":"3192","publisher":"Frontiers","title":"Predictable Molecular Adaptation of Coevolving Enterococcus faecium and Lytic Phage EfV12-phi1","type":"article-journal","volume":"9"},"uris":["http://www.mendeley.com/documents/?uuid=4d437193-1536-3b6d-8b25-06467b063393"]}],"mendeley":{"formattedCitation":"&lt;sup&gt;16&lt;/sup&gt;","plainTextFormattedCitation":"16","previouslyFormattedCitation":"(Wandro et al., 2019)"},"properties":{"noteIndex":0},"schema":"https://github.com/citation-style-language/schema/raw/master/csl-citation.json"}</w:instrText>
        </w:r>
        <w:r>
          <w:rPr>
            <w:rFonts w:ascii="Cambria" w:hAnsi="Cambria"/>
            <w:sz w:val="24"/>
            <w:szCs w:val="24"/>
          </w:rPr>
          <w:fldChar w:fldCharType="separate"/>
        </w:r>
        <w:r>
          <w:rPr>
            <w:rFonts w:ascii="Cambria" w:hAnsi="Cambria"/>
            <w:noProof/>
            <w:sz w:val="24"/>
            <w:szCs w:val="24"/>
            <w:vertAlign w:val="superscript"/>
          </w:rPr>
          <w:t>16</w:t>
        </w:r>
        <w:r>
          <w:rPr>
            <w:rFonts w:ascii="Cambria" w:hAnsi="Cambria"/>
            <w:sz w:val="24"/>
            <w:szCs w:val="24"/>
          </w:rPr>
          <w:fldChar w:fldCharType="end"/>
        </w:r>
        <w:r>
          <w:rPr>
            <w:rFonts w:ascii="Cambria" w:hAnsi="Cambria"/>
            <w:sz w:val="24"/>
            <w:szCs w:val="24"/>
          </w:rPr>
          <w:t xml:space="preserve"> Since mutations in Yqw locus genes also occurred in </w:t>
        </w:r>
        <w:r>
          <w:rPr>
            <w:rFonts w:ascii="Cambria" w:hAnsi="Cambria"/>
            <w:i/>
            <w:sz w:val="24"/>
            <w:szCs w:val="24"/>
          </w:rPr>
          <w:t xml:space="preserve">E. faecium </w:t>
        </w:r>
        <w:r>
          <w:rPr>
            <w:rFonts w:ascii="Cambria" w:hAnsi="Cambria"/>
            <w:sz w:val="24"/>
            <w:szCs w:val="24"/>
          </w:rPr>
          <w:t xml:space="preserve">TX1330 host control cultures lacking phage, we cannot attribute </w:t>
        </w:r>
        <w:r>
          <w:rPr>
            <w:rFonts w:ascii="Cambria" w:hAnsi="Cambria"/>
            <w:sz w:val="24"/>
            <w:szCs w:val="24"/>
          </w:rPr>
          <w:lastRenderedPageBreak/>
          <w:t xml:space="preserve">these mutations to phage evolutionary pressure. However, prophage induction was observed in all </w:t>
        </w:r>
        <w:r>
          <w:rPr>
            <w:rFonts w:ascii="Cambria" w:hAnsi="Cambria"/>
            <w:i/>
            <w:sz w:val="24"/>
            <w:szCs w:val="24"/>
          </w:rPr>
          <w:t xml:space="preserve">E. faecium </w:t>
        </w:r>
        <w:r>
          <w:rPr>
            <w:rFonts w:ascii="Cambria" w:hAnsi="Cambria"/>
            <w:sz w:val="24"/>
            <w:szCs w:val="24"/>
          </w:rPr>
          <w:t xml:space="preserve">TX1330 cultures, indicating that mutations in exopolysaccharide synthesis genes may be a consistent phage resistance mechanism in </w:t>
        </w:r>
        <w:r>
          <w:rPr>
            <w:rFonts w:ascii="Cambria" w:hAnsi="Cambria"/>
            <w:i/>
            <w:sz w:val="24"/>
            <w:szCs w:val="24"/>
          </w:rPr>
          <w:t>Enterococcus</w:t>
        </w:r>
        <w:r>
          <w:rPr>
            <w:rFonts w:ascii="Cambria" w:hAnsi="Cambria"/>
            <w:sz w:val="24"/>
            <w:szCs w:val="24"/>
          </w:rPr>
          <w:t>.</w:t>
        </w:r>
      </w:ins>
    </w:p>
    <w:p w14:paraId="0000003B" w14:textId="7E9285C4" w:rsidR="000207FA" w:rsidRPr="007C21EA" w:rsidRDefault="00563D7E" w:rsidP="00A912D1">
      <w:pPr>
        <w:spacing w:line="480" w:lineRule="auto"/>
        <w:ind w:firstLine="720"/>
        <w:rPr>
          <w:rFonts w:ascii="Arial" w:eastAsia="Cambria" w:hAnsi="Arial" w:cs="Arial"/>
          <w:sz w:val="24"/>
          <w:szCs w:val="24"/>
        </w:rPr>
      </w:pPr>
      <w:r w:rsidRPr="007C21EA">
        <w:rPr>
          <w:rFonts w:ascii="Arial" w:eastAsia="Cambria" w:hAnsi="Arial" w:cs="Arial"/>
          <w:sz w:val="24"/>
          <w:szCs w:val="24"/>
        </w:rPr>
        <w:t xml:space="preserve">The need for alternative therapies for </w:t>
      </w:r>
      <w:r w:rsidR="0094668A" w:rsidRPr="007C21EA">
        <w:rPr>
          <w:rFonts w:ascii="Arial" w:eastAsia="Cambria" w:hAnsi="Arial" w:cs="Arial"/>
          <w:sz w:val="24"/>
          <w:szCs w:val="24"/>
        </w:rPr>
        <w:t xml:space="preserve">antibiotic </w:t>
      </w:r>
      <w:r w:rsidRPr="007C21EA">
        <w:rPr>
          <w:rFonts w:ascii="Arial" w:eastAsia="Cambria" w:hAnsi="Arial" w:cs="Arial"/>
          <w:sz w:val="24"/>
          <w:szCs w:val="24"/>
        </w:rPr>
        <w:t xml:space="preserve">resistant bacterial infections has never been greater than it is right now with the crisis of antibiotic resistance upon us. Bacteriophages represent an alternative with the potential to overcome some of the shortcomings of antibiotics, but there are significant knowledge gaps that reduce the utility of phages in humans. Problems that face phage therapy in the future include the emergence of host resistance, limited information on how phages may collectively eradicate their hosts, and a lack of guidance on how many phages may be necessary in cocktails to achieve phage therapy goals. Using the model of the diverse bacterium </w:t>
      </w:r>
      <w:r w:rsidRPr="007C21EA">
        <w:rPr>
          <w:rFonts w:ascii="Arial" w:eastAsia="Cambria" w:hAnsi="Arial" w:cs="Arial"/>
          <w:i/>
          <w:sz w:val="24"/>
          <w:szCs w:val="24"/>
        </w:rPr>
        <w:t>Enterococcus</w:t>
      </w:r>
      <w:r w:rsidRPr="007C21EA">
        <w:rPr>
          <w:rFonts w:ascii="Arial" w:eastAsia="Cambria" w:hAnsi="Arial" w:cs="Arial"/>
          <w:sz w:val="24"/>
          <w:szCs w:val="24"/>
        </w:rPr>
        <w:t>, which has multiple species capable of causing debilitating human infections, and has the ability to acquire significant antibiotic resistance, we have demonstrated that phages have significant potential to kill their hosts</w:t>
      </w:r>
      <w:r w:rsidR="009D1DD3">
        <w:rPr>
          <w:rFonts w:ascii="Arial" w:eastAsia="Cambria" w:hAnsi="Arial" w:cs="Arial"/>
          <w:sz w:val="24"/>
          <w:szCs w:val="24"/>
        </w:rPr>
        <w:t xml:space="preserve"> and</w:t>
      </w:r>
      <w:r w:rsidRPr="007C21EA">
        <w:rPr>
          <w:rFonts w:ascii="Arial" w:eastAsia="Cambria" w:hAnsi="Arial" w:cs="Arial"/>
          <w:sz w:val="24"/>
          <w:szCs w:val="24"/>
        </w:rPr>
        <w:t xml:space="preserve"> reduce the emergence of resistant isolates. For </w:t>
      </w:r>
      <w:r w:rsidRPr="007C21EA">
        <w:rPr>
          <w:rFonts w:ascii="Arial" w:eastAsia="Cambria" w:hAnsi="Arial" w:cs="Arial"/>
          <w:i/>
          <w:sz w:val="24"/>
          <w:szCs w:val="24"/>
        </w:rPr>
        <w:t>Enterococcus</w:t>
      </w:r>
      <w:r w:rsidRPr="007C21EA">
        <w:rPr>
          <w:rFonts w:ascii="Arial" w:eastAsia="Cambria" w:hAnsi="Arial" w:cs="Arial"/>
          <w:sz w:val="24"/>
          <w:szCs w:val="24"/>
        </w:rPr>
        <w:t xml:space="preserve">, our data suggest that </w:t>
      </w:r>
      <w:r w:rsidR="0094668A" w:rsidRPr="007C21EA">
        <w:rPr>
          <w:rFonts w:ascii="Arial" w:eastAsia="Cambria" w:hAnsi="Arial" w:cs="Arial"/>
          <w:sz w:val="24"/>
          <w:szCs w:val="24"/>
        </w:rPr>
        <w:t xml:space="preserve">host killing was not substantially increased by </w:t>
      </w:r>
      <w:r w:rsidRPr="007C21EA">
        <w:rPr>
          <w:rFonts w:ascii="Arial" w:eastAsia="Cambria" w:hAnsi="Arial" w:cs="Arial"/>
          <w:sz w:val="24"/>
          <w:szCs w:val="24"/>
        </w:rPr>
        <w:t xml:space="preserve">adding </w:t>
      </w:r>
      <w:r w:rsidR="0094668A" w:rsidRPr="007C21EA">
        <w:rPr>
          <w:rFonts w:ascii="Arial" w:eastAsia="Cambria" w:hAnsi="Arial" w:cs="Arial"/>
          <w:sz w:val="24"/>
          <w:szCs w:val="24"/>
        </w:rPr>
        <w:t xml:space="preserve">more than two </w:t>
      </w:r>
      <w:r w:rsidRPr="007C21EA">
        <w:rPr>
          <w:rFonts w:ascii="Arial" w:eastAsia="Cambria" w:hAnsi="Arial" w:cs="Arial"/>
          <w:sz w:val="24"/>
          <w:szCs w:val="24"/>
        </w:rPr>
        <w:t xml:space="preserve">phages to cocktails, but a larger study is needed to confirm these findings. Rationally designed phage cocktails hold the potential to significantly advance phages as antibiotic alternatives for the treatment of human pathogens such as </w:t>
      </w:r>
      <w:r w:rsidRPr="007C21EA">
        <w:rPr>
          <w:rFonts w:ascii="Arial" w:eastAsia="Cambria" w:hAnsi="Arial" w:cs="Arial"/>
          <w:i/>
          <w:sz w:val="24"/>
          <w:szCs w:val="24"/>
        </w:rPr>
        <w:t>Enterococcus</w:t>
      </w:r>
      <w:r w:rsidRPr="007C21EA">
        <w:rPr>
          <w:rFonts w:ascii="Arial" w:eastAsia="Cambria" w:hAnsi="Arial" w:cs="Arial"/>
          <w:sz w:val="24"/>
          <w:szCs w:val="24"/>
        </w:rPr>
        <w:t>.</w:t>
      </w:r>
    </w:p>
    <w:p w14:paraId="0000003C" w14:textId="77777777" w:rsidR="000207FA" w:rsidRPr="007C21EA" w:rsidRDefault="000207FA">
      <w:pPr>
        <w:spacing w:line="480" w:lineRule="auto"/>
        <w:ind w:firstLine="720"/>
        <w:rPr>
          <w:rFonts w:ascii="Arial" w:eastAsia="Cambria" w:hAnsi="Arial" w:cs="Arial"/>
          <w:sz w:val="24"/>
          <w:szCs w:val="24"/>
        </w:rPr>
      </w:pPr>
    </w:p>
    <w:p w14:paraId="0000003D"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t>MATERIALS AND METHODS</w:t>
      </w:r>
    </w:p>
    <w:p w14:paraId="0000003E" w14:textId="4C368850"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Bacterial st</w:t>
      </w:r>
      <w:r w:rsidR="0094668A" w:rsidRPr="007C21EA">
        <w:rPr>
          <w:rFonts w:ascii="Arial" w:eastAsia="Cambria" w:hAnsi="Arial" w:cs="Arial"/>
          <w:sz w:val="24"/>
          <w:szCs w:val="24"/>
          <w:u w:val="single"/>
        </w:rPr>
        <w:t>r</w:t>
      </w:r>
      <w:r w:rsidRPr="007C21EA">
        <w:rPr>
          <w:rFonts w:ascii="Arial" w:eastAsia="Cambria" w:hAnsi="Arial" w:cs="Arial"/>
          <w:sz w:val="24"/>
          <w:szCs w:val="24"/>
          <w:u w:val="single"/>
        </w:rPr>
        <w:t>ains and culture conditions</w:t>
      </w:r>
    </w:p>
    <w:p w14:paraId="0000003F" w14:textId="042D67A2" w:rsidR="000207FA" w:rsidRDefault="00563D7E">
      <w:pPr>
        <w:spacing w:line="480" w:lineRule="auto"/>
        <w:ind w:firstLine="720"/>
        <w:rPr>
          <w:ins w:id="382" w:author="Stephen Wandro" w:date="2021-03-25T16:33:00Z"/>
          <w:rFonts w:ascii="Arial" w:eastAsia="Cambria" w:hAnsi="Arial" w:cs="Arial"/>
          <w:sz w:val="24"/>
          <w:szCs w:val="24"/>
        </w:rPr>
      </w:pPr>
      <w:r w:rsidRPr="007C21EA">
        <w:rPr>
          <w:rFonts w:ascii="Arial" w:eastAsia="Cambria" w:hAnsi="Arial" w:cs="Arial"/>
          <w:sz w:val="24"/>
          <w:szCs w:val="24"/>
        </w:rPr>
        <w:t xml:space="preserve">The bacterial strains used in this study are listed in </w:t>
      </w:r>
      <w:r w:rsidRPr="007C21EA">
        <w:rPr>
          <w:rFonts w:ascii="Arial" w:eastAsia="Cambria" w:hAnsi="Arial" w:cs="Arial"/>
          <w:b/>
          <w:sz w:val="24"/>
          <w:szCs w:val="24"/>
        </w:rPr>
        <w:t>Supplemental Table S2</w:t>
      </w:r>
      <w:r w:rsidRPr="007C21EA">
        <w:rPr>
          <w:rFonts w:ascii="Arial" w:eastAsia="Cambria" w:hAnsi="Arial" w:cs="Arial"/>
          <w:sz w:val="24"/>
          <w:szCs w:val="24"/>
        </w:rPr>
        <w:t>.</w:t>
      </w:r>
      <w:r w:rsidR="004F3650" w:rsidRPr="007C21EA">
        <w:rPr>
          <w:rFonts w:ascii="Arial" w:eastAsia="Cambria" w:hAnsi="Arial" w:cs="Arial"/>
          <w:sz w:val="24"/>
          <w:szCs w:val="24"/>
        </w:rPr>
        <w:t xml:space="preserve"> Most of the</w:t>
      </w:r>
      <w:r w:rsidR="00CF02AD" w:rsidRPr="007C21EA">
        <w:rPr>
          <w:rFonts w:ascii="Arial" w:eastAsia="Cambria" w:hAnsi="Arial" w:cs="Arial"/>
          <w:sz w:val="24"/>
          <w:szCs w:val="24"/>
        </w:rPr>
        <w:t xml:space="preserve"> </w:t>
      </w:r>
      <w:r w:rsidR="00CF02AD" w:rsidRPr="00AA402B">
        <w:rPr>
          <w:rFonts w:ascii="Arial" w:hAnsi="Arial" w:cs="Arial"/>
          <w:i/>
          <w:iCs/>
          <w:color w:val="000000" w:themeColor="text1"/>
          <w:sz w:val="24"/>
          <w:szCs w:val="24"/>
        </w:rPr>
        <w:t>E. faecalis</w:t>
      </w:r>
      <w:r w:rsidR="00CF02AD" w:rsidRPr="00AA402B">
        <w:rPr>
          <w:rFonts w:ascii="Arial" w:hAnsi="Arial" w:cs="Arial"/>
          <w:color w:val="000000" w:themeColor="text1"/>
          <w:sz w:val="24"/>
          <w:szCs w:val="24"/>
        </w:rPr>
        <w:t xml:space="preserve"> and </w:t>
      </w:r>
      <w:r w:rsidR="00CF02AD" w:rsidRPr="00AA402B">
        <w:rPr>
          <w:rFonts w:ascii="Arial" w:hAnsi="Arial" w:cs="Arial"/>
          <w:i/>
          <w:iCs/>
          <w:color w:val="000000" w:themeColor="text1"/>
          <w:sz w:val="24"/>
          <w:szCs w:val="24"/>
        </w:rPr>
        <w:t xml:space="preserve">E. faecium </w:t>
      </w:r>
      <w:r w:rsidR="00CF02AD" w:rsidRPr="00AA402B">
        <w:rPr>
          <w:rFonts w:ascii="Arial" w:hAnsi="Arial" w:cs="Arial"/>
          <w:color w:val="000000" w:themeColor="text1"/>
          <w:sz w:val="24"/>
          <w:szCs w:val="24"/>
        </w:rPr>
        <w:t xml:space="preserve">strains were identified from plates that were sent </w:t>
      </w:r>
      <w:r w:rsidR="00CF02AD" w:rsidRPr="00AA402B">
        <w:rPr>
          <w:rFonts w:ascii="Arial" w:hAnsi="Arial" w:cs="Arial"/>
          <w:color w:val="000000" w:themeColor="text1"/>
          <w:sz w:val="24"/>
          <w:szCs w:val="24"/>
        </w:rPr>
        <w:lastRenderedPageBreak/>
        <w:t xml:space="preserve">to the UCSD </w:t>
      </w:r>
      <w:r w:rsidR="00CF02AD" w:rsidRPr="00AA402B">
        <w:rPr>
          <w:rFonts w:ascii="Arial" w:hAnsi="Arial" w:cs="Arial"/>
          <w:color w:val="000000" w:themeColor="text1"/>
          <w:sz w:val="24"/>
          <w:szCs w:val="24"/>
          <w:shd w:val="clear" w:color="auto" w:fill="FFFFFF"/>
        </w:rPr>
        <w:t>Center for Advanced Laboratory Medicine</w:t>
      </w:r>
      <w:r w:rsidR="00CF02AD" w:rsidRPr="00AA402B">
        <w:rPr>
          <w:rFonts w:ascii="Arial" w:hAnsi="Arial" w:cs="Arial"/>
          <w:color w:val="000000" w:themeColor="text1"/>
          <w:sz w:val="24"/>
          <w:szCs w:val="24"/>
        </w:rPr>
        <w:t xml:space="preserve"> for identification by </w:t>
      </w:r>
      <w:r w:rsidR="00CF02AD" w:rsidRPr="00AA402B">
        <w:rPr>
          <w:rFonts w:ascii="Arial" w:hAnsi="Arial" w:cs="Arial"/>
          <w:color w:val="000000" w:themeColor="text1"/>
          <w:sz w:val="24"/>
          <w:szCs w:val="24"/>
          <w:shd w:val="clear" w:color="auto" w:fill="FFFFFF"/>
        </w:rPr>
        <w:t>MALDI-TOF, where the reported antibiotic susceptibilities were also assessed</w:t>
      </w:r>
      <w:r w:rsidR="004F3650" w:rsidRPr="007C21EA">
        <w:rPr>
          <w:rFonts w:ascii="Arial" w:hAnsi="Arial" w:cs="Arial"/>
          <w:color w:val="000000" w:themeColor="text1"/>
          <w:sz w:val="24"/>
          <w:szCs w:val="24"/>
        </w:rPr>
        <w:t xml:space="preserve">. A few of the strains were obtained from the </w:t>
      </w:r>
      <w:r w:rsidR="005C0016">
        <w:rPr>
          <w:rFonts w:ascii="Arial" w:hAnsi="Arial" w:cs="Arial"/>
          <w:color w:val="000000" w:themeColor="text1"/>
          <w:sz w:val="24"/>
          <w:szCs w:val="24"/>
        </w:rPr>
        <w:t>H</w:t>
      </w:r>
      <w:r w:rsidR="004F3650" w:rsidRPr="007C21EA">
        <w:rPr>
          <w:rFonts w:ascii="Arial" w:hAnsi="Arial" w:cs="Arial"/>
          <w:color w:val="000000" w:themeColor="text1"/>
          <w:sz w:val="24"/>
          <w:szCs w:val="24"/>
        </w:rPr>
        <w:t xml:space="preserve">uman </w:t>
      </w:r>
      <w:r w:rsidR="005C0016">
        <w:rPr>
          <w:rFonts w:ascii="Arial" w:hAnsi="Arial" w:cs="Arial"/>
          <w:color w:val="000000" w:themeColor="text1"/>
          <w:sz w:val="24"/>
          <w:szCs w:val="24"/>
        </w:rPr>
        <w:t>M</w:t>
      </w:r>
      <w:r w:rsidR="004F3650" w:rsidRPr="007C21EA">
        <w:rPr>
          <w:rFonts w:ascii="Arial" w:hAnsi="Arial" w:cs="Arial"/>
          <w:color w:val="000000" w:themeColor="text1"/>
          <w:sz w:val="24"/>
          <w:szCs w:val="24"/>
        </w:rPr>
        <w:t xml:space="preserve">icrobiome </w:t>
      </w:r>
      <w:r w:rsidR="005C0016">
        <w:rPr>
          <w:rFonts w:ascii="Arial" w:hAnsi="Arial" w:cs="Arial"/>
          <w:color w:val="000000" w:themeColor="text1"/>
          <w:sz w:val="24"/>
          <w:szCs w:val="24"/>
        </w:rPr>
        <w:t>P</w:t>
      </w:r>
      <w:r w:rsidR="004F3650" w:rsidRPr="007C21EA">
        <w:rPr>
          <w:rFonts w:ascii="Arial" w:hAnsi="Arial" w:cs="Arial"/>
          <w:color w:val="000000" w:themeColor="text1"/>
          <w:sz w:val="24"/>
          <w:szCs w:val="24"/>
        </w:rPr>
        <w:t xml:space="preserve">roject repository at </w:t>
      </w:r>
      <w:r w:rsidR="005C0016">
        <w:rPr>
          <w:rFonts w:ascii="Arial" w:hAnsi="Arial" w:cs="Arial"/>
          <w:color w:val="000000" w:themeColor="text1"/>
          <w:sz w:val="24"/>
          <w:szCs w:val="24"/>
        </w:rPr>
        <w:t>the Biodefense and Emerging Infections Research Resources Repository (</w:t>
      </w:r>
      <w:r w:rsidR="004F3650" w:rsidRPr="007C21EA">
        <w:rPr>
          <w:rFonts w:ascii="Arial" w:hAnsi="Arial" w:cs="Arial"/>
          <w:color w:val="000000" w:themeColor="text1"/>
          <w:sz w:val="24"/>
          <w:szCs w:val="24"/>
        </w:rPr>
        <w:t>BEI</w:t>
      </w:r>
      <w:r w:rsidR="005C0016">
        <w:rPr>
          <w:rFonts w:ascii="Arial" w:hAnsi="Arial" w:cs="Arial"/>
          <w:color w:val="000000" w:themeColor="text1"/>
          <w:sz w:val="24"/>
          <w:szCs w:val="24"/>
        </w:rPr>
        <w:t xml:space="preserve">: </w:t>
      </w:r>
      <w:r w:rsidR="005C0016" w:rsidRPr="005C0016">
        <w:rPr>
          <w:rFonts w:ascii="Arial" w:hAnsi="Arial" w:cs="Arial"/>
          <w:color w:val="000000" w:themeColor="text1"/>
          <w:sz w:val="24"/>
          <w:szCs w:val="24"/>
        </w:rPr>
        <w:t>www.beiresources.org</w:t>
      </w:r>
      <w:r w:rsidR="005C0016">
        <w:rPr>
          <w:rFonts w:ascii="Arial" w:hAnsi="Arial" w:cs="Arial"/>
          <w:color w:val="000000" w:themeColor="text1"/>
          <w:sz w:val="24"/>
          <w:szCs w:val="24"/>
        </w:rPr>
        <w:t>)</w:t>
      </w:r>
      <w:r w:rsidR="004F3650" w:rsidRPr="007C21EA">
        <w:rPr>
          <w:rFonts w:ascii="Arial" w:hAnsi="Arial" w:cs="Arial"/>
          <w:color w:val="000000" w:themeColor="text1"/>
          <w:sz w:val="24"/>
          <w:szCs w:val="24"/>
        </w:rPr>
        <w:t xml:space="preserve">.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faecalis and </w:t>
      </w:r>
      <w:r w:rsidR="00295F95" w:rsidRPr="007C21EA">
        <w:rPr>
          <w:rFonts w:ascii="Arial" w:eastAsia="Cambria" w:hAnsi="Arial" w:cs="Arial"/>
          <w:i/>
          <w:sz w:val="24"/>
          <w:szCs w:val="24"/>
        </w:rPr>
        <w:t xml:space="preserve">E. </w:t>
      </w:r>
      <w:r w:rsidRPr="007C21EA">
        <w:rPr>
          <w:rFonts w:ascii="Arial" w:eastAsia="Cambria" w:hAnsi="Arial" w:cs="Arial"/>
          <w:i/>
          <w:sz w:val="24"/>
          <w:szCs w:val="24"/>
        </w:rPr>
        <w:t xml:space="preserve">faecium </w:t>
      </w:r>
      <w:r w:rsidRPr="007C21EA">
        <w:rPr>
          <w:rFonts w:ascii="Arial" w:eastAsia="Cambria" w:hAnsi="Arial" w:cs="Arial"/>
          <w:sz w:val="24"/>
          <w:szCs w:val="24"/>
        </w:rPr>
        <w:t xml:space="preserve">strains were cultured in Brain Heart Infusion (BHI) broth. All strains were grown at 37°C in liquid </w:t>
      </w:r>
      <w:r w:rsidR="00295F95" w:rsidRPr="007C21EA">
        <w:rPr>
          <w:rFonts w:ascii="Arial" w:eastAsia="Cambria" w:hAnsi="Arial" w:cs="Arial"/>
          <w:sz w:val="24"/>
          <w:szCs w:val="24"/>
        </w:rPr>
        <w:t xml:space="preserve">medium </w:t>
      </w:r>
      <w:r w:rsidRPr="007C21EA">
        <w:rPr>
          <w:rFonts w:ascii="Arial" w:eastAsia="Cambria" w:hAnsi="Arial" w:cs="Arial"/>
          <w:sz w:val="24"/>
          <w:szCs w:val="24"/>
        </w:rPr>
        <w:t>overnight with shaking. Solid medium was prepared with 1.5% agar when culturing bacteria or 1.0% bottom agar and 0.3% top agar for plaque assays.</w:t>
      </w:r>
    </w:p>
    <w:p w14:paraId="5CED6806" w14:textId="77777777" w:rsidR="009B6EDB" w:rsidRPr="007C21EA" w:rsidRDefault="009B6EDB">
      <w:pPr>
        <w:spacing w:line="480" w:lineRule="auto"/>
        <w:ind w:firstLine="720"/>
        <w:rPr>
          <w:rFonts w:ascii="Arial" w:eastAsia="Cambria" w:hAnsi="Arial" w:cs="Arial"/>
          <w:sz w:val="24"/>
          <w:szCs w:val="24"/>
        </w:rPr>
      </w:pPr>
    </w:p>
    <w:p w14:paraId="22EE7E71" w14:textId="77777777" w:rsidR="009B6EDB" w:rsidRDefault="009B6EDB" w:rsidP="009B6EDB">
      <w:pPr>
        <w:spacing w:line="480" w:lineRule="auto"/>
        <w:rPr>
          <w:ins w:id="383" w:author="Stephen Wandro" w:date="2021-03-25T16:33:00Z"/>
          <w:rFonts w:ascii="Cambria" w:hAnsi="Cambria"/>
          <w:sz w:val="24"/>
          <w:szCs w:val="24"/>
          <w:u w:val="single"/>
        </w:rPr>
      </w:pPr>
      <w:ins w:id="384" w:author="Stephen Wandro" w:date="2021-03-25T16:33:00Z">
        <w:r>
          <w:rPr>
            <w:rFonts w:ascii="Cambria" w:hAnsi="Cambria"/>
            <w:sz w:val="24"/>
            <w:szCs w:val="24"/>
            <w:u w:val="single"/>
          </w:rPr>
          <w:t>Genomic characterization</w:t>
        </w:r>
      </w:ins>
    </w:p>
    <w:p w14:paraId="32758CCB" w14:textId="2835FBEC" w:rsidR="009B6EDB" w:rsidRDefault="009B6EDB" w:rsidP="009B6EDB">
      <w:pPr>
        <w:spacing w:line="480" w:lineRule="auto"/>
        <w:rPr>
          <w:ins w:id="385" w:author="Stephen Wandro" w:date="2021-03-25T16:33:00Z"/>
          <w:rFonts w:ascii="Cambria" w:hAnsi="Cambria"/>
          <w:sz w:val="24"/>
          <w:szCs w:val="24"/>
        </w:rPr>
      </w:pPr>
      <w:ins w:id="386" w:author="Stephen Wandro" w:date="2021-03-25T16:33:00Z">
        <w:r>
          <w:rPr>
            <w:rFonts w:ascii="Cambria" w:hAnsi="Cambria"/>
            <w:sz w:val="24"/>
            <w:szCs w:val="24"/>
          </w:rPr>
          <w:t xml:space="preserve">Phage and </w:t>
        </w:r>
        <w:r>
          <w:rPr>
            <w:rFonts w:ascii="Cambria" w:hAnsi="Cambria"/>
            <w:i/>
            <w:sz w:val="24"/>
            <w:szCs w:val="24"/>
          </w:rPr>
          <w:t xml:space="preserve">Enterococcus </w:t>
        </w:r>
        <w:r>
          <w:rPr>
            <w:rFonts w:ascii="Cambria" w:hAnsi="Cambria"/>
            <w:sz w:val="24"/>
            <w:szCs w:val="24"/>
          </w:rPr>
          <w:t xml:space="preserve">genomes were assembled </w:t>
        </w:r>
        <w:r>
          <w:rPr>
            <w:rFonts w:ascii="Cambria" w:hAnsi="Cambria"/>
            <w:i/>
            <w:sz w:val="24"/>
            <w:szCs w:val="24"/>
          </w:rPr>
          <w:t>de novo</w:t>
        </w:r>
        <w:r>
          <w:rPr>
            <w:rFonts w:ascii="Cambria" w:hAnsi="Cambria"/>
            <w:sz w:val="24"/>
            <w:szCs w:val="24"/>
          </w:rPr>
          <w:t xml:space="preserve"> using the SPAdes assembler.</w:t>
        </w:r>
        <w:r>
          <w:rPr>
            <w:rFonts w:ascii="Cambria" w:hAnsi="Cambria"/>
            <w:sz w:val="24"/>
            <w:szCs w:val="24"/>
          </w:rPr>
          <w:fldChar w:fldCharType="begin" w:fldLock="1"/>
        </w:r>
      </w:ins>
      <w:r w:rsidR="00333434">
        <w:rPr>
          <w:rFonts w:ascii="Cambria" w:hAnsi="Cambria"/>
          <w:sz w:val="24"/>
          <w:szCs w:val="24"/>
        </w:rPr>
        <w:instrText>ADDIN CSL_CITATION {"citationItems":[{"id":"ITEM-1","itemData":{"DOI":"10.1089/cmb.2012.0021","ISSN":"1066-5277","abstract":"The lion's share of bacteria in various environments cannot be cloned in the laboratory and thus cannot be sequenced using existing technologies. A major goal of single-cell genomics is to complement gene-centric metagenomic data with whole-genome assemblies of uncultivated organisms. Assembly of single-cell data is challenging because of highly non-uniform read coverage as well as elevated levels of sequencing errors and chimeric reads. We describe SPAdes, a new assembler for both single-cell and standard (multicell) assembly, and demonstrate that it improves on the recently released E+V-SC assembler (specialized for single-cell data) and on popular assemblers Velvet and SoapDeNovo (for multicell data). SPAdes generates single-cell assemblies, providing information about genomes of uncultivatable bacteria that vastly exceeds what may be obtained via traditional metagenomics studies. SPAdes is available online ( http://bioinf.spbau.ru/spades ). It is distributed as open source software.","author":[{"dropping-particle":"","family":"Bankevich","given":"Anton","non-dropping-particle":"","parse-names":false,"suffix":""},{"dropping-particle":"","family":"Nurk","given":"Sergey","non-dropping-particle":"","parse-names":false,"suffix":""},{"dropping-particle":"","family":"Antipov","given":"Dmitry","non-dropping-particle":"","parse-names":false,"suffix":""},{"dropping-particle":"","family":"Gurevich","given":"Alexey A","non-dropping-particle":"","parse-names":false,"suffix":""},{"dropping-particle":"","family":"Dvorkin","given":"Mikhail","non-dropping-particle":"","parse-names":false,"suffix":""},{"dropping-particle":"","family":"Kulikov","given":"Alexander S","non-dropping-particle":"","parse-names":false,"suffix":""},{"dropping-particle":"","family":"Lesin","given":"Valery M","non-dropping-particle":"","parse-names":false,"suffix":""},{"dropping-particle":"","family":"Nikolenko","given":"Sergey I","non-dropping-particle":"","parse-names":false,"suffix":""},{"dropping-particle":"","family":"Pham","given":"Son","non-dropping-particle":"","parse-names":false,"suffix":""},{"dropping-particle":"","family":"Prjibelski","given":"Andrey D","non-dropping-particle":"","parse-names":false,"suffix":""},{"dropping-particle":"V","family":"Pyshkin","given":"Alexey","non-dropping-particle":"","parse-names":false,"suffix":""},{"dropping-particle":"V","family":"Sirotkin","given":"Alexander","non-dropping-particle":"","parse-names":false,"suffix":""},{"dropping-particle":"","family":"Vyahhi","given":"Nikolay","non-dropping-particle":"","parse-names":false,"suffix":""},{"dropping-particle":"","family":"Tesler","given":"Glenn","non-dropping-particle":"","parse-names":false,"suffix":""},{"dropping-particle":"","family":"Alekseyev","given":"Max A","non-dropping-particle":"","parse-names":false,"suffix":""},{"dropping-particle":"","family":"Pevzner","given":"Pavel A","non-dropping-particle":"","parse-names":false,"suffix":""}],"container-title":"Journal of Computational Biology","id":"ITEM-1","issue":"5","issued":{"date-parts":[["2012","5"]]},"page":"455-477","title":"SPAdes: A New Genome Assembly Algorithm and Its Applications to Single-Cell Sequencing","type":"article-journal","volume":"19"},"uris":["http://www.mendeley.com/documents/?uuid=a5088724-c821-48cb-959b-96672026c0c3"]}],"mendeley":{"formattedCitation":"&lt;sup&gt;42&lt;/sup&gt;","plainTextFormattedCitation":"42","previouslyFormattedCitation":"&lt;sup&gt;24&lt;/sup&gt;"},"properties":{"noteIndex":0},"schema":"https://github.com/citation-style-language/schema/raw/master/csl-citation.json"}</w:instrText>
      </w:r>
      <w:ins w:id="387" w:author="Stephen Wandro" w:date="2021-03-25T16:33:00Z">
        <w:r>
          <w:rPr>
            <w:rFonts w:ascii="Cambria" w:hAnsi="Cambria"/>
            <w:sz w:val="24"/>
            <w:szCs w:val="24"/>
          </w:rPr>
          <w:fldChar w:fldCharType="separate"/>
        </w:r>
      </w:ins>
      <w:r w:rsidR="00333434" w:rsidRPr="00333434">
        <w:rPr>
          <w:rFonts w:ascii="Cambria" w:hAnsi="Cambria"/>
          <w:noProof/>
          <w:sz w:val="24"/>
          <w:szCs w:val="24"/>
          <w:vertAlign w:val="superscript"/>
        </w:rPr>
        <w:t>42</w:t>
      </w:r>
      <w:ins w:id="388" w:author="Stephen Wandro" w:date="2021-03-25T16:33:00Z">
        <w:r>
          <w:rPr>
            <w:rFonts w:ascii="Cambria" w:hAnsi="Cambria"/>
            <w:sz w:val="24"/>
            <w:szCs w:val="24"/>
          </w:rPr>
          <w:fldChar w:fldCharType="end"/>
        </w:r>
        <w:r>
          <w:rPr>
            <w:rFonts w:ascii="Cambria" w:hAnsi="Cambria"/>
            <w:sz w:val="24"/>
            <w:szCs w:val="24"/>
          </w:rPr>
          <w:t xml:space="preserve"> </w:t>
        </w:r>
      </w:ins>
      <w:ins w:id="389" w:author="Stephen Wandro" w:date="2021-04-29T16:04:00Z">
        <w:r w:rsidR="005D000E">
          <w:rPr>
            <w:rFonts w:ascii="Cambria" w:hAnsi="Cambria"/>
            <w:sz w:val="24"/>
            <w:szCs w:val="24"/>
          </w:rPr>
          <w:t>Ge</w:t>
        </w:r>
      </w:ins>
      <w:ins w:id="390" w:author="Stephen Wandro" w:date="2021-04-29T16:05:00Z">
        <w:r w:rsidR="005D000E">
          <w:rPr>
            <w:rFonts w:ascii="Cambria" w:hAnsi="Cambria"/>
            <w:sz w:val="24"/>
            <w:szCs w:val="24"/>
          </w:rPr>
          <w:t xml:space="preserve">nomes were annotated using Prokka with the genus set to </w:t>
        </w:r>
        <w:r w:rsidR="005D000E" w:rsidRPr="005D000E">
          <w:rPr>
            <w:rFonts w:ascii="Cambria" w:hAnsi="Cambria"/>
            <w:sz w:val="24"/>
            <w:szCs w:val="24"/>
          </w:rPr>
          <w:t>Caudovirales</w:t>
        </w:r>
        <w:r w:rsidR="005D000E">
          <w:rPr>
            <w:rFonts w:ascii="Cambria" w:hAnsi="Cambria"/>
            <w:sz w:val="24"/>
            <w:szCs w:val="24"/>
          </w:rPr>
          <w:t xml:space="preserve">. </w:t>
        </w:r>
      </w:ins>
      <w:ins w:id="391" w:author="Stephen Wandro" w:date="2021-03-25T16:33:00Z">
        <w:r>
          <w:rPr>
            <w:rFonts w:ascii="Cambria" w:hAnsi="Cambria"/>
            <w:sz w:val="24"/>
            <w:szCs w:val="24"/>
          </w:rPr>
          <w:t xml:space="preserve">Core genomes were determined and aligned using </w:t>
        </w:r>
      </w:ins>
      <w:ins w:id="392" w:author="Stephen Wandro" w:date="2021-04-29T16:04:00Z">
        <w:r w:rsidR="005D000E">
          <w:rPr>
            <w:rFonts w:ascii="Cambria" w:hAnsi="Cambria"/>
            <w:sz w:val="24"/>
            <w:szCs w:val="24"/>
          </w:rPr>
          <w:t>Roary &lt;citation&gt;.</w:t>
        </w:r>
      </w:ins>
      <w:ins w:id="393" w:author="Stephen Wandro" w:date="2021-03-25T16:33:00Z">
        <w:r>
          <w:rPr>
            <w:rFonts w:ascii="Cambria" w:hAnsi="Cambria"/>
            <w:sz w:val="24"/>
            <w:szCs w:val="24"/>
          </w:rPr>
          <w:fldChar w:fldCharType="begin" w:fldLock="1"/>
        </w:r>
      </w:ins>
      <w:r w:rsidR="00333434">
        <w:rPr>
          <w:rFonts w:ascii="Cambria" w:hAnsi="Cambria"/>
          <w:sz w:val="24"/>
          <w:szCs w:val="24"/>
        </w:rPr>
        <w:instrText>ADDIN CSL_CITATION {"citationItems":[{"id":"ITEM-1","itemData":{"DOI":"10.7717/peerj.1319","ISSN":"2167-8359","abstract":"&lt;p&gt; Advances in high-throughput sequencing and ‘omics technologies are revolutionizing studies of naturally occurring microbial communities. Comprehensive investigations of microbial lifestyles require the ability to interactively organize and visualize genetic information and to incorporate subtle differences that enable greater resolution of complex data. Here we introduce anvi’o, an advanced analysis and visualization platform that offers automated and human-guided characterization of microbial genomes in metagenomic assemblies, with interactive interfaces that can link ‘omics data from multiple sources into a single, intuitive display. Its extensible visualization approach distills multiple dimensions of information about each contig, offering a dynamic and unified work environment for data exploration, manipulation, and reporting. Using anvi’o, we re-analyzed publicly available datasets and explored temporal genomic changes within naturally occurring microbial populations through &lt;italic&gt;de novo&lt;/italic&gt; characterization of single nucleotide variations, and linked cultivar and single-cell genomes with metagenomic and metatranscriptomic data. Anvi’o is an open-source platform that empowers researchers without extensive bioinformatics skills to perform and communicate in-depth analyses on large ‘omics datasets. &lt;/p&gt;","author":[{"dropping-particle":"","family":"Eren","given":"A. Murat","non-dropping-particle":"","parse-names":false,"suffix":""},{"dropping-particle":"","family":"Esen","given":"Özcan C.","non-dropping-particle":"","parse-names":false,"suffix":""},{"dropping-particle":"","family":"Quince","given":"Christopher","non-dropping-particle":"","parse-names":false,"suffix":""},{"dropping-particle":"","family":"Vineis","given":"Joseph H.","non-dropping-particle":"","parse-names":false,"suffix":""},{"dropping-particle":"","family":"Morrison","given":"Hilary G.","non-dropping-particle":"","parse-names":false,"suffix":""},{"dropping-particle":"","family":"Sogin","given":"Mitchell L.","non-dropping-particle":"","parse-names":false,"suffix":""},{"dropping-particle":"","family":"Delmont","given":"Tom O.","non-dropping-particle":"","parse-names":false,"suffix":""}],"container-title":"PeerJ","id":"ITEM-1","issued":{"date-parts":[["2015","10","8"]]},"page":"e1319","publisher":"PeerJ Inc.","title":"Anvi’o: an advanced analysis and visualization platform for ‘omics data","type":"article-journal","volume":"3"},"uris":["http://www.mendeley.com/documents/?uuid=b702a8a0-dd64-3f14-be8d-353d239e3fd2"]}],"mendeley":{"formattedCitation":"&lt;sup&gt;43&lt;/sup&gt;","plainTextFormattedCitation":"43","previouslyFormattedCitation":"&lt;sup&gt;25&lt;/sup&gt;"},"properties":{"noteIndex":0},"schema":"https://github.com/citation-style-language/schema/raw/master/csl-citation.json"}</w:instrText>
      </w:r>
      <w:ins w:id="394" w:author="Stephen Wandro" w:date="2021-03-25T16:33:00Z">
        <w:r>
          <w:rPr>
            <w:rFonts w:ascii="Cambria" w:hAnsi="Cambria"/>
            <w:sz w:val="24"/>
            <w:szCs w:val="24"/>
          </w:rPr>
          <w:fldChar w:fldCharType="separate"/>
        </w:r>
      </w:ins>
      <w:del w:id="395" w:author="Stephen Wandro" w:date="2021-04-29T16:04:00Z">
        <w:r w:rsidR="00333434" w:rsidRPr="00333434" w:rsidDel="005D000E">
          <w:rPr>
            <w:rFonts w:ascii="Cambria" w:hAnsi="Cambria"/>
            <w:noProof/>
            <w:sz w:val="24"/>
            <w:szCs w:val="24"/>
            <w:vertAlign w:val="superscript"/>
          </w:rPr>
          <w:delText>43</w:delText>
        </w:r>
      </w:del>
      <w:ins w:id="396" w:author="Stephen Wandro" w:date="2021-03-25T16:33:00Z">
        <w:r>
          <w:rPr>
            <w:rFonts w:ascii="Cambria" w:hAnsi="Cambria"/>
            <w:sz w:val="24"/>
            <w:szCs w:val="24"/>
          </w:rPr>
          <w:fldChar w:fldCharType="end"/>
        </w:r>
        <w:r>
          <w:rPr>
            <w:rFonts w:ascii="Cambria" w:hAnsi="Cambria"/>
            <w:sz w:val="24"/>
            <w:szCs w:val="24"/>
          </w:rPr>
          <w:t xml:space="preserve"> </w:t>
        </w:r>
      </w:ins>
      <w:ins w:id="397" w:author="Stephen Wandro" w:date="2021-04-29T16:04:00Z">
        <w:r w:rsidR="005D000E">
          <w:rPr>
            <w:rFonts w:ascii="Cambria" w:hAnsi="Cambria"/>
            <w:sz w:val="24"/>
            <w:szCs w:val="24"/>
          </w:rPr>
          <w:t>Phylogenetic trees were constructed from core genomes using FastTree &lt;citation&gt;.</w:t>
        </w:r>
      </w:ins>
      <w:ins w:id="398" w:author="Stephen Wandro" w:date="2021-03-25T16:33:00Z">
        <w:r>
          <w:rPr>
            <w:rFonts w:ascii="Cambria" w:hAnsi="Cambria"/>
            <w:sz w:val="24"/>
            <w:szCs w:val="24"/>
          </w:rPr>
          <w:t xml:space="preserve"> Visualizations were made using</w:t>
        </w:r>
      </w:ins>
      <w:ins w:id="399" w:author="Stephen Wandro" w:date="2021-04-29T16:05:00Z">
        <w:r w:rsidR="005D000E">
          <w:rPr>
            <w:rFonts w:ascii="Cambria" w:hAnsi="Cambria"/>
            <w:sz w:val="24"/>
            <w:szCs w:val="24"/>
          </w:rPr>
          <w:t xml:space="preserve"> </w:t>
        </w:r>
      </w:ins>
      <w:ins w:id="400" w:author="Stephen Wandro" w:date="2021-04-29T16:06:00Z">
        <w:r w:rsidR="005D000E">
          <w:rPr>
            <w:rFonts w:ascii="Cambria" w:hAnsi="Cambria"/>
            <w:sz w:val="24"/>
            <w:szCs w:val="24"/>
          </w:rPr>
          <w:t xml:space="preserve">the </w:t>
        </w:r>
      </w:ins>
      <w:ins w:id="401" w:author="Stephen Wandro" w:date="2021-04-29T16:05:00Z">
        <w:r w:rsidR="005D000E">
          <w:rPr>
            <w:rFonts w:ascii="Cambria" w:hAnsi="Cambria"/>
            <w:sz w:val="24"/>
            <w:szCs w:val="24"/>
          </w:rPr>
          <w:t>Python</w:t>
        </w:r>
      </w:ins>
      <w:ins w:id="402" w:author="Stephen Wandro" w:date="2021-04-29T16:06:00Z">
        <w:r w:rsidR="005D000E">
          <w:rPr>
            <w:rFonts w:ascii="Cambria" w:hAnsi="Cambria"/>
            <w:sz w:val="24"/>
            <w:szCs w:val="24"/>
          </w:rPr>
          <w:t xml:space="preserve"> matplotlib, </w:t>
        </w:r>
        <w:r w:rsidR="005D000E" w:rsidRPr="005D000E">
          <w:rPr>
            <w:rFonts w:ascii="Cambria" w:hAnsi="Cambria"/>
            <w:sz w:val="24"/>
            <w:szCs w:val="24"/>
          </w:rPr>
          <w:t>dna_features_viewer</w:t>
        </w:r>
        <w:r w:rsidR="005D000E">
          <w:rPr>
            <w:rFonts w:ascii="Cambria" w:hAnsi="Cambria"/>
            <w:sz w:val="24"/>
            <w:szCs w:val="24"/>
          </w:rPr>
          <w:t xml:space="preserve">, Biopython &lt;citations&gt; </w:t>
        </w:r>
      </w:ins>
      <w:ins w:id="403" w:author="Stephen Wandro" w:date="2021-03-25T16:33:00Z">
        <w:r>
          <w:rPr>
            <w:rFonts w:ascii="Cambria" w:hAnsi="Cambria"/>
            <w:sz w:val="24"/>
            <w:szCs w:val="24"/>
          </w:rPr>
          <w:t>.</w:t>
        </w:r>
      </w:ins>
    </w:p>
    <w:p w14:paraId="77B2B95E" w14:textId="77777777" w:rsidR="009B6EDB" w:rsidRDefault="009B6EDB" w:rsidP="009B6EDB">
      <w:pPr>
        <w:spacing w:line="480" w:lineRule="auto"/>
        <w:rPr>
          <w:ins w:id="404" w:author="Stephen Wandro" w:date="2021-03-25T16:33:00Z"/>
          <w:rFonts w:ascii="Cambria" w:hAnsi="Cambria"/>
          <w:sz w:val="24"/>
          <w:szCs w:val="24"/>
        </w:rPr>
      </w:pPr>
    </w:p>
    <w:p w14:paraId="62A7161F" w14:textId="77777777" w:rsidR="009B6EDB" w:rsidRDefault="009B6EDB" w:rsidP="009B6EDB">
      <w:pPr>
        <w:spacing w:line="480" w:lineRule="auto"/>
        <w:rPr>
          <w:ins w:id="405" w:author="Stephen Wandro" w:date="2021-03-25T16:33:00Z"/>
          <w:rFonts w:ascii="Cambria" w:hAnsi="Cambria"/>
          <w:sz w:val="24"/>
          <w:szCs w:val="24"/>
          <w:u w:val="single"/>
        </w:rPr>
      </w:pPr>
      <w:ins w:id="406" w:author="Stephen Wandro" w:date="2021-03-25T16:33:00Z">
        <w:r>
          <w:rPr>
            <w:rFonts w:ascii="Cambria" w:hAnsi="Cambria"/>
            <w:sz w:val="24"/>
            <w:szCs w:val="24"/>
            <w:u w:val="single"/>
          </w:rPr>
          <w:t>SRA search</w:t>
        </w:r>
      </w:ins>
    </w:p>
    <w:p w14:paraId="3F087CF4" w14:textId="5B4FF7BF" w:rsidR="009B6EDB" w:rsidRDefault="009B6EDB" w:rsidP="009B6EDB">
      <w:pPr>
        <w:spacing w:line="480" w:lineRule="auto"/>
        <w:ind w:firstLine="720"/>
        <w:rPr>
          <w:ins w:id="407" w:author="Stephen Wandro" w:date="2021-03-25T16:33:00Z"/>
          <w:rFonts w:ascii="Cambria" w:hAnsi="Cambria"/>
          <w:sz w:val="24"/>
          <w:szCs w:val="24"/>
        </w:rPr>
      </w:pPr>
      <w:ins w:id="408" w:author="Stephen Wandro" w:date="2021-03-25T16:33:00Z">
        <w:r>
          <w:rPr>
            <w:rFonts w:ascii="Cambria" w:hAnsi="Cambria"/>
            <w:sz w:val="24"/>
            <w:szCs w:val="24"/>
          </w:rPr>
          <w:t xml:space="preserve">All metagenomes in the SRA were searched for </w:t>
        </w:r>
        <w:r>
          <w:rPr>
            <w:rFonts w:ascii="Cambria" w:hAnsi="Cambria"/>
            <w:i/>
            <w:sz w:val="24"/>
            <w:szCs w:val="24"/>
          </w:rPr>
          <w:t>Brockvirinae</w:t>
        </w:r>
        <w:r>
          <w:rPr>
            <w:rFonts w:ascii="Cambria" w:hAnsi="Cambria"/>
            <w:sz w:val="24"/>
            <w:szCs w:val="24"/>
          </w:rPr>
          <w:t xml:space="preserve"> </w:t>
        </w:r>
        <w:r>
          <w:rPr>
            <w:rFonts w:ascii="Cambria" w:hAnsi="Cambria"/>
            <w:i/>
            <w:sz w:val="24"/>
            <w:szCs w:val="24"/>
          </w:rPr>
          <w:t>Enterococcus</w:t>
        </w:r>
        <w:r>
          <w:rPr>
            <w:rFonts w:ascii="Cambria" w:hAnsi="Cambria"/>
            <w:sz w:val="24"/>
            <w:szCs w:val="24"/>
          </w:rPr>
          <w:t xml:space="preserve"> phages using the Searching SRA tool using </w:t>
        </w:r>
      </w:ins>
      <w:ins w:id="409" w:author="Stephen Wandro" w:date="2021-04-29T16:07:00Z">
        <w:r w:rsidR="00860B8E">
          <w:rPr>
            <w:rFonts w:ascii="Cambria" w:hAnsi="Cambria"/>
            <w:sz w:val="24"/>
            <w:szCs w:val="24"/>
          </w:rPr>
          <w:t>representative phages from each major family, V12 for the Myoviruses and CCS3 for the Siphoviruses</w:t>
        </w:r>
      </w:ins>
      <w:ins w:id="410" w:author="Stephen Wandro" w:date="2021-03-25T16:33:00Z">
        <w:r>
          <w:rPr>
            <w:rFonts w:ascii="Cambria" w:hAnsi="Cambria"/>
            <w:sz w:val="24"/>
            <w:szCs w:val="24"/>
          </w:rPr>
          <w:t>.</w:t>
        </w:r>
        <w:r>
          <w:rPr>
            <w:rFonts w:ascii="Cambria" w:hAnsi="Cambria"/>
            <w:sz w:val="24"/>
            <w:szCs w:val="24"/>
          </w:rPr>
          <w:fldChar w:fldCharType="begin" w:fldLock="1"/>
        </w:r>
      </w:ins>
      <w:r w:rsidR="00333434">
        <w:rPr>
          <w:rFonts w:ascii="Cambria" w:hAnsi="Cambria"/>
          <w:sz w:val="24"/>
          <w:szCs w:val="24"/>
        </w:rPr>
        <w:instrText>ADDIN CSL_CITATION {"citationItems":[{"id":"ITEM-1","itemData":{"DOI":"10.1145/3219104.3229278","ISBN":"9781450364461","author":[{"dropping-particle":"","family":"Levi","given":"Kyle","non-dropping-particle":"","parse-names":false,"suffix":""},{"dropping-particle":"","family":"Rynge","given":"Mats","non-dropping-particle":"","parse-names":false,"suffix":""},{"dropping-particle":"","family":"Abeysinghe","given":"Eroma","non-dropping-particle":"","parse-names":false,"suffix":""},{"dropping-particle":"","family":"Edwards","given":"Robert A.","non-dropping-particle":"","parse-names":false,"suffix":""}],"container-title":"Proceedings of the Practice and Experience on Advanced Research Computing  - PEARC '18","id":"ITEM-1","issued":{"date-parts":[["2018"]]},"page":"1-7","publisher":"ACM Press","publisher-place":"New York, New York, USA","title":"Searching the Sequence Read Archive using Jetstream and Wrangler","type":"paper-conference"},"uris":["http://www.mendeley.com/documents/?uuid=721e8bc2-3588-3126-9030-7c79da465c49"]}],"mendeley":{"formattedCitation":"&lt;sup&gt;27&lt;/sup&gt;","plainTextFormattedCitation":"27","previouslyFormattedCitation":"&lt;sup&gt;11&lt;/sup&gt;"},"properties":{"noteIndex":0},"schema":"https://github.com/citation-style-language/schema/raw/master/csl-citation.json"}</w:instrText>
      </w:r>
      <w:ins w:id="411" w:author="Stephen Wandro" w:date="2021-03-25T16:33:00Z">
        <w:r>
          <w:rPr>
            <w:rFonts w:ascii="Cambria" w:hAnsi="Cambria"/>
            <w:sz w:val="24"/>
            <w:szCs w:val="24"/>
          </w:rPr>
          <w:fldChar w:fldCharType="separate"/>
        </w:r>
      </w:ins>
      <w:r w:rsidR="00333434" w:rsidRPr="00333434">
        <w:rPr>
          <w:rFonts w:ascii="Cambria" w:hAnsi="Cambria"/>
          <w:noProof/>
          <w:sz w:val="24"/>
          <w:szCs w:val="24"/>
          <w:vertAlign w:val="superscript"/>
        </w:rPr>
        <w:t>27</w:t>
      </w:r>
      <w:ins w:id="412" w:author="Stephen Wandro" w:date="2021-03-25T16:33:00Z">
        <w:r>
          <w:rPr>
            <w:rFonts w:ascii="Cambria" w:hAnsi="Cambria"/>
            <w:sz w:val="24"/>
            <w:szCs w:val="24"/>
          </w:rPr>
          <w:fldChar w:fldCharType="end"/>
        </w:r>
        <w:r>
          <w:rPr>
            <w:rFonts w:ascii="Cambria" w:hAnsi="Cambria"/>
            <w:sz w:val="24"/>
            <w:szCs w:val="24"/>
          </w:rPr>
          <w:t xml:space="preserve"> Briefly, the Searching SRA tool searches for the query sequence in all 111,156 metagenomes currently on the SRA by subsampling 100,000 sequences from each metagenome. From the metagenome hit list, we selected only metagenomes where the average read length matching our query was over 50 bp</w:t>
        </w:r>
      </w:ins>
      <w:ins w:id="413" w:author="Stephen Wandro" w:date="2021-04-29T16:08:00Z">
        <w:r w:rsidR="00860B8E">
          <w:rPr>
            <w:rFonts w:ascii="Cambria" w:hAnsi="Cambria"/>
            <w:sz w:val="24"/>
            <w:szCs w:val="24"/>
          </w:rPr>
          <w:t xml:space="preserve"> and alignments were manually inspected using Geneious to ensure the majority of the genome </w:t>
        </w:r>
        <w:r w:rsidR="00860B8E">
          <w:rPr>
            <w:rFonts w:ascii="Cambria" w:hAnsi="Cambria"/>
            <w:sz w:val="24"/>
            <w:szCs w:val="24"/>
          </w:rPr>
          <w:lastRenderedPageBreak/>
          <w:t>was covered &lt;citation&gt;.</w:t>
        </w:r>
      </w:ins>
      <w:ins w:id="414" w:author="Stephen Wandro" w:date="2021-04-29T16:07:00Z">
        <w:r w:rsidR="00860B8E">
          <w:rPr>
            <w:rFonts w:ascii="Cambria" w:hAnsi="Cambria"/>
            <w:sz w:val="24"/>
            <w:szCs w:val="24"/>
          </w:rPr>
          <w:t xml:space="preserve"> Information about </w:t>
        </w:r>
      </w:ins>
      <w:ins w:id="415" w:author="Stephen Wandro" w:date="2021-04-29T16:08:00Z">
        <w:r w:rsidR="00860B8E">
          <w:rPr>
            <w:rFonts w:ascii="Cambria" w:hAnsi="Cambria"/>
            <w:sz w:val="24"/>
            <w:szCs w:val="24"/>
          </w:rPr>
          <w:t>the SRA pr</w:t>
        </w:r>
      </w:ins>
      <w:ins w:id="416" w:author="Stephen Wandro" w:date="2021-04-29T16:09:00Z">
        <w:r w:rsidR="00860B8E">
          <w:rPr>
            <w:rFonts w:ascii="Cambria" w:hAnsi="Cambria"/>
            <w:sz w:val="24"/>
            <w:szCs w:val="24"/>
          </w:rPr>
          <w:t>ojects with verified hits was summarized in Table 1.</w:t>
        </w:r>
      </w:ins>
    </w:p>
    <w:p w14:paraId="00000040" w14:textId="77777777" w:rsidR="000207FA" w:rsidRPr="007C21EA" w:rsidRDefault="000207FA">
      <w:pPr>
        <w:spacing w:line="480" w:lineRule="auto"/>
        <w:rPr>
          <w:rFonts w:ascii="Arial" w:eastAsia="Cambria" w:hAnsi="Arial" w:cs="Arial"/>
          <w:sz w:val="24"/>
          <w:szCs w:val="24"/>
        </w:rPr>
        <w:pPrChange w:id="417" w:author="Stephen Wandro" w:date="2021-03-25T16:33:00Z">
          <w:pPr>
            <w:spacing w:line="480" w:lineRule="auto"/>
            <w:ind w:firstLine="720"/>
          </w:pPr>
        </w:pPrChange>
      </w:pPr>
    </w:p>
    <w:p w14:paraId="00000041"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Host Range Determination</w:t>
      </w:r>
    </w:p>
    <w:p w14:paraId="00000042" w14:textId="5E3413A0" w:rsidR="000207FA" w:rsidRPr="007C21EA" w:rsidRDefault="00295F95">
      <w:pPr>
        <w:spacing w:line="480" w:lineRule="auto"/>
        <w:ind w:firstLine="720"/>
        <w:rPr>
          <w:rFonts w:ascii="Arial" w:eastAsia="Cambria" w:hAnsi="Arial" w:cs="Arial"/>
          <w:sz w:val="24"/>
          <w:szCs w:val="24"/>
        </w:rPr>
      </w:pPr>
      <w:r w:rsidRPr="007C21EA">
        <w:rPr>
          <w:rFonts w:ascii="Arial" w:eastAsia="Cambria" w:hAnsi="Arial" w:cs="Arial"/>
          <w:sz w:val="24"/>
          <w:szCs w:val="24"/>
        </w:rPr>
        <w:t>Phage susceptibilities were measured in s</w:t>
      </w:r>
      <w:r w:rsidR="00563D7E" w:rsidRPr="007C21EA">
        <w:rPr>
          <w:rFonts w:ascii="Arial" w:eastAsia="Cambria" w:hAnsi="Arial" w:cs="Arial"/>
          <w:sz w:val="24"/>
          <w:szCs w:val="24"/>
        </w:rPr>
        <w:t>everal clinically relevant bacterial strains (</w:t>
      </w:r>
      <w:r w:rsidR="00563D7E" w:rsidRPr="007C21EA">
        <w:rPr>
          <w:rFonts w:ascii="Arial" w:eastAsia="Cambria" w:hAnsi="Arial" w:cs="Arial"/>
          <w:b/>
          <w:sz w:val="24"/>
          <w:szCs w:val="24"/>
        </w:rPr>
        <w:t>Supplemental Table S2</w:t>
      </w:r>
      <w:r w:rsidR="00563D7E" w:rsidRPr="007C21EA">
        <w:rPr>
          <w:rFonts w:ascii="Arial" w:eastAsia="Cambria" w:hAnsi="Arial" w:cs="Arial"/>
          <w:sz w:val="24"/>
          <w:szCs w:val="24"/>
        </w:rPr>
        <w:t xml:space="preserve">) </w:t>
      </w:r>
      <w:r w:rsidRPr="007C21EA">
        <w:rPr>
          <w:rFonts w:ascii="Arial" w:eastAsia="Cambria" w:hAnsi="Arial" w:cs="Arial"/>
          <w:sz w:val="24"/>
          <w:szCs w:val="24"/>
        </w:rPr>
        <w:t xml:space="preserve">that </w:t>
      </w:r>
      <w:r w:rsidR="00563D7E" w:rsidRPr="007C21EA">
        <w:rPr>
          <w:rFonts w:ascii="Arial" w:eastAsia="Cambria" w:hAnsi="Arial" w:cs="Arial"/>
          <w:sz w:val="24"/>
          <w:szCs w:val="24"/>
        </w:rPr>
        <w:t>demonstrate</w:t>
      </w:r>
      <w:r w:rsidRPr="007C21EA">
        <w:rPr>
          <w:rFonts w:ascii="Arial" w:eastAsia="Cambria" w:hAnsi="Arial" w:cs="Arial"/>
          <w:sz w:val="24"/>
          <w:szCs w:val="24"/>
        </w:rPr>
        <w:t>d</w:t>
      </w:r>
      <w:r w:rsidR="00563D7E" w:rsidRPr="007C21EA">
        <w:rPr>
          <w:rFonts w:ascii="Arial" w:eastAsia="Cambria" w:hAnsi="Arial" w:cs="Arial"/>
          <w:sz w:val="24"/>
          <w:szCs w:val="24"/>
        </w:rPr>
        <w:t xml:space="preserve"> multi-drug resistance, causing illness. </w:t>
      </w:r>
      <w:r w:rsidRPr="007C21EA">
        <w:rPr>
          <w:rFonts w:ascii="Arial" w:eastAsia="Cambria" w:hAnsi="Arial" w:cs="Arial"/>
          <w:sz w:val="24"/>
          <w:szCs w:val="24"/>
        </w:rPr>
        <w:t>Phage susceptibility</w:t>
      </w:r>
      <w:r w:rsidR="00563D7E" w:rsidRPr="007C21EA">
        <w:rPr>
          <w:rFonts w:ascii="Arial" w:eastAsia="Cambria" w:hAnsi="Arial" w:cs="Arial"/>
          <w:sz w:val="24"/>
          <w:szCs w:val="24"/>
        </w:rPr>
        <w:t xml:space="preserve"> was determined using </w:t>
      </w:r>
      <w:r w:rsidRPr="007C21EA">
        <w:rPr>
          <w:rFonts w:ascii="Arial" w:eastAsia="Cambria" w:hAnsi="Arial" w:cs="Arial"/>
          <w:sz w:val="24"/>
          <w:szCs w:val="24"/>
        </w:rPr>
        <w:t xml:space="preserve">a </w:t>
      </w:r>
      <w:r w:rsidR="00563D7E" w:rsidRPr="007C21EA">
        <w:rPr>
          <w:rFonts w:ascii="Arial" w:eastAsia="Cambria" w:hAnsi="Arial" w:cs="Arial"/>
          <w:sz w:val="24"/>
          <w:szCs w:val="24"/>
        </w:rPr>
        <w:t xml:space="preserve">spot assay in which 5 µl of each phage lysate was spotted on a lawn of </w:t>
      </w:r>
      <w:r w:rsidRPr="007C21EA">
        <w:rPr>
          <w:rFonts w:ascii="Arial" w:eastAsia="Cambria" w:hAnsi="Arial" w:cs="Arial"/>
          <w:sz w:val="24"/>
          <w:szCs w:val="24"/>
        </w:rPr>
        <w:t xml:space="preserve">an </w:t>
      </w:r>
      <w:r w:rsidRPr="00AA402B">
        <w:rPr>
          <w:rFonts w:ascii="Arial" w:eastAsia="Cambria" w:hAnsi="Arial" w:cs="Arial"/>
          <w:i/>
          <w:iCs/>
          <w:sz w:val="24"/>
          <w:szCs w:val="24"/>
        </w:rPr>
        <w:t>E</w:t>
      </w:r>
      <w:r w:rsidR="00563D7E" w:rsidRPr="00AA402B">
        <w:rPr>
          <w:rFonts w:ascii="Arial" w:eastAsia="Cambria" w:hAnsi="Arial" w:cs="Arial"/>
          <w:i/>
          <w:iCs/>
          <w:sz w:val="24"/>
          <w:szCs w:val="24"/>
        </w:rPr>
        <w:t>nterococcus</w:t>
      </w:r>
      <w:r w:rsidR="00563D7E" w:rsidRPr="007C21EA">
        <w:rPr>
          <w:rFonts w:ascii="Arial" w:eastAsia="Cambria" w:hAnsi="Arial" w:cs="Arial"/>
          <w:sz w:val="24"/>
          <w:szCs w:val="24"/>
        </w:rPr>
        <w:t xml:space="preserve"> strain on a 1.5% Agar plate infused with BHI. The spots were allowed to dry at room temperature for 30 min </w:t>
      </w:r>
      <w:r w:rsidRPr="007C21EA">
        <w:rPr>
          <w:rFonts w:ascii="Arial" w:eastAsia="Cambria" w:hAnsi="Arial" w:cs="Arial"/>
          <w:sz w:val="24"/>
          <w:szCs w:val="24"/>
        </w:rPr>
        <w:t>before being</w:t>
      </w:r>
      <w:r w:rsidR="00563D7E" w:rsidRPr="007C21EA">
        <w:rPr>
          <w:rFonts w:ascii="Arial" w:eastAsia="Cambria" w:hAnsi="Arial" w:cs="Arial"/>
          <w:sz w:val="24"/>
          <w:szCs w:val="24"/>
        </w:rPr>
        <w:t xml:space="preserve"> incubated at 37 °C for 24 h. The next day, plates were examined to identify the host's susceptibility based on the appearance of the zones of cell lysis.</w:t>
      </w:r>
    </w:p>
    <w:p w14:paraId="00000043" w14:textId="77777777" w:rsidR="000207FA" w:rsidRPr="007C21EA" w:rsidRDefault="000207FA">
      <w:pPr>
        <w:spacing w:line="480" w:lineRule="auto"/>
        <w:ind w:firstLine="720"/>
        <w:rPr>
          <w:rFonts w:ascii="Arial" w:eastAsia="Cambria" w:hAnsi="Arial" w:cs="Arial"/>
          <w:sz w:val="24"/>
          <w:szCs w:val="24"/>
        </w:rPr>
      </w:pPr>
    </w:p>
    <w:p w14:paraId="00000044" w14:textId="77777777" w:rsidR="000207FA" w:rsidRPr="007C21EA" w:rsidRDefault="00563D7E">
      <w:pPr>
        <w:spacing w:line="480" w:lineRule="auto"/>
        <w:rPr>
          <w:rFonts w:ascii="Arial" w:eastAsia="Cambria" w:hAnsi="Arial" w:cs="Arial"/>
          <w:sz w:val="24"/>
          <w:szCs w:val="24"/>
          <w:u w:val="single"/>
        </w:rPr>
      </w:pPr>
      <w:r w:rsidRPr="007C21EA">
        <w:rPr>
          <w:rFonts w:ascii="Arial" w:eastAsia="Cambria" w:hAnsi="Arial" w:cs="Arial"/>
          <w:sz w:val="24"/>
          <w:szCs w:val="24"/>
          <w:u w:val="single"/>
        </w:rPr>
        <w:t>Determination of Multiplicity of Infection (MOI)</w:t>
      </w:r>
    </w:p>
    <w:p w14:paraId="00000045" w14:textId="4338ED80" w:rsidR="000207FA" w:rsidRPr="007C21EA" w:rsidRDefault="00563D7E">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Multiplicity of infection is defined as the ratio of </w:t>
      </w:r>
      <w:r w:rsidR="00295F95" w:rsidRPr="007C21EA">
        <w:rPr>
          <w:rFonts w:ascii="Arial" w:eastAsia="Cambria" w:hAnsi="Arial" w:cs="Arial"/>
          <w:sz w:val="24"/>
          <w:szCs w:val="24"/>
        </w:rPr>
        <w:t xml:space="preserve">the </w:t>
      </w:r>
      <w:r w:rsidRPr="007C21EA">
        <w:rPr>
          <w:rFonts w:ascii="Arial" w:eastAsia="Cambria" w:hAnsi="Arial" w:cs="Arial"/>
          <w:sz w:val="24"/>
          <w:szCs w:val="24"/>
        </w:rPr>
        <w:t xml:space="preserve">number of phage particles to the number of target cells of each host. </w:t>
      </w:r>
      <w:r w:rsidR="00295F95" w:rsidRPr="007C21EA">
        <w:rPr>
          <w:rFonts w:ascii="Arial" w:eastAsia="Cambria" w:hAnsi="Arial" w:cs="Arial"/>
          <w:sz w:val="24"/>
          <w:szCs w:val="24"/>
        </w:rPr>
        <w:t>We tested three MOI (0.1, 0.01 and 0.001) as follows. A s</w:t>
      </w:r>
      <w:r w:rsidRPr="007C21EA">
        <w:rPr>
          <w:rFonts w:ascii="Arial" w:eastAsia="Cambria" w:hAnsi="Arial" w:cs="Arial"/>
          <w:sz w:val="24"/>
          <w:szCs w:val="24"/>
        </w:rPr>
        <w:t xml:space="preserve">ingle colony was picked from </w:t>
      </w:r>
      <w:r w:rsidR="00295F95" w:rsidRPr="007C21EA">
        <w:rPr>
          <w:rFonts w:ascii="Arial" w:eastAsia="Cambria" w:hAnsi="Arial" w:cs="Arial"/>
          <w:sz w:val="24"/>
          <w:szCs w:val="24"/>
        </w:rPr>
        <w:t xml:space="preserve">a </w:t>
      </w:r>
      <w:r w:rsidRPr="007C21EA">
        <w:rPr>
          <w:rFonts w:ascii="Arial" w:eastAsia="Cambria" w:hAnsi="Arial" w:cs="Arial"/>
          <w:sz w:val="24"/>
          <w:szCs w:val="24"/>
        </w:rPr>
        <w:t xml:space="preserve">streak plate and was grown overnight </w:t>
      </w:r>
      <w:r w:rsidR="00295F95" w:rsidRPr="007C21EA">
        <w:rPr>
          <w:rFonts w:ascii="Arial" w:eastAsia="Cambria" w:hAnsi="Arial" w:cs="Arial"/>
          <w:sz w:val="24"/>
          <w:szCs w:val="24"/>
        </w:rPr>
        <w:t xml:space="preserve">in </w:t>
      </w:r>
      <w:r w:rsidRPr="007C21EA">
        <w:rPr>
          <w:rFonts w:ascii="Arial" w:eastAsia="Cambria" w:hAnsi="Arial" w:cs="Arial"/>
          <w:sz w:val="24"/>
          <w:szCs w:val="24"/>
        </w:rPr>
        <w:t xml:space="preserve">BHI broth at 37 °C. The next day, </w:t>
      </w:r>
      <w:r w:rsidR="00295F95" w:rsidRPr="007C21EA">
        <w:rPr>
          <w:rFonts w:ascii="Arial" w:eastAsia="Cambria" w:hAnsi="Arial" w:cs="Arial"/>
          <w:sz w:val="24"/>
          <w:szCs w:val="24"/>
        </w:rPr>
        <w:t xml:space="preserve">the </w:t>
      </w:r>
      <w:r w:rsidRPr="007C21EA">
        <w:rPr>
          <w:rFonts w:ascii="Arial" w:eastAsia="Cambria" w:hAnsi="Arial" w:cs="Arial"/>
          <w:sz w:val="24"/>
          <w:szCs w:val="24"/>
        </w:rPr>
        <w:t>bacterial culture w</w:t>
      </w:r>
      <w:r w:rsidR="00295F95" w:rsidRPr="007C21EA">
        <w:rPr>
          <w:rFonts w:ascii="Arial" w:eastAsia="Cambria" w:hAnsi="Arial" w:cs="Arial"/>
          <w:sz w:val="24"/>
          <w:szCs w:val="24"/>
        </w:rPr>
        <w:t>as</w:t>
      </w:r>
      <w:r w:rsidRPr="007C21EA">
        <w:rPr>
          <w:rFonts w:ascii="Arial" w:eastAsia="Cambria" w:hAnsi="Arial" w:cs="Arial"/>
          <w:sz w:val="24"/>
          <w:szCs w:val="24"/>
        </w:rPr>
        <w:t xml:space="preserv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and once the initial dilution was completed, the serial dilution of 10</w:t>
      </w:r>
      <w:r w:rsidRPr="00AA402B">
        <w:rPr>
          <w:rFonts w:ascii="Arial" w:eastAsia="Cambria" w:hAnsi="Arial" w:cs="Arial"/>
          <w:sz w:val="24"/>
          <w:szCs w:val="24"/>
          <w:vertAlign w:val="superscript"/>
        </w:rPr>
        <w:t>-1</w:t>
      </w:r>
      <w:r w:rsidRPr="007C21EA">
        <w:rPr>
          <w:rFonts w:ascii="Arial" w:eastAsia="Cambria" w:hAnsi="Arial" w:cs="Arial"/>
          <w:sz w:val="24"/>
          <w:szCs w:val="24"/>
        </w:rPr>
        <w:t xml:space="preserve"> to 10</w:t>
      </w:r>
      <w:r w:rsidRPr="00AA402B">
        <w:rPr>
          <w:rFonts w:ascii="Arial" w:eastAsia="Cambria" w:hAnsi="Arial" w:cs="Arial"/>
          <w:sz w:val="24"/>
          <w:szCs w:val="24"/>
          <w:vertAlign w:val="superscript"/>
        </w:rPr>
        <w:t>-8</w:t>
      </w:r>
      <w:r w:rsidRPr="007C21EA">
        <w:rPr>
          <w:rFonts w:ascii="Arial" w:eastAsia="Cambria" w:hAnsi="Arial" w:cs="Arial"/>
          <w:sz w:val="24"/>
          <w:szCs w:val="24"/>
        </w:rPr>
        <w:t xml:space="preserve"> of </w:t>
      </w:r>
      <w:r w:rsidR="00295F95" w:rsidRPr="007C21EA">
        <w:rPr>
          <w:rFonts w:ascii="Arial" w:eastAsia="Cambria" w:hAnsi="Arial" w:cs="Arial"/>
          <w:sz w:val="24"/>
          <w:szCs w:val="24"/>
        </w:rPr>
        <w:t xml:space="preserve">each </w:t>
      </w:r>
      <w:r w:rsidRPr="007C21EA">
        <w:rPr>
          <w:rFonts w:ascii="Arial" w:eastAsia="Cambria" w:hAnsi="Arial" w:cs="Arial"/>
          <w:sz w:val="24"/>
          <w:szCs w:val="24"/>
        </w:rPr>
        <w:t>bacterial culture was performed using Phosphate Buffer</w:t>
      </w:r>
      <w:r w:rsidR="00295F95" w:rsidRPr="007C21EA">
        <w:rPr>
          <w:rFonts w:ascii="Arial" w:eastAsia="Cambria" w:hAnsi="Arial" w:cs="Arial"/>
          <w:sz w:val="24"/>
          <w:szCs w:val="24"/>
        </w:rPr>
        <w:t>ed</w:t>
      </w:r>
      <w:r w:rsidRPr="007C21EA">
        <w:rPr>
          <w:rFonts w:ascii="Arial" w:eastAsia="Cambria" w:hAnsi="Arial" w:cs="Arial"/>
          <w:sz w:val="24"/>
          <w:szCs w:val="24"/>
        </w:rPr>
        <w:t xml:space="preserve"> Saline. For each isolate, the aliquot from serial dilutions of 10</w:t>
      </w:r>
      <w:r w:rsidRPr="00AA402B">
        <w:rPr>
          <w:rFonts w:ascii="Arial" w:eastAsia="Cambria" w:hAnsi="Arial" w:cs="Arial"/>
          <w:sz w:val="24"/>
          <w:szCs w:val="24"/>
          <w:vertAlign w:val="superscript"/>
        </w:rPr>
        <w:t>-4</w:t>
      </w:r>
      <w:r w:rsidRPr="007C21EA">
        <w:rPr>
          <w:rFonts w:ascii="Arial" w:eastAsia="Cambria" w:hAnsi="Arial" w:cs="Arial"/>
          <w:sz w:val="24"/>
          <w:szCs w:val="24"/>
        </w:rPr>
        <w:t xml:space="preserve"> and 10</w:t>
      </w:r>
      <w:r w:rsidRPr="00AA402B">
        <w:rPr>
          <w:rFonts w:ascii="Arial" w:eastAsia="Cambria" w:hAnsi="Arial" w:cs="Arial"/>
          <w:sz w:val="24"/>
          <w:szCs w:val="24"/>
          <w:vertAlign w:val="superscript"/>
        </w:rPr>
        <w:t>-5</w:t>
      </w:r>
      <w:r w:rsidRPr="007C21EA">
        <w:rPr>
          <w:rFonts w:ascii="Arial" w:eastAsia="Cambria" w:hAnsi="Arial" w:cs="Arial"/>
          <w:sz w:val="24"/>
          <w:szCs w:val="24"/>
        </w:rPr>
        <w:t xml:space="preserve"> were plated on 1.5% BHI agar plates and were incubated overnight at 37 °C. </w:t>
      </w:r>
      <w:r w:rsidR="00295F95" w:rsidRPr="007C21EA">
        <w:rPr>
          <w:rFonts w:ascii="Arial" w:eastAsia="Cambria" w:hAnsi="Arial" w:cs="Arial"/>
          <w:sz w:val="24"/>
          <w:szCs w:val="24"/>
        </w:rPr>
        <w:t>The n</w:t>
      </w:r>
      <w:r w:rsidRPr="007C21EA">
        <w:rPr>
          <w:rFonts w:ascii="Arial" w:eastAsia="Cambria" w:hAnsi="Arial" w:cs="Arial"/>
          <w:sz w:val="24"/>
          <w:szCs w:val="24"/>
        </w:rPr>
        <w:t xml:space="preserve">ext day, the number of colonies were counted on each dilution plate and the </w:t>
      </w:r>
      <w:r w:rsidR="00295F95" w:rsidRPr="007C21EA">
        <w:rPr>
          <w:rFonts w:ascii="Arial" w:eastAsia="Cambria" w:hAnsi="Arial" w:cs="Arial"/>
          <w:sz w:val="24"/>
          <w:szCs w:val="24"/>
        </w:rPr>
        <w:t xml:space="preserve">number </w:t>
      </w:r>
      <w:r w:rsidRPr="007C21EA">
        <w:rPr>
          <w:rFonts w:ascii="Arial" w:eastAsia="Cambria" w:hAnsi="Arial" w:cs="Arial"/>
          <w:sz w:val="24"/>
          <w:szCs w:val="24"/>
        </w:rPr>
        <w:t>colony forming unit</w:t>
      </w:r>
      <w:r w:rsidR="00295F95" w:rsidRPr="007C21EA">
        <w:rPr>
          <w:rFonts w:ascii="Arial" w:eastAsia="Cambria" w:hAnsi="Arial" w:cs="Arial"/>
          <w:sz w:val="24"/>
          <w:szCs w:val="24"/>
        </w:rPr>
        <w:t>s</w:t>
      </w:r>
      <w:r w:rsidRPr="007C21EA">
        <w:rPr>
          <w:rFonts w:ascii="Arial" w:eastAsia="Cambria" w:hAnsi="Arial" w:cs="Arial"/>
          <w:sz w:val="24"/>
          <w:szCs w:val="24"/>
        </w:rPr>
        <w:t xml:space="preserve"> (CFU/ml) was determined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w:t>
      </w:r>
      <w:r w:rsidR="00295F95" w:rsidRPr="007C21EA">
        <w:rPr>
          <w:rFonts w:ascii="Arial" w:eastAsia="Cambria" w:hAnsi="Arial" w:cs="Arial"/>
          <w:sz w:val="24"/>
          <w:szCs w:val="24"/>
        </w:rPr>
        <w:t>A p</w:t>
      </w:r>
      <w:r w:rsidRPr="007C21EA">
        <w:rPr>
          <w:rFonts w:ascii="Arial" w:eastAsia="Cambria" w:hAnsi="Arial" w:cs="Arial"/>
          <w:sz w:val="24"/>
          <w:szCs w:val="24"/>
        </w:rPr>
        <w:t xml:space="preserve">laque assay was then performed for all the phages with their respective isolates to determine </w:t>
      </w:r>
      <w:r w:rsidR="001C0799" w:rsidRPr="007C21EA">
        <w:rPr>
          <w:rFonts w:ascii="Arial" w:eastAsia="Cambria" w:hAnsi="Arial" w:cs="Arial"/>
          <w:sz w:val="24"/>
          <w:szCs w:val="24"/>
        </w:rPr>
        <w:t xml:space="preserve">host </w:t>
      </w:r>
      <w:r w:rsidRPr="007C21EA">
        <w:rPr>
          <w:rFonts w:ascii="Arial" w:eastAsia="Cambria" w:hAnsi="Arial" w:cs="Arial"/>
          <w:sz w:val="24"/>
          <w:szCs w:val="24"/>
        </w:rPr>
        <w:t xml:space="preserve">susceptibility </w:t>
      </w:r>
      <w:r w:rsidR="001C0799" w:rsidRPr="007C21EA">
        <w:rPr>
          <w:rFonts w:ascii="Arial" w:eastAsia="Cambria" w:hAnsi="Arial" w:cs="Arial"/>
          <w:sz w:val="24"/>
          <w:szCs w:val="24"/>
        </w:rPr>
        <w:t xml:space="preserve">to </w:t>
      </w:r>
      <w:r w:rsidRPr="007C21EA">
        <w:rPr>
          <w:rFonts w:ascii="Arial" w:eastAsia="Cambria" w:hAnsi="Arial" w:cs="Arial"/>
          <w:sz w:val="24"/>
          <w:szCs w:val="24"/>
        </w:rPr>
        <w:t xml:space="preserve">phages. The cells from the </w:t>
      </w:r>
      <w:r w:rsidRPr="007C21EA">
        <w:rPr>
          <w:rFonts w:ascii="Arial" w:eastAsia="Cambria" w:hAnsi="Arial" w:cs="Arial"/>
          <w:sz w:val="24"/>
          <w:szCs w:val="24"/>
        </w:rPr>
        <w:lastRenderedPageBreak/>
        <w:t>log phase were infected with different phages at different dilutions. Based on plaque assay plates, we determined the titer of each phage (PFU/ml) (</w:t>
      </w:r>
      <w:r w:rsidRPr="007C21EA">
        <w:rPr>
          <w:rFonts w:ascii="Arial" w:eastAsia="Cambria" w:hAnsi="Arial" w:cs="Arial"/>
          <w:b/>
          <w:sz w:val="24"/>
          <w:szCs w:val="24"/>
        </w:rPr>
        <w:t>Supplemental</w:t>
      </w:r>
      <w:r w:rsidRPr="007C21EA">
        <w:rPr>
          <w:rFonts w:ascii="Arial" w:eastAsia="Cambria" w:hAnsi="Arial" w:cs="Arial"/>
          <w:sz w:val="24"/>
          <w:szCs w:val="24"/>
        </w:rPr>
        <w:t xml:space="preserve"> </w:t>
      </w:r>
      <w:r w:rsidRPr="007C21EA">
        <w:rPr>
          <w:rFonts w:ascii="Arial" w:eastAsia="Cambria" w:hAnsi="Arial" w:cs="Arial"/>
          <w:b/>
          <w:sz w:val="24"/>
          <w:szCs w:val="24"/>
        </w:rPr>
        <w:t>Table S1</w:t>
      </w:r>
      <w:r w:rsidRPr="007C21EA">
        <w:rPr>
          <w:rFonts w:ascii="Arial" w:eastAsia="Cambria" w:hAnsi="Arial" w:cs="Arial"/>
          <w:sz w:val="24"/>
          <w:szCs w:val="24"/>
        </w:rPr>
        <w:t xml:space="preserve">). Based on observed colony forming units (CFU/ml) of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and the titer of each phage (PFU/ml), the appropriate volume of isolates and phages were determined at three different MOI: 0.1, 0.01 and 0.001 to carry out growth curve experiments.</w:t>
      </w:r>
    </w:p>
    <w:p w14:paraId="00000046" w14:textId="77777777" w:rsidR="000207FA" w:rsidRPr="007C21EA" w:rsidRDefault="000207FA">
      <w:pPr>
        <w:spacing w:line="479" w:lineRule="auto"/>
        <w:rPr>
          <w:rFonts w:ascii="Arial" w:eastAsia="Cambria" w:hAnsi="Arial" w:cs="Arial"/>
          <w:sz w:val="24"/>
          <w:szCs w:val="24"/>
          <w:u w:val="single"/>
        </w:rPr>
      </w:pPr>
    </w:p>
    <w:p w14:paraId="00000047"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Phage Cocktails</w:t>
      </w:r>
    </w:p>
    <w:p w14:paraId="00000048" w14:textId="78107BA8" w:rsidR="000207FA" w:rsidRPr="007C21EA" w:rsidRDefault="00563D7E">
      <w:pPr>
        <w:spacing w:line="479" w:lineRule="auto"/>
        <w:rPr>
          <w:rFonts w:ascii="Arial" w:eastAsia="Cambria" w:hAnsi="Arial" w:cs="Arial"/>
          <w:sz w:val="24"/>
          <w:szCs w:val="24"/>
        </w:rPr>
      </w:pPr>
      <w:r w:rsidRPr="007C21EA">
        <w:rPr>
          <w:rFonts w:ascii="Arial" w:eastAsia="Cambria" w:hAnsi="Arial" w:cs="Arial"/>
          <w:sz w:val="24"/>
          <w:szCs w:val="24"/>
        </w:rPr>
        <w:t xml:space="preserve">            Cocktails consisting of one, two</w:t>
      </w:r>
      <w:r w:rsidR="001C0799" w:rsidRPr="007C21EA">
        <w:rPr>
          <w:rFonts w:ascii="Arial" w:eastAsia="Cambria" w:hAnsi="Arial" w:cs="Arial"/>
          <w:sz w:val="24"/>
          <w:szCs w:val="24"/>
        </w:rPr>
        <w:t xml:space="preserve">, or </w:t>
      </w:r>
      <w:r w:rsidRPr="007C21EA">
        <w:rPr>
          <w:rFonts w:ascii="Arial" w:eastAsia="Cambria" w:hAnsi="Arial" w:cs="Arial"/>
          <w:sz w:val="24"/>
          <w:szCs w:val="24"/>
        </w:rPr>
        <w:t xml:space="preserve">three phages were tested against </w:t>
      </w:r>
      <w:r w:rsidRPr="007C21EA">
        <w:rPr>
          <w:rFonts w:ascii="Arial" w:eastAsia="Cambria" w:hAnsi="Arial" w:cs="Arial"/>
          <w:i/>
          <w:sz w:val="24"/>
          <w:szCs w:val="24"/>
        </w:rPr>
        <w:t>E. faecalis</w:t>
      </w:r>
      <w:r w:rsidRPr="007C21EA">
        <w:rPr>
          <w:rFonts w:ascii="Arial" w:eastAsia="Cambria" w:hAnsi="Arial" w:cs="Arial"/>
          <w:sz w:val="24"/>
          <w:szCs w:val="24"/>
        </w:rPr>
        <w:t xml:space="preserve"> Yi6-1, EF06, EF11 and V587. A single colony was </w:t>
      </w:r>
      <w:r w:rsidR="001C0799" w:rsidRPr="007C21EA">
        <w:rPr>
          <w:rFonts w:ascii="Arial" w:eastAsia="Cambria" w:hAnsi="Arial" w:cs="Arial"/>
          <w:sz w:val="24"/>
          <w:szCs w:val="24"/>
        </w:rPr>
        <w:t xml:space="preserve">inoculated into BHI broth and </w:t>
      </w:r>
      <w:r w:rsidRPr="007C21EA">
        <w:rPr>
          <w:rFonts w:ascii="Arial" w:eastAsia="Cambria" w:hAnsi="Arial" w:cs="Arial"/>
          <w:sz w:val="24"/>
          <w:szCs w:val="24"/>
        </w:rPr>
        <w:t>grown overnight in a shaker at 37 °C. The next day, bacterial cultures were diluted to 0.05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in fresh BHI. On the basis of three different MOIs, appropriate volumes of </w:t>
      </w:r>
      <w:r w:rsidRPr="007C21EA">
        <w:rPr>
          <w:rFonts w:ascii="Arial" w:eastAsia="Cambria" w:hAnsi="Arial" w:cs="Arial"/>
          <w:i/>
          <w:sz w:val="24"/>
          <w:szCs w:val="24"/>
        </w:rPr>
        <w:t>Enterococcus</w:t>
      </w:r>
      <w:r w:rsidRPr="007C21EA">
        <w:rPr>
          <w:rFonts w:ascii="Arial" w:eastAsia="Cambria" w:hAnsi="Arial" w:cs="Arial"/>
          <w:sz w:val="24"/>
          <w:szCs w:val="24"/>
        </w:rPr>
        <w:t xml:space="preserve"> and phages were determined and combined in a single well inside a 96-well plate along with </w:t>
      </w:r>
      <w:r w:rsidR="001C0799" w:rsidRPr="007C21EA">
        <w:rPr>
          <w:rFonts w:ascii="Arial" w:eastAsia="Cambria" w:hAnsi="Arial" w:cs="Arial"/>
          <w:sz w:val="24"/>
          <w:szCs w:val="24"/>
        </w:rPr>
        <w:t>enough</w:t>
      </w:r>
      <w:r w:rsidRPr="007C21EA">
        <w:rPr>
          <w:rFonts w:ascii="Arial" w:eastAsia="Cambria" w:hAnsi="Arial" w:cs="Arial"/>
          <w:sz w:val="24"/>
          <w:szCs w:val="24"/>
        </w:rPr>
        <w:t xml:space="preserve"> BHI to make up a total volume of 200 µl. For two-phage cocktails, half of previously determined volumes of each of the two unique phage stocks were added. To conduct three-phage cocktails, one third of previously determined volumes of each of the three unique phage stocks were added. To avoid desiccation in edge wells of</w:t>
      </w:r>
      <w:r w:rsidR="007D5872" w:rsidRPr="007C21EA">
        <w:rPr>
          <w:rFonts w:ascii="Arial" w:eastAsia="Cambria" w:hAnsi="Arial" w:cs="Arial"/>
          <w:sz w:val="24"/>
          <w:szCs w:val="24"/>
        </w:rPr>
        <w:t xml:space="preserve"> the</w:t>
      </w:r>
      <w:r w:rsidRPr="007C21EA">
        <w:rPr>
          <w:rFonts w:ascii="Arial" w:eastAsia="Cambria" w:hAnsi="Arial" w:cs="Arial"/>
          <w:sz w:val="24"/>
          <w:szCs w:val="24"/>
        </w:rPr>
        <w:t xml:space="preserve"> 96 well plates </w:t>
      </w:r>
      <w:r w:rsidR="007D5872" w:rsidRPr="007C21EA">
        <w:rPr>
          <w:rFonts w:ascii="Arial" w:eastAsia="Cambria" w:hAnsi="Arial" w:cs="Arial"/>
          <w:sz w:val="24"/>
          <w:szCs w:val="24"/>
        </w:rPr>
        <w:t xml:space="preserve">used for </w:t>
      </w:r>
      <w:r w:rsidRPr="007C21EA">
        <w:rPr>
          <w:rFonts w:ascii="Arial" w:eastAsia="Cambria" w:hAnsi="Arial" w:cs="Arial"/>
          <w:sz w:val="24"/>
          <w:szCs w:val="24"/>
        </w:rPr>
        <w:t>growth curve experiment</w:t>
      </w:r>
      <w:r w:rsidR="007D5872" w:rsidRPr="007C21EA">
        <w:rPr>
          <w:rFonts w:ascii="Arial" w:eastAsia="Cambria" w:hAnsi="Arial" w:cs="Arial"/>
          <w:sz w:val="24"/>
          <w:szCs w:val="24"/>
        </w:rPr>
        <w:t>s</w:t>
      </w:r>
      <w:r w:rsidRPr="007C21EA">
        <w:rPr>
          <w:rFonts w:ascii="Arial" w:eastAsia="Cambria" w:hAnsi="Arial" w:cs="Arial"/>
          <w:sz w:val="24"/>
          <w:szCs w:val="24"/>
        </w:rPr>
        <w:t>, 200 µl of fresh BHI media was added into these edge wells to avoid desiccation issues in wells adjacent to edge wells.</w:t>
      </w:r>
    </w:p>
    <w:p w14:paraId="00000049" w14:textId="77777777" w:rsidR="000207FA" w:rsidRPr="007C21EA" w:rsidRDefault="000207FA">
      <w:pPr>
        <w:spacing w:line="479" w:lineRule="auto"/>
        <w:rPr>
          <w:rFonts w:ascii="Arial" w:eastAsia="Cambria" w:hAnsi="Arial" w:cs="Arial"/>
          <w:sz w:val="24"/>
          <w:szCs w:val="24"/>
        </w:rPr>
      </w:pPr>
    </w:p>
    <w:p w14:paraId="0000004A" w14:textId="77777777" w:rsidR="000207FA" w:rsidRPr="007C21EA" w:rsidRDefault="00563D7E">
      <w:pPr>
        <w:spacing w:line="479" w:lineRule="auto"/>
        <w:rPr>
          <w:rFonts w:ascii="Arial" w:eastAsia="Cambria" w:hAnsi="Arial" w:cs="Arial"/>
          <w:sz w:val="24"/>
          <w:szCs w:val="24"/>
          <w:u w:val="single"/>
        </w:rPr>
      </w:pPr>
      <w:r w:rsidRPr="007C21EA">
        <w:rPr>
          <w:rFonts w:ascii="Arial" w:eastAsia="Cambria" w:hAnsi="Arial" w:cs="Arial"/>
          <w:sz w:val="24"/>
          <w:szCs w:val="24"/>
          <w:u w:val="single"/>
        </w:rPr>
        <w:t>Quantitative PCR (qPCR)</w:t>
      </w:r>
    </w:p>
    <w:p w14:paraId="00000058" w14:textId="385727B7" w:rsidR="000207FA" w:rsidRPr="00602B93" w:rsidRDefault="00563D7E" w:rsidP="00A91565">
      <w:pPr>
        <w:spacing w:line="479" w:lineRule="auto"/>
        <w:ind w:firstLine="720"/>
        <w:rPr>
          <w:rFonts w:ascii="Arial" w:eastAsia="Cambria" w:hAnsi="Arial" w:cs="Arial"/>
          <w:sz w:val="24"/>
          <w:szCs w:val="24"/>
        </w:rPr>
      </w:pPr>
      <w:r w:rsidRPr="007C21EA">
        <w:rPr>
          <w:rFonts w:ascii="Arial" w:eastAsia="Cambria" w:hAnsi="Arial" w:cs="Arial"/>
          <w:sz w:val="24"/>
          <w:szCs w:val="24"/>
        </w:rPr>
        <w:t xml:space="preserve">Phage cocktails were grown in BHI for 72 h with their respective hosts (Yi6-1, EF06 and EF11) and this experiment was carried out in 96-well plates with three </w:t>
      </w:r>
      <w:r w:rsidRPr="007C21EA">
        <w:rPr>
          <w:rFonts w:ascii="Arial" w:eastAsia="Cambria" w:hAnsi="Arial" w:cs="Arial"/>
          <w:sz w:val="24"/>
          <w:szCs w:val="24"/>
        </w:rPr>
        <w:lastRenderedPageBreak/>
        <w:t>biological replicates. In the positive control, phages were added without a host. For the negative control, appropriate hosts were grown in BHI for 72 h in the absence of phage. During this experiment, the respective samples were collected at four time points: 0 h, 24 h, 48 h, and 72 h. From the samples collected at each time point, total genomic DNA was isolated using the DNeasy Blood and Tissue Kit (Qiagen). For the unknown standards, we performed a plaque assay for all the phages to find their concentration</w:t>
      </w:r>
      <w:r w:rsidR="007D5872" w:rsidRPr="007C21EA">
        <w:rPr>
          <w:rFonts w:ascii="Arial" w:eastAsia="Cambria" w:hAnsi="Arial" w:cs="Arial"/>
          <w:sz w:val="24"/>
          <w:szCs w:val="24"/>
        </w:rPr>
        <w:t>s</w:t>
      </w:r>
      <w:r w:rsidRPr="007C21EA">
        <w:rPr>
          <w:rFonts w:ascii="Arial" w:eastAsia="Cambria" w:hAnsi="Arial" w:cs="Arial"/>
          <w:sz w:val="24"/>
          <w:szCs w:val="24"/>
        </w:rPr>
        <w:t xml:space="preserve"> in PFU/ml and the genomic DNA of the standards were isolated using the same kit. Standard curves were generated with serial dilutions of phage (10</w:t>
      </w:r>
      <w:r w:rsidRPr="007C21EA">
        <w:rPr>
          <w:rFonts w:ascii="Arial" w:eastAsia="Cambria" w:hAnsi="Arial" w:cs="Arial"/>
          <w:sz w:val="24"/>
          <w:szCs w:val="24"/>
          <w:vertAlign w:val="superscript"/>
        </w:rPr>
        <w:t>-1</w:t>
      </w:r>
      <w:r w:rsidRPr="007C21EA">
        <w:rPr>
          <w:rFonts w:ascii="Arial" w:eastAsia="Cambria" w:hAnsi="Arial" w:cs="Arial"/>
          <w:sz w:val="24"/>
          <w:szCs w:val="24"/>
        </w:rPr>
        <w:t xml:space="preserve"> - 10</w:t>
      </w:r>
      <w:r w:rsidRPr="007C21EA">
        <w:rPr>
          <w:rFonts w:ascii="Arial" w:eastAsia="Cambria" w:hAnsi="Arial" w:cs="Arial"/>
          <w:sz w:val="24"/>
          <w:szCs w:val="24"/>
          <w:vertAlign w:val="superscript"/>
        </w:rPr>
        <w:t>-8</w:t>
      </w:r>
      <w:r w:rsidRPr="007C21EA">
        <w:rPr>
          <w:rFonts w:ascii="Arial" w:eastAsia="Cambria" w:hAnsi="Arial" w:cs="Arial"/>
          <w:sz w:val="24"/>
          <w:szCs w:val="24"/>
        </w:rPr>
        <w:t xml:space="preserve">). Phage specific primers were designed using Geneious software and are listed in </w:t>
      </w:r>
      <w:r w:rsidRPr="007C21EA">
        <w:rPr>
          <w:rFonts w:ascii="Arial" w:eastAsia="Cambria" w:hAnsi="Arial" w:cs="Arial"/>
          <w:b/>
          <w:sz w:val="24"/>
          <w:szCs w:val="24"/>
        </w:rPr>
        <w:t>Supplemental Table S4</w:t>
      </w:r>
      <w:r w:rsidRPr="007C21EA">
        <w:rPr>
          <w:rFonts w:ascii="Arial" w:eastAsia="Cambria" w:hAnsi="Arial" w:cs="Arial"/>
          <w:sz w:val="24"/>
          <w:szCs w:val="24"/>
        </w:rPr>
        <w:t>. The qPCR experiment was performed in 96-well PCR plate using Eppendorf Mastercycler® RealPlex with SYBR Green PCR Master Mix (Eppendorf, USA) as per the universal SYBR Green qPCR protocol where fluorescent product is detected during the last step of each cycle. The obtained melting curve data w</w:t>
      </w:r>
      <w:r w:rsidR="007D5872" w:rsidRPr="007C21EA">
        <w:rPr>
          <w:rFonts w:ascii="Arial" w:eastAsia="Cambria" w:hAnsi="Arial" w:cs="Arial"/>
          <w:sz w:val="24"/>
          <w:szCs w:val="24"/>
        </w:rPr>
        <w:t>ere</w:t>
      </w:r>
      <w:r w:rsidRPr="007C21EA">
        <w:rPr>
          <w:rFonts w:ascii="Arial" w:eastAsia="Cambria" w:hAnsi="Arial" w:cs="Arial"/>
          <w:sz w:val="24"/>
          <w:szCs w:val="24"/>
        </w:rPr>
        <w:t xml:space="preserve"> analyzed using Eppendorf Mastercycler® RealPlex</w:t>
      </w:r>
      <w:r w:rsidR="007D5872" w:rsidRPr="007C21EA">
        <w:rPr>
          <w:rFonts w:ascii="Arial" w:eastAsia="Cambria" w:hAnsi="Arial" w:cs="Arial"/>
          <w:sz w:val="24"/>
          <w:szCs w:val="24"/>
        </w:rPr>
        <w:t xml:space="preserve"> to</w:t>
      </w:r>
      <w:r w:rsidRPr="007C21EA">
        <w:rPr>
          <w:rFonts w:ascii="Arial" w:eastAsia="Cambria" w:hAnsi="Arial" w:cs="Arial"/>
          <w:sz w:val="24"/>
          <w:szCs w:val="24"/>
        </w:rPr>
        <w:t xml:space="preserve"> calculate the Ct values. Ct values of the standards were then used to generate standard curves correlating log PFU/ml to Ct </w:t>
      </w:r>
      <w:r w:rsidRPr="00602B93">
        <w:rPr>
          <w:rFonts w:ascii="Arial" w:eastAsia="Cambria" w:hAnsi="Arial" w:cs="Arial"/>
          <w:sz w:val="24"/>
          <w:szCs w:val="24"/>
        </w:rPr>
        <w:t xml:space="preserve">values, which was used to estimate the concentration of each phage in the cocktails. </w:t>
      </w:r>
    </w:p>
    <w:p w14:paraId="418ED149" w14:textId="76B2A30C"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u w:val="single"/>
        </w:rPr>
        <w:t xml:space="preserve">Generation of phage resistant </w:t>
      </w:r>
      <w:r w:rsidRPr="00602B93">
        <w:rPr>
          <w:rFonts w:ascii="Arial" w:hAnsi="Arial" w:cs="Arial"/>
          <w:i/>
          <w:iCs/>
          <w:color w:val="000000"/>
          <w:sz w:val="24"/>
          <w:szCs w:val="24"/>
          <w:u w:val="single"/>
        </w:rPr>
        <w:t>Enterococcus</w:t>
      </w:r>
      <w:r w:rsidRPr="00602B93">
        <w:rPr>
          <w:rFonts w:ascii="Arial" w:hAnsi="Arial" w:cs="Arial"/>
          <w:color w:val="000000"/>
          <w:sz w:val="24"/>
          <w:szCs w:val="24"/>
          <w:u w:val="single"/>
        </w:rPr>
        <w:t xml:space="preserve"> mutants in Liquid Cultures</w:t>
      </w:r>
    </w:p>
    <w:p w14:paraId="1EFFB4F7" w14:textId="77777777" w:rsidR="00FD15E8" w:rsidRPr="00602B93" w:rsidRDefault="00FD15E8" w:rsidP="00FD15E8">
      <w:pPr>
        <w:spacing w:line="480" w:lineRule="auto"/>
        <w:rPr>
          <w:rFonts w:ascii="Arial" w:hAnsi="Arial" w:cs="Arial"/>
          <w:sz w:val="24"/>
          <w:szCs w:val="24"/>
        </w:rPr>
      </w:pPr>
      <w:r w:rsidRPr="00602B93">
        <w:rPr>
          <w:rFonts w:ascii="Arial" w:hAnsi="Arial" w:cs="Arial"/>
          <w:color w:val="000000"/>
          <w:sz w:val="24"/>
          <w:szCs w:val="24"/>
        </w:rPr>
        <w:t>        </w:t>
      </w:r>
      <w:r w:rsidRPr="00602B93">
        <w:rPr>
          <w:rFonts w:ascii="Arial" w:hAnsi="Arial" w:cs="Arial"/>
          <w:color w:val="000000"/>
          <w:sz w:val="24"/>
          <w:szCs w:val="24"/>
        </w:rPr>
        <w:tab/>
      </w:r>
      <w:r w:rsidRPr="00602B93">
        <w:rPr>
          <w:rFonts w:ascii="Arial" w:hAnsi="Arial" w:cs="Arial"/>
          <w:i/>
          <w:iCs/>
          <w:color w:val="000000"/>
          <w:sz w:val="24"/>
          <w:szCs w:val="24"/>
        </w:rPr>
        <w:t>Enterococcus</w:t>
      </w:r>
      <w:r w:rsidRPr="00602B93">
        <w:rPr>
          <w:rFonts w:ascii="Arial" w:hAnsi="Arial" w:cs="Arial"/>
          <w:color w:val="000000"/>
          <w:sz w:val="24"/>
          <w:szCs w:val="24"/>
        </w:rPr>
        <w:t xml:space="preserve"> colonies were grown overnight and diluted to optical density at 600 nm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of 0.05. We added 190 µl of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and 10 µl of a highly concentrated individual phage stock into each well. 96-well plates co-inoculated with bacteria and phage/two-phage cocktail were then incubated at 37°C in a spectrophotometer, where cell density, as measured by an absorbance at OD</w:t>
      </w:r>
      <w:r w:rsidRPr="00602B93">
        <w:rPr>
          <w:rFonts w:ascii="Arial" w:hAnsi="Arial" w:cs="Arial"/>
          <w:color w:val="000000"/>
          <w:sz w:val="24"/>
          <w:szCs w:val="24"/>
          <w:vertAlign w:val="subscript"/>
        </w:rPr>
        <w:t>600</w:t>
      </w:r>
      <w:r w:rsidRPr="00602B93">
        <w:rPr>
          <w:rFonts w:ascii="Arial" w:hAnsi="Arial" w:cs="Arial"/>
          <w:color w:val="000000"/>
          <w:sz w:val="24"/>
          <w:szCs w:val="24"/>
        </w:rPr>
        <w:t xml:space="preserve">, was taken every 10 min for 24-72 h. During the 1-3-day incubation, any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sp. </w:t>
      </w:r>
      <w:r w:rsidRPr="00602B93">
        <w:rPr>
          <w:rFonts w:ascii="Arial" w:hAnsi="Arial" w:cs="Arial"/>
          <w:color w:val="000000"/>
          <w:sz w:val="24"/>
          <w:szCs w:val="24"/>
        </w:rPr>
        <w:lastRenderedPageBreak/>
        <w:t>culture that showed growth after a period of no growth was streaked onto 1.5% BHI-agar plates. Colonies that grew on these streak plates were considered phage resistant mutants and were used in subsequent mutant assays.</w:t>
      </w:r>
    </w:p>
    <w:p w14:paraId="4F94AFB5" w14:textId="77777777" w:rsidR="00FD15E8" w:rsidRPr="00602B93" w:rsidRDefault="00FD15E8">
      <w:pPr>
        <w:spacing w:line="480" w:lineRule="auto"/>
        <w:rPr>
          <w:rFonts w:ascii="Arial" w:eastAsia="Cambria" w:hAnsi="Arial" w:cs="Arial"/>
          <w:sz w:val="24"/>
          <w:szCs w:val="24"/>
          <w:u w:val="single"/>
        </w:rPr>
      </w:pPr>
    </w:p>
    <w:p w14:paraId="00000059" w14:textId="7F3215FB" w:rsidR="000207FA" w:rsidRPr="00602B93" w:rsidDel="005D000E" w:rsidRDefault="00563D7E">
      <w:pPr>
        <w:spacing w:line="480" w:lineRule="auto"/>
        <w:rPr>
          <w:del w:id="418" w:author="Stephen Wandro" w:date="2021-04-29T16:04:00Z"/>
          <w:rFonts w:ascii="Arial" w:eastAsia="Cambria" w:hAnsi="Arial" w:cs="Arial"/>
          <w:sz w:val="24"/>
          <w:szCs w:val="24"/>
          <w:u w:val="single"/>
        </w:rPr>
      </w:pPr>
      <w:del w:id="419" w:author="Stephen Wandro" w:date="2021-04-29T16:04:00Z">
        <w:r w:rsidRPr="00602B93" w:rsidDel="005D000E">
          <w:rPr>
            <w:rFonts w:ascii="Arial" w:eastAsia="Cambria" w:hAnsi="Arial" w:cs="Arial"/>
            <w:sz w:val="24"/>
            <w:szCs w:val="24"/>
            <w:u w:val="single"/>
          </w:rPr>
          <w:delText>Vancomycin Susceptibility</w:delText>
        </w:r>
      </w:del>
    </w:p>
    <w:p w14:paraId="0000005A" w14:textId="7F226CF0" w:rsidR="000207FA" w:rsidRPr="00602B93" w:rsidDel="005D000E" w:rsidRDefault="00563D7E">
      <w:pPr>
        <w:spacing w:line="480" w:lineRule="auto"/>
        <w:rPr>
          <w:del w:id="420" w:author="Stephen Wandro" w:date="2021-04-29T16:04:00Z"/>
          <w:rFonts w:ascii="Arial" w:eastAsia="Cambria" w:hAnsi="Arial" w:cs="Arial"/>
          <w:sz w:val="24"/>
          <w:szCs w:val="24"/>
        </w:rPr>
      </w:pPr>
      <w:del w:id="421" w:author="Stephen Wandro" w:date="2021-04-29T16:04:00Z">
        <w:r w:rsidRPr="00602B93" w:rsidDel="005D000E">
          <w:rPr>
            <w:rFonts w:ascii="Arial" w:eastAsia="Cambria" w:hAnsi="Arial" w:cs="Arial"/>
            <w:sz w:val="24"/>
            <w:szCs w:val="24"/>
          </w:rPr>
          <w:tab/>
          <w:delText xml:space="preserve">To determine whether </w:delText>
        </w:r>
        <w:r w:rsidR="00F53449" w:rsidRPr="00602B93" w:rsidDel="005D000E">
          <w:rPr>
            <w:rFonts w:ascii="Arial" w:eastAsia="Cambria" w:hAnsi="Arial" w:cs="Arial"/>
            <w:sz w:val="24"/>
            <w:szCs w:val="24"/>
          </w:rPr>
          <w:delText xml:space="preserve">phage resistance mutations </w:delText>
        </w:r>
        <w:r w:rsidRPr="00602B93" w:rsidDel="005D000E">
          <w:rPr>
            <w:rFonts w:ascii="Arial" w:eastAsia="Cambria" w:hAnsi="Arial" w:cs="Arial"/>
            <w:sz w:val="24"/>
            <w:szCs w:val="24"/>
          </w:rPr>
          <w:delText xml:space="preserve">affected Vancomycin susceptibility or resistance, we cultured wild-type and mutant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across a spectrum of relevant vancomycin concentrations. Wild-type and mutant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colonies were grown overnight with BHI broth in a shaker at 37°C. The next day, all cultures were diluted to 0.05 OD</w:delText>
        </w:r>
        <w:r w:rsidRPr="00602B93" w:rsidDel="005D000E">
          <w:rPr>
            <w:rFonts w:ascii="Arial" w:eastAsia="Cambria" w:hAnsi="Arial" w:cs="Arial"/>
            <w:sz w:val="24"/>
            <w:szCs w:val="24"/>
            <w:vertAlign w:val="subscript"/>
          </w:rPr>
          <w:delText>600</w:delText>
        </w:r>
        <w:r w:rsidRPr="00602B93" w:rsidDel="005D000E">
          <w:rPr>
            <w:rFonts w:ascii="Arial" w:eastAsia="Cambria" w:hAnsi="Arial" w:cs="Arial"/>
            <w:sz w:val="24"/>
            <w:szCs w:val="24"/>
          </w:rPr>
          <w:delText xml:space="preserve"> in fresh BHI. In a 96 well plate, 190 µl of </w:delText>
        </w:r>
        <w:r w:rsidRPr="00602B93" w:rsidDel="005D000E">
          <w:rPr>
            <w:rFonts w:ascii="Arial" w:eastAsia="Cambria" w:hAnsi="Arial" w:cs="Arial"/>
            <w:i/>
            <w:sz w:val="24"/>
            <w:szCs w:val="24"/>
          </w:rPr>
          <w:delText>Enterococcus</w:delText>
        </w:r>
        <w:r w:rsidRPr="00602B93" w:rsidDel="005D000E">
          <w:rPr>
            <w:rFonts w:ascii="Arial" w:eastAsia="Cambria" w:hAnsi="Arial" w:cs="Arial"/>
            <w:sz w:val="24"/>
            <w:szCs w:val="24"/>
          </w:rPr>
          <w:delText xml:space="preserve"> and 10 µl of Vancomycin in a gradient from 0.2 to 200 µg/ml was added in triplicate to wells and incubated in a spectrophotometer at 37°C for 10 h.</w:delText>
        </w:r>
      </w:del>
    </w:p>
    <w:p w14:paraId="0A45ADAF" w14:textId="51C2CEAD" w:rsidR="003B443E" w:rsidRPr="00602B93" w:rsidRDefault="003B443E" w:rsidP="003B443E">
      <w:pPr>
        <w:spacing w:line="480" w:lineRule="auto"/>
        <w:rPr>
          <w:rFonts w:ascii="Arial" w:hAnsi="Arial" w:cs="Arial"/>
          <w:sz w:val="24"/>
          <w:szCs w:val="24"/>
        </w:rPr>
      </w:pPr>
      <w:r w:rsidRPr="00602B93">
        <w:rPr>
          <w:rFonts w:ascii="Arial" w:hAnsi="Arial" w:cs="Arial"/>
          <w:color w:val="000000"/>
          <w:sz w:val="24"/>
          <w:szCs w:val="24"/>
          <w:u w:val="single"/>
        </w:rPr>
        <w:t>Enterococcus Mutant Sequencing</w:t>
      </w:r>
    </w:p>
    <w:p w14:paraId="1BDE536D" w14:textId="7F2F423B" w:rsidR="003B443E" w:rsidRPr="00602B93" w:rsidRDefault="003B443E" w:rsidP="003B443E">
      <w:pPr>
        <w:spacing w:line="480" w:lineRule="auto"/>
        <w:rPr>
          <w:rFonts w:ascii="Arial" w:hAnsi="Arial" w:cs="Arial"/>
          <w:color w:val="000000"/>
          <w:sz w:val="24"/>
          <w:szCs w:val="24"/>
        </w:rPr>
      </w:pPr>
      <w:r w:rsidRPr="00602B93">
        <w:rPr>
          <w:rFonts w:ascii="Arial" w:hAnsi="Arial" w:cs="Arial"/>
          <w:color w:val="000000"/>
          <w:sz w:val="24"/>
          <w:szCs w:val="24"/>
        </w:rPr>
        <w:t>        </w:t>
      </w:r>
      <w:r w:rsidRPr="00602B93">
        <w:rPr>
          <w:rFonts w:ascii="Arial" w:hAnsi="Arial" w:cs="Arial"/>
          <w:color w:val="000000"/>
          <w:sz w:val="24"/>
          <w:szCs w:val="24"/>
        </w:rPr>
        <w:tab/>
        <w:t xml:space="preserve">DNA was extracted from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mutants using the Quick-DNA Microprep Kit (Zymo #D3020). Before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DNA extraction, lysozyme was added to lysis buffer at a concentration of 100 µg/ml and incubated at 37°C for 30 min. Libraries were prepared using a scaled-down protocol with the Illumina Nextera enzyme</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{"citationItems":[{"id":"ITEM-1","itemData":{"DOI":"10.1371/journal.pone.0128036","ISSN":"08874417","abstract":"Whole-genome sequencing has become an indispensible tool of modern biology. However, the cost of sample preparation relative to the cost of sequencing remains high, especially for small genomes where the former is dominant. Here we present a protocol for rapid and inexpensive preparation of hundreds of multiplexed genomic libraries for Illumina sequencing. By carrying out the Nextera tagmentation reaction in small volumes, replacing costly reagents with cheaper equivalents, and omitting unnecessary steps, we achieve a cost of library preparation of $8 per sample, approximately 6 times cheaper than the standard Nextera XT protocol. Furthermore, our procedure takes less than 5 hours for 96 samples. Several hundred samples can then be pooled on the same HiSeq lane via custom barcodes. Our method will be useful for re-sequencing of microbial or viral genomes, including those from evolution experiments, genetic screens, and environmental samples, as well as for other sequencing applications including large amplicon, open chromosome, artificial chromosomes, and RNA sequencing.","author":[{"dropping-particle":"","family":"Baym","given":"Michael","non-dropping-particle":"","parse-names":false,"suffix":""},{"dropping-particle":"","family":"Kryazhimskiy","given":"Sergey","non-dropping-particle":"","parse-names":false,"suffix":""},{"dropping-particle":"","family":"Lieberman","given":"Tami D","non-dropping-particle":"","parse-names":false,"suffix":""},{"dropping-particle":"","family":"Chung","given":"Hattie","non-dropping-particle":"","parse-names":false,"suffix":""},{"dropping-particle":"","family":"Desai","given":"Michael M","non-dropping-particle":"","parse-names":false,"suffix":""},{"dropping-particle":"","family":"Kishony","given":"Roy Kishony","non-dropping-particle":"","parse-names":false,"suffix":""}],"container-title":"PLoS ONE","id":"ITEM-1","issue":"5","issued":{"date-parts":[["2015"]]},"page":"1-15","title":"Inexpensive multiplexed library preparation for megabase-sized genomes","type":"article-journal","volume":"10"},"uris":["http://www.mendeley.com/documents/?uuid=d3bf50f8-e7be-4400-ac98-0f61f6ffa526"]}],"mendeley":{"formattedCitation":"&lt;sup&gt;44&lt;/sup&gt;","plainTextFormattedCitation":"44","previouslyFormattedCitation":"&lt;sup&gt;41&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44</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Short read length (75 bp) paired-end sequencing was performed on the Illumina NextSeq using the Mid Output v2 reagents. Approximately 1 million reads were obtained per sample, resulting in about 10-fold coverage across the </w:t>
      </w:r>
      <w:r w:rsidRPr="00602B93">
        <w:rPr>
          <w:rFonts w:ascii="Arial" w:hAnsi="Arial" w:cs="Arial"/>
          <w:i/>
          <w:iCs/>
          <w:color w:val="000000"/>
          <w:sz w:val="24"/>
          <w:szCs w:val="24"/>
        </w:rPr>
        <w:t>Enterococcus</w:t>
      </w:r>
      <w:r w:rsidRPr="00602B93">
        <w:rPr>
          <w:rFonts w:ascii="Arial" w:hAnsi="Arial" w:cs="Arial"/>
          <w:color w:val="000000"/>
          <w:sz w:val="24"/>
          <w:szCs w:val="24"/>
        </w:rPr>
        <w:t xml:space="preserve"> genome.</w:t>
      </w:r>
    </w:p>
    <w:p w14:paraId="760E99C4" w14:textId="77777777" w:rsidR="003B443E" w:rsidRPr="00602B93" w:rsidRDefault="003B443E" w:rsidP="003B443E">
      <w:pPr>
        <w:spacing w:line="480" w:lineRule="auto"/>
        <w:rPr>
          <w:rFonts w:ascii="Arial" w:hAnsi="Arial" w:cs="Arial"/>
          <w:sz w:val="24"/>
          <w:szCs w:val="24"/>
        </w:rPr>
      </w:pPr>
    </w:p>
    <w:p w14:paraId="008A2BAF" w14:textId="77777777" w:rsidR="003B443E" w:rsidRPr="00602B93" w:rsidRDefault="003B443E" w:rsidP="003B443E">
      <w:pPr>
        <w:rPr>
          <w:rFonts w:ascii="Arial" w:hAnsi="Arial" w:cs="Arial"/>
          <w:sz w:val="24"/>
          <w:szCs w:val="24"/>
        </w:rPr>
      </w:pPr>
      <w:r w:rsidRPr="00602B93">
        <w:rPr>
          <w:rFonts w:ascii="Arial" w:hAnsi="Arial" w:cs="Arial"/>
          <w:color w:val="000000"/>
          <w:sz w:val="24"/>
          <w:szCs w:val="24"/>
          <w:u w:val="single"/>
        </w:rPr>
        <w:t>Sequencing Analysis</w:t>
      </w:r>
    </w:p>
    <w:p w14:paraId="0000005B" w14:textId="1F378E8A" w:rsidR="000207FA" w:rsidRPr="007C21EA" w:rsidRDefault="003B443E" w:rsidP="003B443E">
      <w:pPr>
        <w:spacing w:line="480" w:lineRule="auto"/>
        <w:ind w:firstLine="720"/>
        <w:rPr>
          <w:rFonts w:ascii="Arial" w:eastAsia="Cambria" w:hAnsi="Arial" w:cs="Arial"/>
          <w:sz w:val="24"/>
          <w:szCs w:val="24"/>
        </w:rPr>
      </w:pPr>
      <w:r w:rsidRPr="00602B93">
        <w:rPr>
          <w:rFonts w:ascii="Arial" w:hAnsi="Arial" w:cs="Arial"/>
          <w:color w:val="000000"/>
          <w:sz w:val="24"/>
          <w:szCs w:val="24"/>
        </w:rPr>
        <w:t>DNA sequencing reads from each phage-resistant host were aligned to their wild-type genome using Bo</w:t>
      </w:r>
      <w:r w:rsidR="008D718F">
        <w:rPr>
          <w:rFonts w:ascii="Arial" w:hAnsi="Arial" w:cs="Arial"/>
          <w:color w:val="000000"/>
          <w:sz w:val="24"/>
          <w:szCs w:val="24"/>
        </w:rPr>
        <w:t>wt</w:t>
      </w:r>
      <w:r w:rsidRPr="00602B93">
        <w:rPr>
          <w:rFonts w:ascii="Arial" w:hAnsi="Arial" w:cs="Arial"/>
          <w:color w:val="000000"/>
          <w:sz w:val="24"/>
          <w:szCs w:val="24"/>
        </w:rPr>
        <w:t>ie2</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{"citationItems":[{"id":"ITEM-1","itemData":{"DOI":"10.1038/nmeth.1923","abstract":"As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Aligning sequencing reads to a reference genome is the first step in many comparative genomics pipelines, including pipelines for variant calling 1 , isoform quantitation 2 and differential gene expression 3 . In many cases, the alignment step is the slowest. This is because for each read the aligner must solve a difficult computational problem: determining the read's likely point of origin with respect to a reference genome 4 .","author":[{"dropping-particle":"","family":"Langmead","given":"Ben","non-dropping-particle":"","parse-names":false,"suffix":""},{"dropping-particle":"","family":"Salzberg","given":"Steven L","non-dropping-particle":"","parse-names":false,"suffix":""}],"container-title":"Nature Methods","id":"ITEM-1","issue":"4","issued":{"date-parts":[["2012","3"]]},"page":"357-359","title":"Fast gapped-read alignment with Bowtie 2","type":"article-journal","volume":"9"},"uris":["http://www.mendeley.com/documents/?uuid=124ffb14-6d91-423a-bc0d-9f9d4e2fb457"]}],"mendeley":{"formattedCitation":"&lt;sup&gt;45&lt;/sup&gt;","plainTextFormattedCitation":"45","previouslyFormattedCitation":"&lt;sup&gt;42&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45</w:t>
      </w:r>
      <w:r w:rsidRPr="00602B93">
        <w:rPr>
          <w:rFonts w:ascii="Arial" w:hAnsi="Arial" w:cs="Arial"/>
          <w:color w:val="000000"/>
          <w:sz w:val="24"/>
          <w:szCs w:val="24"/>
        </w:rPr>
        <w:fldChar w:fldCharType="end"/>
      </w:r>
      <w:r w:rsidRPr="00602B93">
        <w:rPr>
          <w:rFonts w:ascii="Arial" w:hAnsi="Arial" w:cs="Arial"/>
          <w:color w:val="000000"/>
          <w:sz w:val="24"/>
          <w:szCs w:val="24"/>
        </w:rPr>
        <w:t>. Variants were called and filtered with samtools and bcftools and manually inspected using Geneious</w:t>
      </w:r>
      <w:r w:rsidRPr="00602B93">
        <w:rPr>
          <w:rFonts w:ascii="Arial" w:hAnsi="Arial" w:cs="Arial"/>
          <w:color w:val="000000"/>
          <w:sz w:val="24"/>
          <w:szCs w:val="24"/>
        </w:rPr>
        <w:fldChar w:fldCharType="begin" w:fldLock="1"/>
      </w:r>
      <w:r w:rsidR="00333434">
        <w:rPr>
          <w:rFonts w:ascii="Arial" w:hAnsi="Arial" w:cs="Arial"/>
          <w:color w:val="000000"/>
          <w:sz w:val="24"/>
          <w:szCs w:val="24"/>
        </w:rPr>
        <w:instrText>ADDIN CSL_CITATION {"citationItems":[{"id":"ITEM-1","itemData":{"DOI":"10.1093/bioinformatics/btp352","ISSN":"13674803","PMID":"19505943","abstract":"Summary: The Sequence Alignment/Map (SAM) format is a generic alignment format for storing read alignments against reference sequences, supporting short and long reads (up to 128 Mbp) produced by different sequencing platforms. It is flexible in style, compact in size, efficient in random access and is the format in which alignments from the 1000 Genomes Project are released. SAM tools implements various utilities for post-processing alignments in the SAM format, such as indexing, variant caller and alignment viewer, and thus provides universal tools for processing read alignments. © 2009 The Author(s).","author":[{"dropping-particle":"","family":"Li","given":"Heng","non-dropping-particle":"","parse-names":false,"suffix":""},{"dropping-particle":"","family":"Handsaker","given":"Bob","non-dropping-particle":"","parse-names":false,"suffix":""},{"dropping-particle":"","family":"Wysoker","given":"Alec","non-dropping-particle":"","parse-names":false,"suffix":""},{"dropping-particle":"","family":"Fennell","given":"Tim","non-dropping-particle":"","parse-names":false,"suffix":""},{"dropping-particle":"","family":"Ruan","given":"Jue","non-dropping-particle":"","parse-names":false,"suffix":""},{"dropping-particle":"","family":"Homer","given":"Nils","non-dropping-particle":"","parse-names":false,"suffix":""},{"dropping-particle":"","family":"Marth","given":"Gabor","non-dropping-particle":"","parse-names":false,"suffix":""},{"dropping-particle":"","family":"Abecasis","given":"Goncalo","non-dropping-particle":"","parse-names":false,"suffix":""},{"dropping-particle":"","family":"Durbin","given":"Richard","non-dropping-particle":"","parse-names":false,"suffix":""}],"container-title":"Bioinformatics","id":"ITEM-1","issued":{"date-parts":[["2009"]]},"title":"The Sequence Alignment/Map format and SAMtools","type":"article-journal"},"uris":["http://www.mendeley.com/documents/?uuid=7c395c3c-c5cd-4dd0-b300-10a3692653fe"]},{"id":"ITEM-2","itemData":{"DOI":"10.1093/bioinformatics/btr509","ISSN":"13674803","PMID":"21903627","abstract":"Motivation: Most existing methods for DNA sequence analysis rely on accurate sequences or genotypes. However, in applications of the next-generation sequencing (NGS), accurate genotypes may not be easily obtained (e.g. multi-sample low-coverage sequencing or somatic mutation discovery). These applications press for the development of new methods for analyzing sequence data with uncertainty. Results: We present a statistical framework for calling SNPs, discovering somatic mutations, inferring population genetical parameters and performing association tests directly based on sequencing data without explicit genotyping or linkage-based imputation. On real data, we demonstrate that our method achieves comparable accuracy to alternative methods for estimating site allele count, for inferring allele frequency spectrum and for association mapping. We also highlight the necessity of using symmetric datasets for finding somatic mutations and confirm that for discovering rare events, mismapping is frequently the leading source of errors. © The Author 2011. Published by Oxford University Press. All rights reserved.","author":[{"dropping-particle":"","family":"Li","given":"Heng","non-dropping-particle":"","parse-names":false,"suffix":""}],"container-title":"Bioinformatics","id":"ITEM-2","issued":{"date-parts":[["2011"]]},"title":"A statistical framework for SNP calling, mutation discovery, association mapping and population genetical parameter estimation from sequencing data","type":"article-journal"},"uris":["http://www.mendeley.com/documents/?uuid=072bceae-c1e0-4a47-b327-879efe8dda43"]},{"id":"ITEM-3","itemData":{"DOI":"10.1093/bioinformatics/bts199","ISSN":"13674803","PMID":"22543367","abstract":"The two main functions of bioinformatics are the organization and analysis of biological data using computational resources. Geneious Basic has been designed to be an easy-to-use and flexible desktop software application framework for the organization and analysis of biological data, with a focus on molecular sequences and related data types. It integrates numerous industry-standard discovery analysis tools, with interactive visualizations to generate publication-ready images. One key contribution to researchers in the life sciences is the Geneious public application programming interface (API) that affords the ability to leverage the existing framework of the Geneious Basic software platform for virtually unlimited extension and customization. The result is an increase in the speed and quality of development of computation tools for the life sciences, due to the functionality and graphical user interface available to the developer through the public API. Geneious Basic represents an ideal platform for the bioinformatics community to leverage existing components and to integrate their own specific requirements for the discovery, analysis and visualization of biological data. © The Author(s) 2012. Published by Oxford University Press.","author":[{"dropping-particle":"","family":"Kearse","given":"Matthew","non-dropping-particle":"","parse-names":false,"suffix":""},{"dropping-particle":"","family":"Moir","given":"Richard","non-dropping-particle":"","parse-names":false,"suffix":""},{"dropping-particle":"","family":"Wilson","given":"Amy","non-dropping-particle":"","parse-names":false,"suffix":""},{"dropping-particle":"","family":"Stones-Havas","given":"Steven","non-dropping-particle":"","parse-names":false,"suffix":""},{"dropping-particle":"","family":"Cheung","given":"Matthew","non-dropping-particle":"","parse-names":false,"suffix":""},{"dropping-particle":"","family":"Sturrock","given":"Shane","non-dropping-particle":"","parse-names":false,"suffix":""},{"dropping-particle":"","family":"Buxton","given":"Simon","non-dropping-particle":"","parse-names":false,"suffix":""},{"dropping-particle":"","family":"Cooper","given":"Alex","non-dropping-particle":"","parse-names":false,"suffix":""},{"dropping-particle":"","family":"Markowitz","given":"Sidney","non-dropping-particle":"","parse-names":false,"suffix":""},{"dropping-particle":"","family":"Duran","given":"Chris","non-dropping-particle":"","parse-names":false,"suffix":""},{"dropping-particle":"","family":"Thierer","given":"Tobias","non-dropping-particle":"","parse-names":false,"suffix":""},{"dropping-particle":"","family":"Ashton","given":"Bruce","non-dropping-particle":"","parse-names":false,"suffix":""},{"dropping-particle":"","family":"Meintjes","given":"Peter","non-dropping-particle":"","parse-names":false,"suffix":""},{"dropping-particle":"","family":"Drummond","given":"Alexei","non-dropping-particle":"","parse-names":false,"suffix":""}],"container-title":"Bioinformatics","id":"ITEM-3","issued":{"date-parts":[["2012"]]},"title":"Geneious Basic: An integrated and extendable desktop software platform for the organization and analysis of sequence data","type":"article-journal"},"uris":["http://www.mendeley.com/documents/?uuid=0cf8772b-41f0-4623-bbee-aafac94f174a"]}],"mendeley":{"formattedCitation":"&lt;sup&gt;46–48&lt;/sup&gt;","plainTextFormattedCitation":"46–48","previouslyFormattedCitation":"&lt;sup&gt;43–45&lt;/sup&gt;"},"properties":{"noteIndex":0},"schema":"https://github.com/citation-style-language/schema/raw/master/csl-citation.json"}</w:instrText>
      </w:r>
      <w:r w:rsidRPr="00602B93">
        <w:rPr>
          <w:rFonts w:ascii="Arial" w:hAnsi="Arial" w:cs="Arial"/>
          <w:color w:val="000000"/>
          <w:sz w:val="24"/>
          <w:szCs w:val="24"/>
        </w:rPr>
        <w:fldChar w:fldCharType="separate"/>
      </w:r>
      <w:r w:rsidR="00333434" w:rsidRPr="00333434">
        <w:rPr>
          <w:rFonts w:ascii="Arial" w:hAnsi="Arial" w:cs="Arial"/>
          <w:noProof/>
          <w:color w:val="000000"/>
          <w:sz w:val="24"/>
          <w:szCs w:val="24"/>
          <w:vertAlign w:val="superscript"/>
        </w:rPr>
        <w:t>46–48</w:t>
      </w:r>
      <w:r w:rsidRPr="00602B93">
        <w:rPr>
          <w:rFonts w:ascii="Arial" w:hAnsi="Arial" w:cs="Arial"/>
          <w:color w:val="000000"/>
          <w:sz w:val="24"/>
          <w:szCs w:val="24"/>
        </w:rPr>
        <w:fldChar w:fldCharType="end"/>
      </w:r>
      <w:r w:rsidRPr="00602B93">
        <w:rPr>
          <w:rFonts w:ascii="Arial" w:hAnsi="Arial" w:cs="Arial"/>
          <w:color w:val="000000"/>
          <w:sz w:val="24"/>
          <w:szCs w:val="24"/>
        </w:rPr>
        <w:t xml:space="preserve">. All mutations are reported in </w:t>
      </w:r>
      <w:r w:rsidRPr="00602B93">
        <w:rPr>
          <w:rFonts w:ascii="Arial" w:hAnsi="Arial" w:cs="Arial"/>
          <w:b/>
          <w:bCs/>
          <w:color w:val="000000"/>
          <w:sz w:val="24"/>
          <w:szCs w:val="24"/>
        </w:rPr>
        <w:t>Table 1</w:t>
      </w:r>
      <w:r w:rsidRPr="00602B93">
        <w:rPr>
          <w:rFonts w:ascii="Arial" w:hAnsi="Arial" w:cs="Arial"/>
          <w:color w:val="000000"/>
          <w:sz w:val="24"/>
          <w:szCs w:val="24"/>
        </w:rPr>
        <w:t>.</w:t>
      </w:r>
      <w:r w:rsidR="00563D7E" w:rsidRPr="007C21EA">
        <w:rPr>
          <w:rFonts w:ascii="Arial" w:hAnsi="Arial" w:cs="Arial"/>
        </w:rPr>
        <w:br w:type="page"/>
      </w:r>
    </w:p>
    <w:p w14:paraId="0000005C" w14:textId="77777777" w:rsidR="000207FA" w:rsidRPr="007C21EA" w:rsidRDefault="00563D7E">
      <w:pPr>
        <w:spacing w:line="480" w:lineRule="auto"/>
        <w:rPr>
          <w:rFonts w:ascii="Arial" w:eastAsia="Cambria" w:hAnsi="Arial" w:cs="Arial"/>
          <w:b/>
          <w:sz w:val="24"/>
          <w:szCs w:val="24"/>
        </w:rPr>
      </w:pPr>
      <w:r w:rsidRPr="007C21EA">
        <w:rPr>
          <w:rFonts w:ascii="Arial" w:eastAsia="Cambria" w:hAnsi="Arial" w:cs="Arial"/>
          <w:b/>
          <w:sz w:val="24"/>
          <w:szCs w:val="24"/>
        </w:rPr>
        <w:lastRenderedPageBreak/>
        <w:t>DATA AVAILABILITY</w:t>
      </w:r>
    </w:p>
    <w:p w14:paraId="0000005D" w14:textId="57976E84" w:rsidR="000207FA" w:rsidRPr="007C21EA" w:rsidRDefault="00563D7E">
      <w:pPr>
        <w:spacing w:line="480" w:lineRule="auto"/>
        <w:rPr>
          <w:rFonts w:ascii="Arial" w:eastAsia="Cambria" w:hAnsi="Arial" w:cs="Arial"/>
          <w:sz w:val="24"/>
          <w:szCs w:val="24"/>
        </w:rPr>
      </w:pPr>
      <w:r w:rsidRPr="007C21EA">
        <w:rPr>
          <w:rFonts w:ascii="Arial" w:eastAsia="Cambria" w:hAnsi="Arial" w:cs="Arial"/>
          <w:sz w:val="24"/>
          <w:szCs w:val="24"/>
        </w:rPr>
        <w:t xml:space="preserve">Data from bacterial growth assays, phage qPCR, and code for analysis and making figures are available at </w:t>
      </w:r>
      <w:hyperlink r:id="rId13">
        <w:r w:rsidRPr="007C21EA">
          <w:rPr>
            <w:rFonts w:ascii="Arial" w:eastAsia="Cambria" w:hAnsi="Arial" w:cs="Arial"/>
            <w:color w:val="1155CC"/>
            <w:sz w:val="24"/>
            <w:szCs w:val="24"/>
            <w:u w:val="single"/>
          </w:rPr>
          <w:t>https://github.com/swandro/phage_cocktails</w:t>
        </w:r>
      </w:hyperlink>
      <w:r w:rsidRPr="007C21EA">
        <w:rPr>
          <w:rFonts w:ascii="Arial" w:eastAsia="Cambria" w:hAnsi="Arial" w:cs="Arial"/>
          <w:sz w:val="24"/>
          <w:szCs w:val="24"/>
        </w:rPr>
        <w:t>. Genomes for bacterial and phage strains used in this study will be uploaded to Genbank (Table S1, S2).</w:t>
      </w:r>
    </w:p>
    <w:p w14:paraId="489AFE94" w14:textId="7D254A74" w:rsidR="00E97150" w:rsidRPr="007C21EA" w:rsidRDefault="00E97150">
      <w:pPr>
        <w:spacing w:line="480" w:lineRule="auto"/>
        <w:rPr>
          <w:rFonts w:ascii="Arial" w:eastAsia="Cambria" w:hAnsi="Arial" w:cs="Arial"/>
          <w:sz w:val="24"/>
          <w:szCs w:val="24"/>
        </w:rPr>
      </w:pPr>
    </w:p>
    <w:p w14:paraId="78818B29" w14:textId="7D98A593" w:rsidR="00E97150" w:rsidRPr="007C21EA" w:rsidRDefault="00E97150" w:rsidP="00E97150">
      <w:pPr>
        <w:spacing w:line="480" w:lineRule="auto"/>
        <w:rPr>
          <w:rFonts w:ascii="Arial" w:eastAsia="Cambria" w:hAnsi="Arial" w:cs="Arial"/>
          <w:b/>
          <w:sz w:val="24"/>
          <w:szCs w:val="24"/>
        </w:rPr>
      </w:pPr>
      <w:r w:rsidRPr="007C21EA">
        <w:rPr>
          <w:rFonts w:ascii="Arial" w:eastAsia="Cambria" w:hAnsi="Arial" w:cs="Arial"/>
          <w:b/>
          <w:sz w:val="24"/>
          <w:szCs w:val="24"/>
        </w:rPr>
        <w:t>ACKNOWLEDGEMENTS</w:t>
      </w:r>
    </w:p>
    <w:p w14:paraId="1AA64A6A" w14:textId="047D2003" w:rsidR="00E97150" w:rsidRPr="00581360" w:rsidRDefault="007C75C9" w:rsidP="002E1009">
      <w:pPr>
        <w:spacing w:line="480" w:lineRule="auto"/>
        <w:rPr>
          <w:sz w:val="24"/>
          <w:szCs w:val="24"/>
        </w:rPr>
      </w:pPr>
      <w:r>
        <w:rPr>
          <w:rFonts w:ascii="Arial" w:eastAsia="Cambria" w:hAnsi="Arial" w:cs="Arial"/>
          <w:sz w:val="24"/>
          <w:szCs w:val="24"/>
        </w:rPr>
        <w:t xml:space="preserve">We would like to acknowledge </w:t>
      </w:r>
      <w:r w:rsidRPr="00602B93">
        <w:rPr>
          <w:rFonts w:ascii="Arial" w:eastAsia="Cambria" w:hAnsi="Arial" w:cs="Arial"/>
          <w:color w:val="000000" w:themeColor="text1"/>
          <w:sz w:val="24"/>
          <w:szCs w:val="24"/>
        </w:rPr>
        <w:t>the</w:t>
      </w:r>
      <w:r w:rsidR="00602B93">
        <w:rPr>
          <w:rFonts w:ascii="Arial" w:eastAsia="Cambria" w:hAnsi="Arial" w:cs="Arial"/>
          <w:color w:val="000000" w:themeColor="text1"/>
          <w:sz w:val="24"/>
          <w:szCs w:val="24"/>
        </w:rPr>
        <w:t xml:space="preserve"> Orange County Sanitation District</w:t>
      </w:r>
      <w:r w:rsidRPr="00602B93">
        <w:rPr>
          <w:rFonts w:ascii="Arial" w:eastAsia="Cambria" w:hAnsi="Arial" w:cs="Arial"/>
          <w:color w:val="000000" w:themeColor="text1"/>
          <w:sz w:val="24"/>
          <w:szCs w:val="24"/>
        </w:rPr>
        <w:t xml:space="preserve"> for providing </w:t>
      </w:r>
      <w:r>
        <w:rPr>
          <w:rFonts w:ascii="Arial" w:eastAsia="Cambria" w:hAnsi="Arial" w:cs="Arial"/>
          <w:sz w:val="24"/>
          <w:szCs w:val="24"/>
        </w:rPr>
        <w:t xml:space="preserve">influent samples from which some of the phages were isolated, a T32 training grant to </w:t>
      </w:r>
      <w:r w:rsidRPr="00581360">
        <w:rPr>
          <w:rFonts w:ascii="Arial" w:eastAsia="Cambria" w:hAnsi="Arial" w:cs="Arial"/>
          <w:color w:val="000000" w:themeColor="text1"/>
          <w:sz w:val="24"/>
          <w:szCs w:val="24"/>
        </w:rPr>
        <w:t>Stephen Wandro (</w:t>
      </w:r>
      <w:r w:rsidR="00581360" w:rsidRPr="00581360">
        <w:rPr>
          <w:rFonts w:ascii="Arial" w:hAnsi="Arial" w:cs="Arial"/>
          <w:color w:val="000000" w:themeColor="text1"/>
          <w:sz w:val="24"/>
          <w:szCs w:val="24"/>
        </w:rPr>
        <w:t>T32AI007319</w:t>
      </w:r>
      <w:r w:rsidRPr="00581360">
        <w:rPr>
          <w:rFonts w:ascii="Arial" w:eastAsia="Cambria" w:hAnsi="Arial" w:cs="Arial"/>
          <w:color w:val="000000" w:themeColor="text1"/>
          <w:sz w:val="24"/>
          <w:szCs w:val="24"/>
        </w:rPr>
        <w:t>), an R21 awarded to Katrine Whiteson and David Pride (</w:t>
      </w:r>
      <w:r w:rsidR="00581360" w:rsidRPr="00581360">
        <w:rPr>
          <w:rFonts w:ascii="Arial" w:hAnsi="Arial" w:cs="Arial"/>
          <w:color w:val="000000" w:themeColor="text1"/>
          <w:sz w:val="24"/>
          <w:szCs w:val="24"/>
        </w:rPr>
        <w:t>R21AI149354</w:t>
      </w:r>
      <w:r w:rsidRPr="00581360">
        <w:rPr>
          <w:rFonts w:ascii="Arial" w:eastAsia="Cambria" w:hAnsi="Arial" w:cs="Arial"/>
          <w:color w:val="000000" w:themeColor="text1"/>
          <w:sz w:val="24"/>
          <w:szCs w:val="24"/>
        </w:rPr>
        <w:t xml:space="preserve">) and </w:t>
      </w:r>
      <w:r>
        <w:rPr>
          <w:rFonts w:ascii="Arial" w:eastAsia="Cambria" w:hAnsi="Arial" w:cs="Arial"/>
          <w:sz w:val="24"/>
          <w:szCs w:val="24"/>
        </w:rPr>
        <w:t>the UC San Diego Health Clinical Microbiology Laboratory.</w:t>
      </w:r>
    </w:p>
    <w:p w14:paraId="0000005E" w14:textId="77777777" w:rsidR="000207FA" w:rsidRPr="007C21EA" w:rsidRDefault="000207FA">
      <w:pPr>
        <w:rPr>
          <w:rFonts w:ascii="Arial" w:hAnsi="Arial" w:cs="Arial"/>
        </w:rPr>
      </w:pPr>
    </w:p>
    <w:p w14:paraId="0000005F" w14:textId="77777777" w:rsidR="000207FA" w:rsidRPr="007C21EA" w:rsidRDefault="00563D7E">
      <w:pPr>
        <w:rPr>
          <w:rFonts w:ascii="Arial" w:hAnsi="Arial" w:cs="Arial"/>
        </w:rPr>
      </w:pPr>
      <w:r w:rsidRPr="007C21EA">
        <w:rPr>
          <w:rFonts w:ascii="Arial" w:hAnsi="Arial" w:cs="Arial"/>
        </w:rPr>
        <w:br w:type="page"/>
      </w:r>
    </w:p>
    <w:p w14:paraId="00000060" w14:textId="777777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FIGURES AND TABLES</w:t>
      </w:r>
    </w:p>
    <w:p w14:paraId="00000061" w14:textId="4FF28281"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sz w:val="24"/>
          <w:szCs w:val="24"/>
        </w:rPr>
        <w:t xml:space="preserve">Figure 1.  </w:t>
      </w:r>
      <w:r w:rsidRPr="007C21EA">
        <w:rPr>
          <w:rFonts w:ascii="Arial" w:eastAsia="Cambria" w:hAnsi="Arial" w:cs="Arial"/>
          <w:sz w:val="24"/>
          <w:szCs w:val="24"/>
        </w:rPr>
        <w:t>Host range</w:t>
      </w:r>
      <w:r w:rsidR="00786B17" w:rsidRPr="007C21EA">
        <w:rPr>
          <w:rFonts w:ascii="Arial" w:eastAsia="Cambria" w:hAnsi="Arial" w:cs="Arial"/>
          <w:sz w:val="24"/>
          <w:szCs w:val="24"/>
        </w:rPr>
        <w:t>s</w:t>
      </w:r>
      <w:r w:rsidRPr="007C21EA">
        <w:rPr>
          <w:rFonts w:ascii="Arial" w:eastAsia="Cambria" w:hAnsi="Arial" w:cs="Arial"/>
          <w:sz w:val="24"/>
          <w:szCs w:val="24"/>
        </w:rPr>
        <w:t xml:space="preserve"> of </w:t>
      </w:r>
      <w:r w:rsidRPr="007C21EA">
        <w:rPr>
          <w:rFonts w:ascii="Arial" w:eastAsia="Cambria" w:hAnsi="Arial" w:cs="Arial"/>
          <w:i/>
          <w:sz w:val="24"/>
          <w:szCs w:val="24"/>
        </w:rPr>
        <w:t>Enterococcus</w:t>
      </w:r>
      <w:r w:rsidRPr="007C21EA">
        <w:rPr>
          <w:rFonts w:ascii="Arial" w:eastAsia="Cambria" w:hAnsi="Arial" w:cs="Arial"/>
          <w:sz w:val="24"/>
          <w:szCs w:val="24"/>
        </w:rPr>
        <w:t xml:space="preserve"> phages</w:t>
      </w:r>
      <w:r w:rsidR="00786B17" w:rsidRPr="007C21EA">
        <w:rPr>
          <w:rFonts w:ascii="Arial" w:eastAsia="Cambria" w:hAnsi="Arial" w:cs="Arial"/>
          <w:sz w:val="24"/>
          <w:szCs w:val="24"/>
        </w:rPr>
        <w:t xml:space="preserve"> as determined using </w:t>
      </w:r>
      <w:r w:rsidRPr="007C21EA">
        <w:rPr>
          <w:rFonts w:ascii="Arial" w:eastAsia="Cambria" w:hAnsi="Arial" w:cs="Arial"/>
          <w:sz w:val="24"/>
          <w:szCs w:val="24"/>
        </w:rPr>
        <w:t>plaque assays</w:t>
      </w:r>
      <w:r w:rsidR="00786B17" w:rsidRPr="007C21EA">
        <w:rPr>
          <w:rFonts w:ascii="Arial" w:eastAsia="Cambria" w:hAnsi="Arial" w:cs="Arial"/>
          <w:sz w:val="24"/>
          <w:szCs w:val="24"/>
        </w:rPr>
        <w:t xml:space="preserve">. </w:t>
      </w:r>
      <w:r w:rsidR="00C36536" w:rsidRPr="007C21EA">
        <w:rPr>
          <w:rFonts w:ascii="Arial" w:eastAsia="Cambria" w:hAnsi="Arial" w:cs="Arial"/>
          <w:sz w:val="24"/>
          <w:szCs w:val="24"/>
        </w:rPr>
        <w:t xml:space="preserve">Complete lysis is indicated by </w:t>
      </w:r>
      <w:r w:rsidRPr="007C21EA">
        <w:rPr>
          <w:rFonts w:ascii="Arial" w:eastAsia="Cambria" w:hAnsi="Arial" w:cs="Arial"/>
          <w:sz w:val="24"/>
          <w:szCs w:val="24"/>
        </w:rPr>
        <w:t xml:space="preserve">orange boxes and white boxes represent no lysis. Several vancomycin sensitive </w:t>
      </w:r>
      <w:r w:rsidR="00C36536" w:rsidRPr="007C21EA">
        <w:rPr>
          <w:rFonts w:ascii="Arial" w:eastAsia="Cambria" w:hAnsi="Arial" w:cs="Arial"/>
          <w:sz w:val="24"/>
          <w:szCs w:val="24"/>
        </w:rPr>
        <w:t xml:space="preserve">(light grey boxes around strain names) </w:t>
      </w:r>
      <w:r w:rsidRPr="007C21EA">
        <w:rPr>
          <w:rFonts w:ascii="Arial" w:eastAsia="Cambria" w:hAnsi="Arial" w:cs="Arial"/>
          <w:sz w:val="24"/>
          <w:szCs w:val="24"/>
        </w:rPr>
        <w:t>and vancomycin resistant</w:t>
      </w:r>
      <w:r w:rsidR="00C36536" w:rsidRPr="007C21EA">
        <w:rPr>
          <w:rFonts w:ascii="Arial" w:eastAsia="Cambria" w:hAnsi="Arial" w:cs="Arial"/>
          <w:sz w:val="24"/>
          <w:szCs w:val="24"/>
        </w:rPr>
        <w:t xml:space="preserve"> (dark grey boxes around strain names)</w:t>
      </w:r>
      <w:r w:rsidRPr="007C21EA">
        <w:rPr>
          <w:rFonts w:ascii="Arial" w:eastAsia="Cambria" w:hAnsi="Arial" w:cs="Arial"/>
          <w:sz w:val="24"/>
          <w:szCs w:val="24"/>
        </w:rPr>
        <w:t xml:space="preserve"> </w:t>
      </w:r>
      <w:r w:rsidRPr="007C21EA">
        <w:rPr>
          <w:rFonts w:ascii="Arial" w:eastAsia="Cambria" w:hAnsi="Arial" w:cs="Arial"/>
          <w:i/>
          <w:sz w:val="24"/>
          <w:szCs w:val="24"/>
        </w:rPr>
        <w:t>Enterococcus</w:t>
      </w:r>
      <w:r w:rsidRPr="007C21EA">
        <w:rPr>
          <w:rFonts w:ascii="Arial" w:eastAsia="Cambria" w:hAnsi="Arial" w:cs="Arial"/>
          <w:sz w:val="24"/>
          <w:szCs w:val="24"/>
        </w:rPr>
        <w:t xml:space="preserve"> isolates were used for this study.</w:t>
      </w:r>
    </w:p>
    <w:p w14:paraId="00000062" w14:textId="77777777" w:rsidR="000207FA" w:rsidRPr="007C21EA" w:rsidRDefault="00563D7E">
      <w:pPr>
        <w:spacing w:line="480" w:lineRule="auto"/>
        <w:rPr>
          <w:rFonts w:ascii="Arial" w:eastAsia="Cambria" w:hAnsi="Arial" w:cs="Arial"/>
          <w:b/>
          <w:sz w:val="24"/>
          <w:szCs w:val="24"/>
          <w:highlight w:val="white"/>
        </w:rPr>
      </w:pPr>
      <w:r w:rsidRPr="007C21EA">
        <w:rPr>
          <w:rFonts w:ascii="Arial" w:eastAsia="Cambria" w:hAnsi="Arial" w:cs="Arial"/>
          <w:b/>
          <w:noProof/>
          <w:sz w:val="24"/>
          <w:szCs w:val="24"/>
          <w:highlight w:val="white"/>
        </w:rPr>
        <w:drawing>
          <wp:inline distT="114300" distB="114300" distL="114300" distR="114300" wp14:anchorId="2CB256C8" wp14:editId="50B7FCCA">
            <wp:extent cx="6691313" cy="2307349"/>
            <wp:effectExtent l="0" t="0" r="0" b="0"/>
            <wp:docPr id="30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6691313" cy="2307349"/>
                    </a:xfrm>
                    <a:prstGeom prst="rect">
                      <a:avLst/>
                    </a:prstGeom>
                    <a:ln/>
                  </pic:spPr>
                </pic:pic>
              </a:graphicData>
            </a:graphic>
          </wp:inline>
        </w:drawing>
      </w:r>
    </w:p>
    <w:p w14:paraId="00000063" w14:textId="77777777" w:rsidR="000207FA" w:rsidRPr="007C21EA" w:rsidRDefault="000207FA">
      <w:pPr>
        <w:spacing w:line="480" w:lineRule="auto"/>
        <w:rPr>
          <w:rFonts w:ascii="Arial" w:eastAsia="Cambria" w:hAnsi="Arial" w:cs="Arial"/>
          <w:b/>
          <w:sz w:val="24"/>
          <w:szCs w:val="24"/>
          <w:highlight w:val="white"/>
        </w:rPr>
      </w:pPr>
      <w:bookmarkStart w:id="422" w:name="_heading=h.afnrqi13vvm8" w:colFirst="0" w:colLast="0"/>
      <w:bookmarkEnd w:id="422"/>
    </w:p>
    <w:p w14:paraId="00000064" w14:textId="77777777" w:rsidR="000207FA" w:rsidRPr="007C21EA" w:rsidRDefault="000207FA">
      <w:pPr>
        <w:spacing w:line="480" w:lineRule="auto"/>
        <w:rPr>
          <w:rFonts w:ascii="Arial" w:eastAsia="Cambria" w:hAnsi="Arial" w:cs="Arial"/>
          <w:b/>
          <w:sz w:val="24"/>
          <w:szCs w:val="24"/>
          <w:highlight w:val="white"/>
        </w:rPr>
      </w:pPr>
      <w:bookmarkStart w:id="423" w:name="_heading=h.xykt54mfbkus" w:colFirst="0" w:colLast="0"/>
      <w:bookmarkEnd w:id="423"/>
    </w:p>
    <w:p w14:paraId="00000065" w14:textId="77777777" w:rsidR="000207FA" w:rsidRPr="007C21EA" w:rsidRDefault="000207FA">
      <w:pPr>
        <w:spacing w:line="480" w:lineRule="auto"/>
        <w:rPr>
          <w:rFonts w:ascii="Arial" w:eastAsia="Cambria" w:hAnsi="Arial" w:cs="Arial"/>
          <w:b/>
          <w:sz w:val="24"/>
          <w:szCs w:val="24"/>
          <w:highlight w:val="white"/>
        </w:rPr>
      </w:pPr>
      <w:bookmarkStart w:id="424" w:name="_heading=h.ft9w6g2wmnb0" w:colFirst="0" w:colLast="0"/>
      <w:bookmarkEnd w:id="424"/>
    </w:p>
    <w:p w14:paraId="00000066" w14:textId="77777777" w:rsidR="000207FA" w:rsidRPr="007C21EA" w:rsidRDefault="000207FA">
      <w:pPr>
        <w:spacing w:line="480" w:lineRule="auto"/>
        <w:rPr>
          <w:rFonts w:ascii="Arial" w:eastAsia="Cambria" w:hAnsi="Arial" w:cs="Arial"/>
          <w:b/>
          <w:sz w:val="24"/>
          <w:szCs w:val="24"/>
          <w:highlight w:val="white"/>
        </w:rPr>
      </w:pPr>
      <w:bookmarkStart w:id="425" w:name="_heading=h.1w76jvaat9zs" w:colFirst="0" w:colLast="0"/>
      <w:bookmarkEnd w:id="425"/>
    </w:p>
    <w:p w14:paraId="00000067" w14:textId="77777777" w:rsidR="000207FA" w:rsidRPr="007C21EA" w:rsidRDefault="000207FA">
      <w:pPr>
        <w:spacing w:line="480" w:lineRule="auto"/>
        <w:rPr>
          <w:rFonts w:ascii="Arial" w:eastAsia="Cambria" w:hAnsi="Arial" w:cs="Arial"/>
          <w:b/>
          <w:sz w:val="24"/>
          <w:szCs w:val="24"/>
          <w:highlight w:val="white"/>
        </w:rPr>
      </w:pPr>
      <w:bookmarkStart w:id="426" w:name="_heading=h.hhtjkvacmy41" w:colFirst="0" w:colLast="0"/>
      <w:bookmarkEnd w:id="426"/>
    </w:p>
    <w:p w14:paraId="00000068" w14:textId="77777777" w:rsidR="000207FA" w:rsidRPr="007C21EA" w:rsidRDefault="000207FA">
      <w:pPr>
        <w:spacing w:line="480" w:lineRule="auto"/>
        <w:rPr>
          <w:rFonts w:ascii="Arial" w:eastAsia="Cambria" w:hAnsi="Arial" w:cs="Arial"/>
          <w:b/>
          <w:sz w:val="24"/>
          <w:szCs w:val="24"/>
          <w:highlight w:val="white"/>
        </w:rPr>
      </w:pPr>
      <w:bookmarkStart w:id="427" w:name="_heading=h.zh1kptxtf2h" w:colFirst="0" w:colLast="0"/>
      <w:bookmarkEnd w:id="427"/>
    </w:p>
    <w:p w14:paraId="00000069" w14:textId="77777777" w:rsidR="000207FA" w:rsidRPr="007C21EA" w:rsidRDefault="000207FA">
      <w:pPr>
        <w:spacing w:line="480" w:lineRule="auto"/>
        <w:rPr>
          <w:rFonts w:ascii="Arial" w:eastAsia="Cambria" w:hAnsi="Arial" w:cs="Arial"/>
          <w:b/>
          <w:sz w:val="24"/>
          <w:szCs w:val="24"/>
          <w:highlight w:val="white"/>
        </w:rPr>
      </w:pPr>
      <w:bookmarkStart w:id="428" w:name="_heading=h.u6rtsh8x8sc1" w:colFirst="0" w:colLast="0"/>
      <w:bookmarkEnd w:id="428"/>
    </w:p>
    <w:p w14:paraId="0000006A" w14:textId="77777777" w:rsidR="000207FA" w:rsidRPr="007C21EA" w:rsidRDefault="000207FA">
      <w:pPr>
        <w:spacing w:line="480" w:lineRule="auto"/>
        <w:rPr>
          <w:rFonts w:ascii="Arial" w:eastAsia="Cambria" w:hAnsi="Arial" w:cs="Arial"/>
          <w:b/>
          <w:sz w:val="24"/>
          <w:szCs w:val="24"/>
          <w:highlight w:val="white"/>
        </w:rPr>
      </w:pPr>
      <w:bookmarkStart w:id="429" w:name="_heading=h.l4xhvvbsc5jx" w:colFirst="0" w:colLast="0"/>
      <w:bookmarkEnd w:id="429"/>
    </w:p>
    <w:p w14:paraId="0000006B" w14:textId="77777777" w:rsidR="000207FA" w:rsidRPr="007C21EA" w:rsidRDefault="000207FA">
      <w:pPr>
        <w:spacing w:line="480" w:lineRule="auto"/>
        <w:rPr>
          <w:rFonts w:ascii="Arial" w:eastAsia="Cambria" w:hAnsi="Arial" w:cs="Arial"/>
          <w:b/>
          <w:sz w:val="24"/>
          <w:szCs w:val="24"/>
          <w:highlight w:val="white"/>
        </w:rPr>
      </w:pPr>
      <w:bookmarkStart w:id="430" w:name="_heading=h.i0zyc2h9nk6n" w:colFirst="0" w:colLast="0"/>
      <w:bookmarkEnd w:id="430"/>
    </w:p>
    <w:p w14:paraId="0000006C" w14:textId="77777777" w:rsidR="000207FA" w:rsidRPr="007C21EA" w:rsidRDefault="000207FA">
      <w:pPr>
        <w:spacing w:line="480" w:lineRule="auto"/>
        <w:rPr>
          <w:rFonts w:ascii="Arial" w:eastAsia="Cambria" w:hAnsi="Arial" w:cs="Arial"/>
          <w:b/>
          <w:sz w:val="24"/>
          <w:szCs w:val="24"/>
          <w:highlight w:val="white"/>
        </w:rPr>
      </w:pPr>
      <w:bookmarkStart w:id="431" w:name="_heading=h.df7nea8f2i0a" w:colFirst="0" w:colLast="0"/>
      <w:bookmarkEnd w:id="431"/>
    </w:p>
    <w:p w14:paraId="168D8129" w14:textId="77777777" w:rsidR="00400809" w:rsidRDefault="00400809">
      <w:pPr>
        <w:rPr>
          <w:ins w:id="432" w:author="Stephen Wandro" w:date="2021-04-29T15:17:00Z"/>
          <w:rFonts w:ascii="Arial" w:eastAsia="Cambria" w:hAnsi="Arial" w:cs="Arial"/>
          <w:b/>
          <w:sz w:val="24"/>
          <w:szCs w:val="24"/>
          <w:highlight w:val="white"/>
        </w:rPr>
      </w:pPr>
      <w:bookmarkStart w:id="433" w:name="_heading=h.32cnsof2doqs" w:colFirst="0" w:colLast="0"/>
      <w:bookmarkEnd w:id="433"/>
      <w:ins w:id="434" w:author="Stephen Wandro" w:date="2021-04-29T15:17:00Z">
        <w:r>
          <w:rPr>
            <w:rFonts w:ascii="Arial" w:eastAsia="Cambria" w:hAnsi="Arial" w:cs="Arial"/>
            <w:b/>
            <w:sz w:val="24"/>
            <w:szCs w:val="24"/>
            <w:highlight w:val="white"/>
          </w:rPr>
          <w:br w:type="page"/>
        </w:r>
      </w:ins>
    </w:p>
    <w:p w14:paraId="02075503" w14:textId="7AE9012B" w:rsidR="00400809" w:rsidRPr="002F7687" w:rsidRDefault="00400809" w:rsidP="009921B3">
      <w:pPr>
        <w:spacing w:line="480" w:lineRule="auto"/>
        <w:rPr>
          <w:ins w:id="435" w:author="Stephen Wandro" w:date="2021-04-29T15:25:00Z"/>
          <w:rFonts w:ascii="Arial" w:eastAsia="Cambria" w:hAnsi="Arial" w:cs="Arial"/>
          <w:bCs/>
          <w:sz w:val="24"/>
          <w:szCs w:val="24"/>
          <w:highlight w:val="white"/>
          <w:rPrChange w:id="436" w:author="Stephen Wandro" w:date="2021-04-29T15:28:00Z">
            <w:rPr>
              <w:ins w:id="437" w:author="Stephen Wandro" w:date="2021-04-29T15:25:00Z"/>
              <w:rFonts w:ascii="Arial" w:eastAsia="Cambria" w:hAnsi="Arial" w:cs="Arial"/>
              <w:bCs/>
              <w:sz w:val="24"/>
              <w:szCs w:val="24"/>
              <w:highlight w:val="white"/>
            </w:rPr>
          </w:rPrChange>
        </w:rPr>
        <w:pPrChange w:id="438" w:author="Stephen Wandro" w:date="2021-04-29T16:03:00Z">
          <w:pPr/>
        </w:pPrChange>
      </w:pPr>
      <w:ins w:id="439" w:author="Stephen Wandro" w:date="2021-04-29T15:18:00Z">
        <w:r w:rsidRPr="002F7687">
          <w:rPr>
            <w:rFonts w:ascii="Arial" w:eastAsia="Cambria" w:hAnsi="Arial" w:cs="Arial"/>
            <w:b/>
            <w:sz w:val="24"/>
            <w:szCs w:val="24"/>
            <w:highlight w:val="white"/>
            <w:rPrChange w:id="440" w:author="Stephen Wandro" w:date="2021-04-29T15:28:00Z">
              <w:rPr>
                <w:rFonts w:ascii="Arial" w:eastAsia="Cambria" w:hAnsi="Arial" w:cs="Arial"/>
                <w:b/>
                <w:sz w:val="24"/>
                <w:szCs w:val="24"/>
                <w:highlight w:val="white"/>
              </w:rPr>
            </w:rPrChange>
          </w:rPr>
          <w:lastRenderedPageBreak/>
          <w:t xml:space="preserve">Figure 2. </w:t>
        </w:r>
        <w:r w:rsidRPr="002F7687">
          <w:rPr>
            <w:rFonts w:ascii="Arial" w:eastAsia="Cambria" w:hAnsi="Arial" w:cs="Arial"/>
            <w:bCs/>
            <w:sz w:val="24"/>
            <w:szCs w:val="24"/>
            <w:highlight w:val="white"/>
            <w:rPrChange w:id="441" w:author="Stephen Wandro" w:date="2021-04-29T15:28:00Z">
              <w:rPr>
                <w:rFonts w:ascii="Arial" w:eastAsia="Cambria" w:hAnsi="Arial" w:cs="Arial"/>
                <w:bCs/>
                <w:sz w:val="24"/>
                <w:szCs w:val="24"/>
                <w:highlight w:val="white"/>
              </w:rPr>
            </w:rPrChange>
          </w:rPr>
          <w:t>Comparative genomics of major Myoviridae</w:t>
        </w:r>
      </w:ins>
      <w:ins w:id="442" w:author="Stephen Wandro" w:date="2021-04-29T15:24:00Z">
        <w:r w:rsidRPr="002F7687">
          <w:rPr>
            <w:rFonts w:ascii="Arial" w:eastAsia="Cambria" w:hAnsi="Arial" w:cs="Arial"/>
            <w:bCs/>
            <w:sz w:val="24"/>
            <w:szCs w:val="24"/>
            <w:highlight w:val="white"/>
            <w:rPrChange w:id="443" w:author="Stephen Wandro" w:date="2021-04-29T15:28:00Z">
              <w:rPr>
                <w:rFonts w:ascii="Arial" w:eastAsia="Cambria" w:hAnsi="Arial" w:cs="Arial"/>
                <w:bCs/>
                <w:sz w:val="24"/>
                <w:szCs w:val="24"/>
                <w:highlight w:val="white"/>
              </w:rPr>
            </w:rPrChange>
          </w:rPr>
          <w:t xml:space="preserve"> (</w:t>
        </w:r>
      </w:ins>
      <w:ins w:id="444" w:author="Stephen Wandro" w:date="2021-04-29T15:25:00Z">
        <w:r w:rsidRPr="002F7687">
          <w:rPr>
            <w:rFonts w:ascii="Arial" w:eastAsia="Cambria" w:hAnsi="Arial" w:cs="Arial"/>
            <w:sz w:val="24"/>
            <w:szCs w:val="24"/>
            <w:rPrChange w:id="445" w:author="Stephen Wandro" w:date="2021-04-29T15:28:00Z">
              <w:rPr>
                <w:rFonts w:ascii="Arial" w:eastAsia="Cambria" w:hAnsi="Arial" w:cs="Arial"/>
              </w:rPr>
            </w:rPrChange>
          </w:rPr>
          <w:t xml:space="preserve">Kochiodavirus and </w:t>
        </w:r>
        <w:r w:rsidRPr="002F7687">
          <w:rPr>
            <w:rFonts w:ascii="Arial" w:eastAsia="Cambria" w:hAnsi="Arial" w:cs="Arial"/>
            <w:sz w:val="24"/>
            <w:szCs w:val="24"/>
            <w:highlight w:val="white"/>
            <w:rPrChange w:id="446" w:author="Stephen Wandro" w:date="2021-04-29T15:28:00Z">
              <w:rPr>
                <w:rFonts w:ascii="Arial" w:eastAsia="Cambria" w:hAnsi="Arial" w:cs="Arial"/>
                <w:highlight w:val="white"/>
              </w:rPr>
            </w:rPrChange>
          </w:rPr>
          <w:t>Schiekvirus</w:t>
        </w:r>
      </w:ins>
    </w:p>
    <w:p w14:paraId="50879783" w14:textId="6D13638D" w:rsidR="00400809" w:rsidRPr="002F7687" w:rsidRDefault="00400809" w:rsidP="009921B3">
      <w:pPr>
        <w:spacing w:line="480" w:lineRule="auto"/>
        <w:rPr>
          <w:ins w:id="447" w:author="Stephen Wandro" w:date="2021-04-29T15:18:00Z"/>
          <w:rFonts w:ascii="Arial" w:eastAsia="Cambria" w:hAnsi="Arial" w:cs="Arial"/>
          <w:bCs/>
          <w:sz w:val="24"/>
          <w:szCs w:val="24"/>
          <w:highlight w:val="white"/>
          <w:rPrChange w:id="448" w:author="Stephen Wandro" w:date="2021-04-29T15:28:00Z">
            <w:rPr>
              <w:ins w:id="449" w:author="Stephen Wandro" w:date="2021-04-29T15:18:00Z"/>
              <w:rFonts w:ascii="Arial" w:eastAsia="Cambria" w:hAnsi="Arial" w:cs="Arial"/>
              <w:bCs/>
              <w:sz w:val="24"/>
              <w:szCs w:val="24"/>
              <w:highlight w:val="white"/>
            </w:rPr>
          </w:rPrChange>
        </w:rPr>
        <w:pPrChange w:id="450" w:author="Stephen Wandro" w:date="2021-04-29T16:03:00Z">
          <w:pPr/>
        </w:pPrChange>
      </w:pPr>
      <w:ins w:id="451" w:author="Stephen Wandro" w:date="2021-04-29T15:24:00Z">
        <w:r w:rsidRPr="002F7687">
          <w:rPr>
            <w:rFonts w:ascii="Arial" w:eastAsia="Cambria" w:hAnsi="Arial" w:cs="Arial"/>
            <w:bCs/>
            <w:sz w:val="24"/>
            <w:szCs w:val="24"/>
            <w:highlight w:val="white"/>
            <w:rPrChange w:id="452" w:author="Stephen Wandro" w:date="2021-04-29T15:28:00Z">
              <w:rPr>
                <w:rFonts w:ascii="Arial" w:eastAsia="Cambria" w:hAnsi="Arial" w:cs="Arial"/>
                <w:bCs/>
                <w:sz w:val="24"/>
                <w:szCs w:val="24"/>
                <w:highlight w:val="white"/>
              </w:rPr>
            </w:rPrChange>
          </w:rPr>
          <w:t xml:space="preserve"> genera)</w:t>
        </w:r>
      </w:ins>
      <w:ins w:id="453" w:author="Stephen Wandro" w:date="2021-04-29T15:18:00Z">
        <w:r w:rsidRPr="002F7687">
          <w:rPr>
            <w:rFonts w:ascii="Arial" w:eastAsia="Cambria" w:hAnsi="Arial" w:cs="Arial"/>
            <w:bCs/>
            <w:sz w:val="24"/>
            <w:szCs w:val="24"/>
            <w:highlight w:val="white"/>
            <w:rPrChange w:id="454" w:author="Stephen Wandro" w:date="2021-04-29T15:28:00Z">
              <w:rPr>
                <w:rFonts w:ascii="Arial" w:eastAsia="Cambria" w:hAnsi="Arial" w:cs="Arial"/>
                <w:bCs/>
                <w:sz w:val="24"/>
                <w:szCs w:val="24"/>
                <w:highlight w:val="white"/>
              </w:rPr>
            </w:rPrChange>
          </w:rPr>
          <w:t xml:space="preserve"> and Siphoviridae</w:t>
        </w:r>
      </w:ins>
      <w:ins w:id="455" w:author="Stephen Wandro" w:date="2021-04-29T15:24:00Z">
        <w:r w:rsidRPr="002F7687">
          <w:rPr>
            <w:rFonts w:ascii="Arial" w:eastAsia="Cambria" w:hAnsi="Arial" w:cs="Arial"/>
            <w:bCs/>
            <w:sz w:val="24"/>
            <w:szCs w:val="24"/>
            <w:highlight w:val="white"/>
            <w:rPrChange w:id="456" w:author="Stephen Wandro" w:date="2021-04-29T15:28:00Z">
              <w:rPr>
                <w:rFonts w:ascii="Arial" w:eastAsia="Cambria" w:hAnsi="Arial" w:cs="Arial"/>
                <w:bCs/>
                <w:sz w:val="24"/>
                <w:szCs w:val="24"/>
                <w:highlight w:val="white"/>
              </w:rPr>
            </w:rPrChange>
          </w:rPr>
          <w:t xml:space="preserve"> (</w:t>
        </w:r>
        <w:r w:rsidRPr="002F7687">
          <w:rPr>
            <w:rFonts w:ascii="Arial" w:eastAsia="Cambria" w:hAnsi="Arial" w:cs="Arial"/>
            <w:sz w:val="24"/>
            <w:szCs w:val="24"/>
            <w:rPrChange w:id="457" w:author="Stephen Wandro" w:date="2021-04-29T15:28:00Z">
              <w:rPr>
                <w:rFonts w:ascii="Arial" w:eastAsia="Cambria" w:hAnsi="Arial" w:cs="Arial"/>
              </w:rPr>
            </w:rPrChange>
          </w:rPr>
          <w:t>Saphexavirus genus)</w:t>
        </w:r>
      </w:ins>
      <w:ins w:id="458" w:author="Stephen Wandro" w:date="2021-04-29T15:18:00Z">
        <w:r w:rsidRPr="002F7687">
          <w:rPr>
            <w:rFonts w:ascii="Arial" w:eastAsia="Cambria" w:hAnsi="Arial" w:cs="Arial"/>
            <w:bCs/>
            <w:sz w:val="24"/>
            <w:szCs w:val="24"/>
            <w:highlight w:val="white"/>
            <w:rPrChange w:id="459" w:author="Stephen Wandro" w:date="2021-04-29T15:28:00Z">
              <w:rPr>
                <w:rFonts w:ascii="Arial" w:eastAsia="Cambria" w:hAnsi="Arial" w:cs="Arial"/>
                <w:bCs/>
                <w:sz w:val="24"/>
                <w:szCs w:val="24"/>
                <w:highlight w:val="white"/>
              </w:rPr>
            </w:rPrChange>
          </w:rPr>
          <w:t>.</w:t>
        </w:r>
      </w:ins>
      <w:ins w:id="460" w:author="Stephen Wandro" w:date="2021-04-29T15:23:00Z">
        <w:r w:rsidRPr="002F7687">
          <w:rPr>
            <w:rFonts w:ascii="Arial" w:eastAsia="Cambria" w:hAnsi="Arial" w:cs="Arial"/>
            <w:bCs/>
            <w:sz w:val="24"/>
            <w:szCs w:val="24"/>
            <w:highlight w:val="white"/>
            <w:rPrChange w:id="461" w:author="Stephen Wandro" w:date="2021-04-29T15:28:00Z">
              <w:rPr>
                <w:rFonts w:ascii="Arial" w:eastAsia="Cambria" w:hAnsi="Arial" w:cs="Arial"/>
                <w:bCs/>
                <w:sz w:val="24"/>
                <w:szCs w:val="24"/>
                <w:highlight w:val="white"/>
              </w:rPr>
            </w:rPrChange>
          </w:rPr>
          <w:t xml:space="preserve"> </w:t>
        </w:r>
        <w:r w:rsidRPr="002F7687">
          <w:rPr>
            <w:rFonts w:ascii="Arial" w:eastAsia="Cambria" w:hAnsi="Arial" w:cs="Arial"/>
            <w:b/>
            <w:sz w:val="24"/>
            <w:szCs w:val="24"/>
            <w:highlight w:val="white"/>
            <w:rPrChange w:id="462" w:author="Stephen Wandro" w:date="2021-04-29T15:28:00Z">
              <w:rPr>
                <w:rFonts w:ascii="Arial" w:eastAsia="Cambria" w:hAnsi="Arial" w:cs="Arial"/>
                <w:bCs/>
                <w:sz w:val="24"/>
                <w:szCs w:val="24"/>
                <w:highlight w:val="white"/>
              </w:rPr>
            </w:rPrChange>
          </w:rPr>
          <w:t>A</w:t>
        </w:r>
        <w:r w:rsidRPr="002F7687">
          <w:rPr>
            <w:rFonts w:ascii="Arial" w:eastAsia="Cambria" w:hAnsi="Arial" w:cs="Arial"/>
            <w:bCs/>
            <w:sz w:val="24"/>
            <w:szCs w:val="24"/>
            <w:highlight w:val="white"/>
            <w:rPrChange w:id="463" w:author="Stephen Wandro" w:date="2021-04-29T15:28:00Z">
              <w:rPr>
                <w:rFonts w:ascii="Arial" w:eastAsia="Cambria" w:hAnsi="Arial" w:cs="Arial"/>
                <w:bCs/>
                <w:sz w:val="24"/>
                <w:szCs w:val="24"/>
                <w:highlight w:val="white"/>
              </w:rPr>
            </w:rPrChange>
          </w:rPr>
          <w:t xml:space="preserve">) Phylogenetic tree made from core genome of </w:t>
        </w:r>
      </w:ins>
      <w:ins w:id="464" w:author="Stephen Wandro" w:date="2021-04-29T15:24:00Z">
        <w:r w:rsidRPr="002F7687">
          <w:rPr>
            <w:rFonts w:ascii="Arial" w:eastAsia="Cambria" w:hAnsi="Arial" w:cs="Arial"/>
            <w:bCs/>
            <w:sz w:val="24"/>
            <w:szCs w:val="24"/>
            <w:highlight w:val="white"/>
            <w:rPrChange w:id="465" w:author="Stephen Wandro" w:date="2021-04-29T15:28:00Z">
              <w:rPr>
                <w:rFonts w:ascii="Arial" w:eastAsia="Cambria" w:hAnsi="Arial" w:cs="Arial"/>
                <w:bCs/>
                <w:sz w:val="24"/>
                <w:szCs w:val="24"/>
                <w:highlight w:val="white"/>
              </w:rPr>
            </w:rPrChange>
          </w:rPr>
          <w:t>Siphoviriae phages</w:t>
        </w:r>
        <w:r w:rsidRPr="002F7687">
          <w:rPr>
            <w:rFonts w:ascii="Arial" w:eastAsia="Cambria" w:hAnsi="Arial" w:cs="Arial"/>
            <w:sz w:val="24"/>
            <w:szCs w:val="24"/>
            <w:rPrChange w:id="466" w:author="Stephen Wandro" w:date="2021-04-29T15:28:00Z">
              <w:rPr>
                <w:rFonts w:ascii="Arial" w:eastAsia="Cambria" w:hAnsi="Arial" w:cs="Arial"/>
              </w:rPr>
            </w:rPrChange>
          </w:rPr>
          <w:t xml:space="preserve">. </w:t>
        </w:r>
        <w:r w:rsidRPr="002F7687">
          <w:rPr>
            <w:rFonts w:ascii="Arial" w:eastAsia="Cambria" w:hAnsi="Arial" w:cs="Arial"/>
            <w:b/>
            <w:bCs/>
            <w:sz w:val="24"/>
            <w:szCs w:val="24"/>
            <w:rPrChange w:id="467" w:author="Stephen Wandro" w:date="2021-04-29T15:28:00Z">
              <w:rPr>
                <w:rFonts w:ascii="Arial" w:eastAsia="Cambria" w:hAnsi="Arial" w:cs="Arial"/>
              </w:rPr>
            </w:rPrChange>
          </w:rPr>
          <w:t>B</w:t>
        </w:r>
        <w:r w:rsidRPr="002F7687">
          <w:rPr>
            <w:rFonts w:ascii="Arial" w:eastAsia="Cambria" w:hAnsi="Arial" w:cs="Arial"/>
            <w:sz w:val="24"/>
            <w:szCs w:val="24"/>
            <w:rPrChange w:id="468" w:author="Stephen Wandro" w:date="2021-04-29T15:28:00Z">
              <w:rPr>
                <w:rFonts w:ascii="Arial" w:eastAsia="Cambria" w:hAnsi="Arial" w:cs="Arial"/>
              </w:rPr>
            </w:rPrChange>
          </w:rPr>
          <w:t>) Number of genes in Siphoviridae</w:t>
        </w:r>
      </w:ins>
      <w:ins w:id="469" w:author="Stephen Wandro" w:date="2021-04-29T15:25:00Z">
        <w:r w:rsidRPr="002F7687">
          <w:rPr>
            <w:rFonts w:ascii="Arial" w:eastAsia="Cambria" w:hAnsi="Arial" w:cs="Arial"/>
            <w:sz w:val="24"/>
            <w:szCs w:val="24"/>
            <w:rPrChange w:id="470" w:author="Stephen Wandro" w:date="2021-04-29T15:28:00Z">
              <w:rPr>
                <w:rFonts w:ascii="Arial" w:eastAsia="Cambria" w:hAnsi="Arial" w:cs="Arial"/>
              </w:rPr>
            </w:rPrChange>
          </w:rPr>
          <w:t xml:space="preserve"> core genome and accessory genome per phage. </w:t>
        </w:r>
        <w:r w:rsidRPr="002F7687">
          <w:rPr>
            <w:rFonts w:ascii="Arial" w:eastAsia="Cambria" w:hAnsi="Arial" w:cs="Arial"/>
            <w:b/>
            <w:bCs/>
            <w:sz w:val="24"/>
            <w:szCs w:val="24"/>
            <w:rPrChange w:id="471" w:author="Stephen Wandro" w:date="2021-04-29T15:28:00Z">
              <w:rPr>
                <w:rFonts w:ascii="Arial" w:eastAsia="Cambria" w:hAnsi="Arial" w:cs="Arial"/>
              </w:rPr>
            </w:rPrChange>
          </w:rPr>
          <w:t>C</w:t>
        </w:r>
        <w:r w:rsidRPr="002F7687">
          <w:rPr>
            <w:rFonts w:ascii="Arial" w:eastAsia="Cambria" w:hAnsi="Arial" w:cs="Arial"/>
            <w:sz w:val="24"/>
            <w:szCs w:val="24"/>
            <w:rPrChange w:id="472" w:author="Stephen Wandro" w:date="2021-04-29T15:28:00Z">
              <w:rPr>
                <w:rFonts w:ascii="Arial" w:eastAsia="Cambria" w:hAnsi="Arial" w:cs="Arial"/>
              </w:rPr>
            </w:rPrChange>
          </w:rPr>
          <w:t>) Layout of genes in a representative Siphov</w:t>
        </w:r>
      </w:ins>
      <w:ins w:id="473" w:author="Stephen Wandro" w:date="2021-04-29T15:26:00Z">
        <w:r w:rsidRPr="002F7687">
          <w:rPr>
            <w:rFonts w:ascii="Arial" w:eastAsia="Cambria" w:hAnsi="Arial" w:cs="Arial"/>
            <w:sz w:val="24"/>
            <w:szCs w:val="24"/>
            <w:rPrChange w:id="474" w:author="Stephen Wandro" w:date="2021-04-29T15:28:00Z">
              <w:rPr>
                <w:rFonts w:ascii="Arial" w:eastAsia="Cambria" w:hAnsi="Arial" w:cs="Arial"/>
              </w:rPr>
            </w:rPrChange>
          </w:rPr>
          <w:t>iridae genome (phage SDS1) with</w:t>
        </w:r>
      </w:ins>
      <w:ins w:id="475" w:author="Stephen Wandro" w:date="2021-04-29T15:27:00Z">
        <w:r w:rsidRPr="002F7687">
          <w:rPr>
            <w:rFonts w:ascii="Arial" w:eastAsia="Cambria" w:hAnsi="Arial" w:cs="Arial"/>
            <w:sz w:val="24"/>
            <w:szCs w:val="24"/>
            <w:rPrChange w:id="476" w:author="Stephen Wandro" w:date="2021-04-29T15:28:00Z">
              <w:rPr>
                <w:rFonts w:ascii="Arial" w:eastAsia="Cambria" w:hAnsi="Arial" w:cs="Arial"/>
              </w:rPr>
            </w:rPrChange>
          </w:rPr>
          <w:t xml:space="preserve"> known genes annotated</w:t>
        </w:r>
      </w:ins>
      <w:ins w:id="477" w:author="Stephen Wandro" w:date="2021-04-29T15:26:00Z">
        <w:r w:rsidRPr="002F7687">
          <w:rPr>
            <w:rFonts w:ascii="Arial" w:eastAsia="Cambria" w:hAnsi="Arial" w:cs="Arial"/>
            <w:sz w:val="24"/>
            <w:szCs w:val="24"/>
            <w:rPrChange w:id="478" w:author="Stephen Wandro" w:date="2021-04-29T15:28:00Z">
              <w:rPr>
                <w:rFonts w:ascii="Arial" w:eastAsia="Cambria" w:hAnsi="Arial" w:cs="Arial"/>
              </w:rPr>
            </w:rPrChange>
          </w:rPr>
          <w:t>. Colors indicate number of other phages that also contain each gene (50% blastp similarity).</w:t>
        </w:r>
      </w:ins>
      <w:ins w:id="479" w:author="Stephen Wandro" w:date="2021-04-29T15:27:00Z">
        <w:r w:rsidRPr="002F7687">
          <w:rPr>
            <w:rFonts w:ascii="Arial" w:eastAsia="Cambria" w:hAnsi="Arial" w:cs="Arial"/>
            <w:sz w:val="24"/>
            <w:szCs w:val="24"/>
            <w:rPrChange w:id="480" w:author="Stephen Wandro" w:date="2021-04-29T15:28:00Z">
              <w:rPr>
                <w:rFonts w:ascii="Arial" w:eastAsia="Cambria" w:hAnsi="Arial" w:cs="Arial"/>
              </w:rPr>
            </w:rPrChange>
          </w:rPr>
          <w:t xml:space="preserve"> D</w:t>
        </w:r>
        <w:r w:rsidRPr="002F7687">
          <w:rPr>
            <w:rFonts w:ascii="Arial" w:eastAsia="Cambria" w:hAnsi="Arial" w:cs="Arial"/>
            <w:bCs/>
            <w:sz w:val="24"/>
            <w:szCs w:val="24"/>
            <w:highlight w:val="white"/>
            <w:rPrChange w:id="481" w:author="Stephen Wandro" w:date="2021-04-29T15:28:00Z">
              <w:rPr>
                <w:rFonts w:ascii="Arial" w:eastAsia="Cambria" w:hAnsi="Arial" w:cs="Arial"/>
                <w:bCs/>
                <w:sz w:val="24"/>
                <w:szCs w:val="24"/>
                <w:highlight w:val="white"/>
              </w:rPr>
            </w:rPrChange>
          </w:rPr>
          <w:t>) Phylogenetic tree made from core genome of Myoviridae phages</w:t>
        </w:r>
        <w:r w:rsidRPr="002F7687">
          <w:rPr>
            <w:rFonts w:ascii="Arial" w:eastAsia="Cambria" w:hAnsi="Arial" w:cs="Arial"/>
            <w:sz w:val="24"/>
            <w:szCs w:val="24"/>
            <w:rPrChange w:id="482" w:author="Stephen Wandro" w:date="2021-04-29T15:28:00Z">
              <w:rPr>
                <w:rFonts w:ascii="Arial" w:eastAsia="Cambria" w:hAnsi="Arial" w:cs="Arial"/>
              </w:rPr>
            </w:rPrChange>
          </w:rPr>
          <w:t xml:space="preserve">. E) Number of genes in Myoviridae core genome and accessory genome per phage. </w:t>
        </w:r>
        <w:r w:rsidRPr="002F7687">
          <w:rPr>
            <w:rFonts w:ascii="Arial" w:eastAsia="Cambria" w:hAnsi="Arial" w:cs="Arial"/>
            <w:b/>
            <w:bCs/>
            <w:sz w:val="24"/>
            <w:szCs w:val="24"/>
            <w:rPrChange w:id="483" w:author="Stephen Wandro" w:date="2021-04-29T15:28:00Z">
              <w:rPr>
                <w:rFonts w:ascii="Arial" w:eastAsia="Cambria" w:hAnsi="Arial" w:cs="Arial"/>
                <w:b/>
                <w:bCs/>
              </w:rPr>
            </w:rPrChange>
          </w:rPr>
          <w:t>C</w:t>
        </w:r>
        <w:r w:rsidRPr="002F7687">
          <w:rPr>
            <w:rFonts w:ascii="Arial" w:eastAsia="Cambria" w:hAnsi="Arial" w:cs="Arial"/>
            <w:sz w:val="24"/>
            <w:szCs w:val="24"/>
            <w:rPrChange w:id="484" w:author="Stephen Wandro" w:date="2021-04-29T15:28:00Z">
              <w:rPr>
                <w:rFonts w:ascii="Arial" w:eastAsia="Cambria" w:hAnsi="Arial" w:cs="Arial"/>
              </w:rPr>
            </w:rPrChange>
          </w:rPr>
          <w:t xml:space="preserve">) Layout of genes in a representative Myoviridae genome (phage </w:t>
        </w:r>
      </w:ins>
      <w:ins w:id="485" w:author="Stephen Wandro" w:date="2021-04-29T15:28:00Z">
        <w:r w:rsidRPr="002F7687">
          <w:rPr>
            <w:rFonts w:ascii="Arial" w:eastAsia="Cambria" w:hAnsi="Arial" w:cs="Arial"/>
            <w:sz w:val="24"/>
            <w:szCs w:val="24"/>
            <w:rPrChange w:id="486" w:author="Stephen Wandro" w:date="2021-04-29T15:28:00Z">
              <w:rPr>
                <w:rFonts w:ascii="Arial" w:eastAsia="Cambria" w:hAnsi="Arial" w:cs="Arial"/>
              </w:rPr>
            </w:rPrChange>
          </w:rPr>
          <w:t>phiV12</w:t>
        </w:r>
      </w:ins>
      <w:ins w:id="487" w:author="Stephen Wandro" w:date="2021-04-29T15:27:00Z">
        <w:r w:rsidRPr="002F7687">
          <w:rPr>
            <w:rFonts w:ascii="Arial" w:eastAsia="Cambria" w:hAnsi="Arial" w:cs="Arial"/>
            <w:sz w:val="24"/>
            <w:szCs w:val="24"/>
            <w:rPrChange w:id="488" w:author="Stephen Wandro" w:date="2021-04-29T15:28:00Z">
              <w:rPr>
                <w:rFonts w:ascii="Arial" w:eastAsia="Cambria" w:hAnsi="Arial" w:cs="Arial"/>
              </w:rPr>
            </w:rPrChange>
          </w:rPr>
          <w:t>) with known genes annotated. Colors indicate number of other phages that also contain each gene (50% blastp similarity).</w:t>
        </w:r>
      </w:ins>
    </w:p>
    <w:p w14:paraId="283F26BC" w14:textId="6A18FABA" w:rsidR="00400809" w:rsidRDefault="00400809">
      <w:pPr>
        <w:rPr>
          <w:ins w:id="489" w:author="Stephen Wandro" w:date="2021-04-29T15:18:00Z"/>
          <w:rFonts w:ascii="Arial" w:eastAsia="Cambria" w:hAnsi="Arial" w:cs="Arial"/>
          <w:b/>
          <w:sz w:val="24"/>
          <w:szCs w:val="24"/>
          <w:highlight w:val="white"/>
        </w:rPr>
      </w:pPr>
      <w:ins w:id="490" w:author="Stephen Wandro" w:date="2021-04-29T15:23:00Z">
        <w:r>
          <w:rPr>
            <w:rFonts w:ascii="Arial" w:eastAsia="Cambria" w:hAnsi="Arial" w:cs="Arial"/>
            <w:b/>
            <w:noProof/>
            <w:sz w:val="24"/>
            <w:szCs w:val="24"/>
            <w:highlight w:val="white"/>
          </w:rPr>
          <w:lastRenderedPageBreak/>
          <w:drawing>
            <wp:inline distT="0" distB="0" distL="0" distR="0" wp14:anchorId="4CB6E24E" wp14:editId="57762291">
              <wp:extent cx="5936615" cy="512445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36615" cy="5124450"/>
                      </a:xfrm>
                      <a:prstGeom prst="rect">
                        <a:avLst/>
                      </a:prstGeom>
                      <a:noFill/>
                      <a:ln>
                        <a:noFill/>
                      </a:ln>
                    </pic:spPr>
                  </pic:pic>
                </a:graphicData>
              </a:graphic>
            </wp:inline>
          </w:drawing>
        </w:r>
      </w:ins>
      <w:ins w:id="491" w:author="Stephen Wandro" w:date="2021-04-29T15:18:00Z">
        <w:r>
          <w:rPr>
            <w:rFonts w:ascii="Arial" w:eastAsia="Cambria" w:hAnsi="Arial" w:cs="Arial"/>
            <w:b/>
            <w:sz w:val="24"/>
            <w:szCs w:val="24"/>
            <w:highlight w:val="white"/>
          </w:rPr>
          <w:br w:type="page"/>
        </w:r>
      </w:ins>
    </w:p>
    <w:p w14:paraId="0000006D" w14:textId="53B9B177"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highlight w:val="white"/>
        </w:rPr>
        <w:lastRenderedPageBreak/>
        <w:t xml:space="preserve">Figure </w:t>
      </w:r>
      <w:ins w:id="492" w:author="Stephen Wandro" w:date="2021-04-29T16:03:00Z">
        <w:r w:rsidR="009921B3">
          <w:rPr>
            <w:rFonts w:ascii="Arial" w:eastAsia="Cambria" w:hAnsi="Arial" w:cs="Arial"/>
            <w:b/>
            <w:sz w:val="24"/>
            <w:szCs w:val="24"/>
            <w:highlight w:val="white"/>
          </w:rPr>
          <w:t>3</w:t>
        </w:r>
      </w:ins>
      <w:del w:id="493" w:author="Stephen Wandro" w:date="2021-04-29T16:03:00Z">
        <w:r w:rsidRPr="007C21EA" w:rsidDel="009921B3">
          <w:rPr>
            <w:rFonts w:ascii="Arial" w:eastAsia="Cambria" w:hAnsi="Arial" w:cs="Arial"/>
            <w:b/>
            <w:sz w:val="24"/>
            <w:szCs w:val="24"/>
            <w:highlight w:val="white"/>
          </w:rPr>
          <w:delText>2</w:delText>
        </w:r>
      </w:del>
      <w:r w:rsidRPr="007C21EA">
        <w:rPr>
          <w:rFonts w:ascii="Arial" w:eastAsia="Cambria" w:hAnsi="Arial" w:cs="Arial"/>
          <w:sz w:val="24"/>
          <w:szCs w:val="24"/>
          <w:highlight w:val="white"/>
        </w:rPr>
        <w:t xml:space="preserve">. </w:t>
      </w:r>
      <w:r w:rsidRPr="007C21EA">
        <w:rPr>
          <w:rFonts w:ascii="Arial" w:eastAsia="Cambria" w:hAnsi="Arial" w:cs="Arial"/>
          <w:sz w:val="24"/>
          <w:szCs w:val="24"/>
        </w:rPr>
        <w:t xml:space="preserve">Phage cocktails clear cultures and prevent growth of </w:t>
      </w:r>
      <w:r w:rsidRPr="007C21EA">
        <w:rPr>
          <w:rFonts w:ascii="Arial" w:eastAsia="Cambria" w:hAnsi="Arial" w:cs="Arial"/>
          <w:i/>
          <w:sz w:val="24"/>
          <w:szCs w:val="24"/>
        </w:rPr>
        <w:t xml:space="preserve">E. faecalis </w:t>
      </w:r>
      <w:r w:rsidRPr="007C21EA">
        <w:rPr>
          <w:rFonts w:ascii="Arial" w:eastAsia="Cambria" w:hAnsi="Arial" w:cs="Arial"/>
          <w:sz w:val="24"/>
          <w:szCs w:val="24"/>
        </w:rPr>
        <w:t>for 72 h. Combinations of one, two</w:t>
      </w:r>
      <w:r w:rsidR="00C36536" w:rsidRPr="007C21EA">
        <w:rPr>
          <w:rFonts w:ascii="Arial" w:eastAsia="Cambria" w:hAnsi="Arial" w:cs="Arial"/>
          <w:sz w:val="24"/>
          <w:szCs w:val="24"/>
        </w:rPr>
        <w:t>,</w:t>
      </w:r>
      <w:r w:rsidRPr="007C21EA">
        <w:rPr>
          <w:rFonts w:ascii="Arial" w:eastAsia="Cambria" w:hAnsi="Arial" w:cs="Arial"/>
          <w:sz w:val="24"/>
          <w:szCs w:val="24"/>
        </w:rPr>
        <w:t xml:space="preserve"> or three phages were added to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in exponential growth phase and bacterial growth after 72 h was measured by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 </w:t>
      </w:r>
      <w:r w:rsidRPr="007C21EA">
        <w:rPr>
          <w:rFonts w:ascii="Arial" w:eastAsia="Cambria" w:hAnsi="Arial" w:cs="Arial"/>
          <w:b/>
          <w:sz w:val="24"/>
          <w:szCs w:val="24"/>
        </w:rPr>
        <w:t>A</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are unable to prevent growth. </w:t>
      </w:r>
      <w:r w:rsidRPr="007C21EA">
        <w:rPr>
          <w:rFonts w:ascii="Arial" w:eastAsia="Cambria" w:hAnsi="Arial" w:cs="Arial"/>
          <w:b/>
          <w:sz w:val="24"/>
          <w:szCs w:val="24"/>
        </w:rPr>
        <w:t>B)</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Yi6-1 cultures in which the individual phages are able to prevent growth. </w:t>
      </w:r>
      <w:r w:rsidRPr="007C21EA">
        <w:rPr>
          <w:rFonts w:ascii="Arial" w:eastAsia="Cambria" w:hAnsi="Arial" w:cs="Arial"/>
          <w:b/>
          <w:sz w:val="24"/>
          <w:szCs w:val="24"/>
        </w:rPr>
        <w:t>C</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EF06. </w:t>
      </w:r>
      <w:r w:rsidRPr="007C21EA">
        <w:rPr>
          <w:rFonts w:ascii="Arial" w:eastAsia="Cambria" w:hAnsi="Arial" w:cs="Arial"/>
          <w:b/>
          <w:sz w:val="24"/>
          <w:szCs w:val="24"/>
        </w:rPr>
        <w:t>D</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EF11. </w:t>
      </w:r>
      <w:r w:rsidRPr="007C21EA">
        <w:rPr>
          <w:rFonts w:ascii="Arial" w:eastAsia="Cambria" w:hAnsi="Arial" w:cs="Arial"/>
          <w:b/>
          <w:sz w:val="24"/>
          <w:szCs w:val="24"/>
        </w:rPr>
        <w:t>E</w:t>
      </w:r>
      <w:r w:rsidRPr="007C21EA">
        <w:rPr>
          <w:rFonts w:ascii="Arial" w:eastAsia="Cambria" w:hAnsi="Arial" w:cs="Arial"/>
          <w:sz w:val="24"/>
          <w:szCs w:val="24"/>
        </w:rPr>
        <w:t xml:space="preserve">) </w:t>
      </w:r>
      <w:r w:rsidRPr="007C21EA">
        <w:rPr>
          <w:rFonts w:ascii="Arial" w:eastAsia="Cambria" w:hAnsi="Arial" w:cs="Arial"/>
          <w:i/>
          <w:sz w:val="24"/>
          <w:szCs w:val="24"/>
        </w:rPr>
        <w:t>E. faecalis</w:t>
      </w:r>
      <w:r w:rsidRPr="007C21EA">
        <w:rPr>
          <w:rFonts w:ascii="Arial" w:eastAsia="Cambria" w:hAnsi="Arial" w:cs="Arial"/>
          <w:sz w:val="24"/>
          <w:szCs w:val="24"/>
        </w:rPr>
        <w:t xml:space="preserve"> V587 (Vancomycin resistant strain/VRE). (M): </w:t>
      </w:r>
      <w:r w:rsidRPr="007C21EA">
        <w:rPr>
          <w:rFonts w:ascii="Arial" w:eastAsia="Cambria" w:hAnsi="Arial" w:cs="Arial"/>
          <w:i/>
          <w:sz w:val="24"/>
          <w:szCs w:val="24"/>
        </w:rPr>
        <w:t>Myoviridae</w:t>
      </w:r>
      <w:r w:rsidRPr="007C21EA">
        <w:rPr>
          <w:rFonts w:ascii="Arial" w:eastAsia="Cambria" w:hAnsi="Arial" w:cs="Arial"/>
          <w:sz w:val="24"/>
          <w:szCs w:val="24"/>
        </w:rPr>
        <w:t xml:space="preserve"> phage, (S): </w:t>
      </w:r>
      <w:r w:rsidRPr="007C21EA">
        <w:rPr>
          <w:rFonts w:ascii="Arial" w:eastAsia="Cambria" w:hAnsi="Arial" w:cs="Arial"/>
          <w:i/>
          <w:sz w:val="24"/>
          <w:szCs w:val="24"/>
        </w:rPr>
        <w:t>Siphoviridae</w:t>
      </w:r>
      <w:r w:rsidRPr="007C21EA">
        <w:rPr>
          <w:rFonts w:ascii="Arial" w:eastAsia="Cambria" w:hAnsi="Arial" w:cs="Arial"/>
          <w:sz w:val="24"/>
          <w:szCs w:val="24"/>
        </w:rPr>
        <w:t xml:space="preserve"> phage, (P): </w:t>
      </w:r>
      <w:r w:rsidRPr="007C21EA">
        <w:rPr>
          <w:rFonts w:ascii="Arial" w:eastAsia="Cambria" w:hAnsi="Arial" w:cs="Arial"/>
          <w:i/>
          <w:sz w:val="24"/>
          <w:szCs w:val="24"/>
        </w:rPr>
        <w:t>Podoviridae</w:t>
      </w:r>
      <w:r w:rsidRPr="007C21EA">
        <w:rPr>
          <w:rFonts w:ascii="Arial" w:eastAsia="Cambria" w:hAnsi="Arial" w:cs="Arial"/>
          <w:sz w:val="24"/>
          <w:szCs w:val="24"/>
        </w:rPr>
        <w:t xml:space="preserve"> phage.</w:t>
      </w:r>
    </w:p>
    <w:p w14:paraId="0000006E" w14:textId="4B0143CA" w:rsidR="000207FA" w:rsidRDefault="008663BC">
      <w:pPr>
        <w:spacing w:line="480" w:lineRule="auto"/>
        <w:rPr>
          <w:rFonts w:ascii="Arial" w:eastAsia="Cambria" w:hAnsi="Arial" w:cs="Arial"/>
          <w:sz w:val="24"/>
          <w:szCs w:val="24"/>
        </w:rPr>
      </w:pPr>
      <w:bookmarkStart w:id="494" w:name="_heading=h.gjdgxs" w:colFirst="0" w:colLast="0"/>
      <w:bookmarkEnd w:id="494"/>
      <w:r>
        <w:rPr>
          <w:rFonts w:ascii="Arial" w:eastAsia="Cambria" w:hAnsi="Arial" w:cs="Arial"/>
          <w:noProof/>
          <w:sz w:val="24"/>
          <w:szCs w:val="24"/>
        </w:rPr>
        <w:lastRenderedPageBreak/>
        <w:drawing>
          <wp:inline distT="0" distB="0" distL="0" distR="0" wp14:anchorId="02E7C94D" wp14:editId="6953B2DA">
            <wp:extent cx="5934075" cy="6067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4075" cy="6067425"/>
                    </a:xfrm>
                    <a:prstGeom prst="rect">
                      <a:avLst/>
                    </a:prstGeom>
                    <a:noFill/>
                    <a:ln>
                      <a:noFill/>
                    </a:ln>
                  </pic:spPr>
                </pic:pic>
              </a:graphicData>
            </a:graphic>
          </wp:inline>
        </w:drawing>
      </w:r>
    </w:p>
    <w:p w14:paraId="4274A5DE" w14:textId="343E5C80" w:rsidR="00F27ADC" w:rsidRDefault="00F27ADC">
      <w:pPr>
        <w:rPr>
          <w:rFonts w:ascii="Arial" w:eastAsia="Cambria" w:hAnsi="Arial" w:cs="Arial"/>
          <w:sz w:val="24"/>
          <w:szCs w:val="24"/>
        </w:rPr>
      </w:pPr>
      <w:r>
        <w:rPr>
          <w:rFonts w:ascii="Arial" w:eastAsia="Cambria" w:hAnsi="Arial" w:cs="Arial"/>
          <w:sz w:val="24"/>
          <w:szCs w:val="24"/>
        </w:rPr>
        <w:br w:type="page"/>
      </w:r>
    </w:p>
    <w:p w14:paraId="00000071" w14:textId="45F9BB78" w:rsidR="000207FA" w:rsidRPr="007C21EA" w:rsidRDefault="00563D7E">
      <w:pPr>
        <w:spacing w:line="480" w:lineRule="auto"/>
        <w:rPr>
          <w:rFonts w:ascii="Arial" w:eastAsia="Cambria" w:hAnsi="Arial" w:cs="Arial"/>
          <w:sz w:val="24"/>
          <w:szCs w:val="24"/>
        </w:rPr>
      </w:pPr>
      <w:bookmarkStart w:id="495" w:name="_heading=h.5dqq14iyetb7" w:colFirst="0" w:colLast="0"/>
      <w:bookmarkStart w:id="496" w:name="_heading=h.87eitjw6tr97" w:colFirst="0" w:colLast="0"/>
      <w:bookmarkStart w:id="497" w:name="_heading=h.ixg27n64ghos" w:colFirst="0" w:colLast="0"/>
      <w:bookmarkEnd w:id="495"/>
      <w:bookmarkEnd w:id="496"/>
      <w:bookmarkEnd w:id="497"/>
      <w:r w:rsidRPr="007C21EA">
        <w:rPr>
          <w:rFonts w:ascii="Arial" w:eastAsia="Cambria" w:hAnsi="Arial" w:cs="Arial"/>
          <w:b/>
          <w:sz w:val="24"/>
          <w:szCs w:val="24"/>
        </w:rPr>
        <w:lastRenderedPageBreak/>
        <w:t xml:space="preserve">Figure </w:t>
      </w:r>
      <w:ins w:id="498" w:author="Stephen Wandro" w:date="2021-04-29T16:03:00Z">
        <w:r w:rsidR="009921B3">
          <w:rPr>
            <w:rFonts w:ascii="Arial" w:eastAsia="Cambria" w:hAnsi="Arial" w:cs="Arial"/>
            <w:b/>
            <w:sz w:val="24"/>
            <w:szCs w:val="24"/>
          </w:rPr>
          <w:t>4</w:t>
        </w:r>
      </w:ins>
      <w:del w:id="499" w:author="Stephen Wandro" w:date="2021-04-29T16:03:00Z">
        <w:r w:rsidRPr="007C21EA" w:rsidDel="009921B3">
          <w:rPr>
            <w:rFonts w:ascii="Arial" w:eastAsia="Cambria" w:hAnsi="Arial" w:cs="Arial"/>
            <w:b/>
            <w:sz w:val="24"/>
            <w:szCs w:val="24"/>
          </w:rPr>
          <w:delText>3</w:delText>
        </w:r>
      </w:del>
      <w:r w:rsidRPr="007C21EA">
        <w:rPr>
          <w:rFonts w:ascii="Arial" w:eastAsia="Cambria" w:hAnsi="Arial" w:cs="Arial"/>
          <w:b/>
          <w:sz w:val="24"/>
          <w:szCs w:val="24"/>
        </w:rPr>
        <w:t>.</w:t>
      </w:r>
      <w:r w:rsidRPr="007C21EA">
        <w:rPr>
          <w:rFonts w:ascii="Arial" w:eastAsia="Cambria" w:hAnsi="Arial" w:cs="Arial"/>
          <w:sz w:val="24"/>
          <w:szCs w:val="24"/>
        </w:rPr>
        <w:t xml:space="preserve"> Tracking phage concentration changes within phage cocktails. Eight different cocktails of two or three phages were added to</w:t>
      </w:r>
      <w:r w:rsidRPr="007C21EA">
        <w:rPr>
          <w:rFonts w:ascii="Arial" w:eastAsia="Cambria" w:hAnsi="Arial" w:cs="Arial"/>
          <w:i/>
          <w:sz w:val="24"/>
          <w:szCs w:val="24"/>
        </w:rPr>
        <w:t xml:space="preserve"> E. faecalis</w:t>
      </w:r>
      <w:r w:rsidRPr="007C21EA">
        <w:rPr>
          <w:rFonts w:ascii="Arial" w:eastAsia="Cambria" w:hAnsi="Arial" w:cs="Arial"/>
          <w:sz w:val="24"/>
          <w:szCs w:val="24"/>
        </w:rPr>
        <w:t xml:space="preserve"> Yi6-1 culture</w:t>
      </w:r>
      <w:r w:rsidR="00C36536" w:rsidRPr="007C21EA">
        <w:rPr>
          <w:rFonts w:ascii="Arial" w:eastAsia="Cambria" w:hAnsi="Arial" w:cs="Arial"/>
          <w:sz w:val="24"/>
          <w:szCs w:val="24"/>
        </w:rPr>
        <w:t>s</w:t>
      </w:r>
      <w:r w:rsidRPr="007C21EA">
        <w:rPr>
          <w:rFonts w:ascii="Arial" w:eastAsia="Cambria" w:hAnsi="Arial" w:cs="Arial"/>
          <w:sz w:val="24"/>
          <w:szCs w:val="24"/>
        </w:rPr>
        <w:t xml:space="preserve"> and the concentration of each individual phage was measured by qPCR every 24 h for 72 h of growth. Upper panels represent change in phage concentration and lower panels represent </w:t>
      </w:r>
      <w:r w:rsidR="00C36536" w:rsidRPr="007C21EA">
        <w:rPr>
          <w:rFonts w:ascii="Arial" w:eastAsia="Cambria" w:hAnsi="Arial" w:cs="Arial"/>
          <w:sz w:val="24"/>
          <w:szCs w:val="24"/>
        </w:rPr>
        <w:t xml:space="preserve">host growth as measured using </w:t>
      </w:r>
      <w:r w:rsidRPr="007C21EA">
        <w:rPr>
          <w:rFonts w:ascii="Arial" w:eastAsia="Cambria" w:hAnsi="Arial" w:cs="Arial"/>
          <w:sz w:val="24"/>
          <w:szCs w:val="24"/>
        </w:rPr>
        <w:t>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at 0, 24, 48, and 72 h post-inoculation. Solid lines represent the mean (n=3) increase in each phage’s abundance since hour 0. Lighter color ribbons show standard deviation. Stars indicate significant differences between individual phage increases </w:t>
      </w:r>
      <w:r w:rsidR="00DA4540" w:rsidRPr="007C21EA">
        <w:rPr>
          <w:rFonts w:ascii="Arial" w:eastAsia="Cambria" w:hAnsi="Arial" w:cs="Arial"/>
          <w:sz w:val="24"/>
          <w:szCs w:val="24"/>
        </w:rPr>
        <w:t xml:space="preserve">as determined using </w:t>
      </w:r>
      <w:r w:rsidRPr="007C21EA">
        <w:rPr>
          <w:rFonts w:ascii="Arial" w:eastAsia="Cambria" w:hAnsi="Arial" w:cs="Arial"/>
          <w:sz w:val="24"/>
          <w:szCs w:val="24"/>
        </w:rPr>
        <w:t>ANOVA (p &lt; 0.05).</w:t>
      </w:r>
    </w:p>
    <w:p w14:paraId="00000072" w14:textId="5CD0ACF0" w:rsidR="000207FA" w:rsidRPr="007C21EA" w:rsidRDefault="00563D7E">
      <w:pPr>
        <w:spacing w:line="480" w:lineRule="auto"/>
        <w:rPr>
          <w:rFonts w:ascii="Arial" w:eastAsia="Cambria" w:hAnsi="Arial" w:cs="Arial"/>
          <w:b/>
          <w:sz w:val="24"/>
          <w:szCs w:val="24"/>
        </w:rPr>
      </w:pPr>
      <w:del w:id="500" w:author="Stephen Wandro" w:date="2021-04-28T10:01:00Z">
        <w:r w:rsidRPr="007C21EA" w:rsidDel="00133260">
          <w:rPr>
            <w:rFonts w:ascii="Arial" w:eastAsia="Cambria" w:hAnsi="Arial" w:cs="Arial"/>
            <w:noProof/>
            <w:sz w:val="24"/>
            <w:szCs w:val="24"/>
          </w:rPr>
          <w:drawing>
            <wp:inline distT="114300" distB="114300" distL="114300" distR="114300" wp14:anchorId="5FEF60C0" wp14:editId="250494FC">
              <wp:extent cx="5943600" cy="2501900"/>
              <wp:effectExtent l="0" t="0" r="0" b="0"/>
              <wp:docPr id="308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943600" cy="2501900"/>
                      </a:xfrm>
                      <a:prstGeom prst="rect">
                        <a:avLst/>
                      </a:prstGeom>
                      <a:ln/>
                    </pic:spPr>
                  </pic:pic>
                </a:graphicData>
              </a:graphic>
            </wp:inline>
          </w:drawing>
        </w:r>
      </w:del>
      <w:ins w:id="501" w:author="Stephen Wandro" w:date="2021-04-28T10:01:00Z">
        <w:r w:rsidR="00133260">
          <w:rPr>
            <w:rFonts w:ascii="Arial" w:eastAsia="Cambria" w:hAnsi="Arial" w:cs="Arial"/>
            <w:b/>
            <w:noProof/>
            <w:sz w:val="24"/>
            <w:szCs w:val="24"/>
          </w:rPr>
          <w:drawing>
            <wp:inline distT="0" distB="0" distL="0" distR="0" wp14:anchorId="754C34B1" wp14:editId="6D47212D">
              <wp:extent cx="5934075" cy="37528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752850"/>
                      </a:xfrm>
                      <a:prstGeom prst="rect">
                        <a:avLst/>
                      </a:prstGeom>
                      <a:noFill/>
                      <a:ln>
                        <a:noFill/>
                      </a:ln>
                    </pic:spPr>
                  </pic:pic>
                </a:graphicData>
              </a:graphic>
            </wp:inline>
          </w:drawing>
        </w:r>
      </w:ins>
    </w:p>
    <w:p w14:paraId="00000073" w14:textId="77777777" w:rsidR="000207FA" w:rsidRPr="007C21EA" w:rsidRDefault="00563D7E">
      <w:pPr>
        <w:spacing w:line="480" w:lineRule="auto"/>
        <w:rPr>
          <w:rFonts w:ascii="Arial" w:eastAsia="Cambria" w:hAnsi="Arial" w:cs="Arial"/>
          <w:b/>
          <w:sz w:val="24"/>
          <w:szCs w:val="24"/>
        </w:rPr>
      </w:pPr>
      <w:r w:rsidRPr="007C21EA">
        <w:rPr>
          <w:rFonts w:ascii="Arial" w:hAnsi="Arial" w:cs="Arial"/>
        </w:rPr>
        <w:br w:type="page"/>
      </w:r>
    </w:p>
    <w:p w14:paraId="00000074" w14:textId="284F33ED" w:rsidR="000207FA" w:rsidRPr="007C21EA" w:rsidDel="00133260" w:rsidRDefault="00563D7E">
      <w:pPr>
        <w:spacing w:line="480" w:lineRule="auto"/>
        <w:rPr>
          <w:del w:id="502" w:author="Stephen Wandro" w:date="2021-04-28T10:01:00Z"/>
          <w:rFonts w:ascii="Arial" w:eastAsia="Cambria" w:hAnsi="Arial" w:cs="Arial"/>
          <w:sz w:val="24"/>
          <w:szCs w:val="24"/>
        </w:rPr>
      </w:pPr>
      <w:del w:id="503" w:author="Stephen Wandro" w:date="2021-04-28T10:01:00Z">
        <w:r w:rsidRPr="007C21EA" w:rsidDel="00133260">
          <w:rPr>
            <w:rFonts w:ascii="Arial" w:eastAsia="Cambria" w:hAnsi="Arial" w:cs="Arial"/>
            <w:b/>
            <w:sz w:val="24"/>
            <w:szCs w:val="24"/>
          </w:rPr>
          <w:lastRenderedPageBreak/>
          <w:delText>Figure 4</w:delText>
        </w:r>
        <w:r w:rsidRPr="007C21EA" w:rsidDel="00133260">
          <w:rPr>
            <w:rFonts w:ascii="Arial" w:eastAsia="Cambria" w:hAnsi="Arial" w:cs="Arial"/>
            <w:sz w:val="24"/>
            <w:szCs w:val="24"/>
          </w:rPr>
          <w:delText xml:space="preserve">. Vancomycin susceptibility of </w:delText>
        </w:r>
        <w:r w:rsidRPr="007C21EA" w:rsidDel="00133260">
          <w:rPr>
            <w:rFonts w:ascii="Arial" w:eastAsia="Cambria" w:hAnsi="Arial" w:cs="Arial"/>
            <w:i/>
            <w:sz w:val="24"/>
            <w:szCs w:val="24"/>
          </w:rPr>
          <w:delText xml:space="preserve">Enterococcus </w:delText>
        </w:r>
        <w:r w:rsidRPr="007C21EA" w:rsidDel="00133260">
          <w:rPr>
            <w:rFonts w:ascii="Arial" w:eastAsia="Cambria" w:hAnsi="Arial" w:cs="Arial"/>
            <w:sz w:val="24"/>
            <w:szCs w:val="24"/>
          </w:rPr>
          <w:delText>mutants.</w:delText>
        </w:r>
        <w:r w:rsidR="00F22078" w:rsidDel="00133260">
          <w:rPr>
            <w:rFonts w:ascii="Arial" w:eastAsia="Cambria" w:hAnsi="Arial" w:cs="Arial"/>
            <w:sz w:val="24"/>
            <w:szCs w:val="24"/>
          </w:rPr>
          <w:delText xml:space="preserve"> Bacterial growth with increasing concentrations of Vancomycin of p</w:delText>
        </w:r>
        <w:r w:rsidRPr="007C21EA" w:rsidDel="00133260">
          <w:rPr>
            <w:rFonts w:ascii="Arial" w:eastAsia="Cambria" w:hAnsi="Arial" w:cs="Arial"/>
            <w:sz w:val="24"/>
            <w:szCs w:val="24"/>
          </w:rPr>
          <w:delText xml:space="preserve">hage-resistant </w:delText>
        </w:r>
        <w:r w:rsidR="00F22078" w:rsidDel="00133260">
          <w:rPr>
            <w:rFonts w:ascii="Arial" w:eastAsia="Cambria" w:hAnsi="Arial" w:cs="Arial"/>
            <w:i/>
            <w:iCs/>
            <w:sz w:val="24"/>
            <w:szCs w:val="24"/>
          </w:rPr>
          <w:delText xml:space="preserve">Enterococcus </w:delText>
        </w:r>
        <w:r w:rsidRPr="007C21EA" w:rsidDel="00133260">
          <w:rPr>
            <w:rFonts w:ascii="Arial" w:eastAsia="Cambria" w:hAnsi="Arial" w:cs="Arial"/>
            <w:sz w:val="24"/>
            <w:szCs w:val="24"/>
          </w:rPr>
          <w:delText xml:space="preserve">mutants generated </w:delText>
        </w:r>
        <w:r w:rsidR="00F22078" w:rsidDel="00133260">
          <w:rPr>
            <w:rFonts w:ascii="Arial" w:eastAsia="Cambria" w:hAnsi="Arial" w:cs="Arial"/>
            <w:sz w:val="24"/>
            <w:szCs w:val="24"/>
          </w:rPr>
          <w:delText>from</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b/>
            <w:sz w:val="24"/>
            <w:szCs w:val="24"/>
          </w:rPr>
          <w:delText>A)</w:delText>
        </w:r>
        <w:r w:rsidRPr="007C21EA" w:rsidDel="00133260">
          <w:rPr>
            <w:rFonts w:ascii="Arial" w:eastAsia="Cambria" w:hAnsi="Arial" w:cs="Arial"/>
            <w:sz w:val="24"/>
            <w:szCs w:val="24"/>
          </w:rPr>
          <w:delText xml:space="preserve"> </w:delText>
        </w:r>
        <w:r w:rsidR="00F22078" w:rsidRPr="007C21EA" w:rsidDel="00133260">
          <w:rPr>
            <w:rFonts w:ascii="Arial" w:eastAsia="Cambria" w:hAnsi="Arial" w:cs="Arial"/>
            <w:i/>
            <w:sz w:val="24"/>
            <w:szCs w:val="24"/>
          </w:rPr>
          <w:delText>E. faecalis</w:delText>
        </w:r>
        <w:r w:rsidR="00F22078" w:rsidDel="00133260">
          <w:rPr>
            <w:rFonts w:ascii="Arial" w:eastAsia="Cambria" w:hAnsi="Arial" w:cs="Arial"/>
            <w:i/>
            <w:sz w:val="24"/>
            <w:szCs w:val="24"/>
          </w:rPr>
          <w:delText xml:space="preserve"> </w:delText>
        </w:r>
        <w:r w:rsidR="00F22078" w:rsidRPr="007C21EA" w:rsidDel="00133260">
          <w:rPr>
            <w:rFonts w:ascii="Arial" w:eastAsia="Cambria" w:hAnsi="Arial" w:cs="Arial"/>
            <w:sz w:val="24"/>
            <w:szCs w:val="24"/>
          </w:rPr>
          <w:delText>DP11</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b/>
            <w:sz w:val="24"/>
            <w:szCs w:val="24"/>
          </w:rPr>
          <w:delText>B)</w:delText>
        </w:r>
        <w:r w:rsidRPr="007C21EA" w:rsidDel="00133260">
          <w:rPr>
            <w:rFonts w:ascii="Arial" w:eastAsia="Cambria" w:hAnsi="Arial" w:cs="Arial"/>
            <w:sz w:val="24"/>
            <w:szCs w:val="24"/>
          </w:rPr>
          <w:delText xml:space="preserve"> </w:delText>
        </w:r>
        <w:r w:rsidRPr="007C21EA" w:rsidDel="00133260">
          <w:rPr>
            <w:rFonts w:ascii="Arial" w:eastAsia="Cambria" w:hAnsi="Arial" w:cs="Arial"/>
            <w:i/>
            <w:sz w:val="24"/>
            <w:szCs w:val="24"/>
          </w:rPr>
          <w:delText>E. faecalis</w:delText>
        </w:r>
        <w:r w:rsidRPr="007C21EA" w:rsidDel="00133260">
          <w:rPr>
            <w:rFonts w:ascii="Arial" w:eastAsia="Cambria" w:hAnsi="Arial" w:cs="Arial"/>
            <w:sz w:val="24"/>
            <w:szCs w:val="24"/>
          </w:rPr>
          <w:delText xml:space="preserve"> Yi6-1, and </w:delText>
        </w:r>
        <w:r w:rsidRPr="007C21EA" w:rsidDel="00133260">
          <w:rPr>
            <w:rFonts w:ascii="Arial" w:eastAsia="Cambria" w:hAnsi="Arial" w:cs="Arial"/>
            <w:b/>
            <w:sz w:val="24"/>
            <w:szCs w:val="24"/>
          </w:rPr>
          <w:delText>C)</w:delText>
        </w:r>
        <w:r w:rsidR="00F22078" w:rsidDel="00133260">
          <w:rPr>
            <w:rFonts w:ascii="Arial" w:eastAsia="Cambria" w:hAnsi="Arial" w:cs="Arial"/>
            <w:b/>
            <w:sz w:val="24"/>
            <w:szCs w:val="24"/>
          </w:rPr>
          <w:delText xml:space="preserve"> </w:delText>
        </w:r>
        <w:r w:rsidR="00F22078" w:rsidRPr="007C21EA" w:rsidDel="00133260">
          <w:rPr>
            <w:rFonts w:ascii="Arial" w:eastAsia="Cambria" w:hAnsi="Arial" w:cs="Arial"/>
            <w:sz w:val="24"/>
            <w:szCs w:val="24"/>
          </w:rPr>
          <w:delText xml:space="preserve">vancomycin resistant strain </w:delText>
        </w:r>
        <w:r w:rsidR="00F22078" w:rsidRPr="007C21EA" w:rsidDel="00133260">
          <w:rPr>
            <w:rFonts w:ascii="Arial" w:eastAsia="Cambria" w:hAnsi="Arial" w:cs="Arial"/>
            <w:i/>
            <w:sz w:val="24"/>
            <w:szCs w:val="24"/>
          </w:rPr>
          <w:delText>E. faecalis</w:delText>
        </w:r>
        <w:r w:rsidR="00F22078" w:rsidRPr="007C21EA" w:rsidDel="00133260">
          <w:rPr>
            <w:rFonts w:ascii="Arial" w:eastAsia="Cambria" w:hAnsi="Arial" w:cs="Arial"/>
            <w:sz w:val="24"/>
            <w:szCs w:val="24"/>
          </w:rPr>
          <w:delText xml:space="preserve"> V587</w:delText>
        </w:r>
        <w:r w:rsidRPr="007C21EA" w:rsidDel="00133260">
          <w:rPr>
            <w:rFonts w:ascii="Arial" w:eastAsia="Cambria" w:hAnsi="Arial" w:cs="Arial"/>
            <w:sz w:val="24"/>
            <w:szCs w:val="24"/>
          </w:rPr>
          <w:delText>.</w:delText>
        </w:r>
        <w:r w:rsidR="00DA4540" w:rsidRPr="007C21EA" w:rsidDel="00133260">
          <w:rPr>
            <w:rFonts w:ascii="Arial" w:eastAsia="Cambria" w:hAnsi="Arial" w:cs="Arial"/>
            <w:sz w:val="24"/>
            <w:szCs w:val="24"/>
          </w:rPr>
          <w:delText xml:space="preserve"> </w:delText>
        </w:r>
        <w:r w:rsidR="00A955B5" w:rsidDel="00133260">
          <w:rPr>
            <w:rFonts w:ascii="Arial" w:eastAsia="Cambria" w:hAnsi="Arial" w:cs="Arial"/>
            <w:sz w:val="24"/>
            <w:szCs w:val="24"/>
          </w:rPr>
          <w:delText>Bars represent means and e</w:delText>
        </w:r>
        <w:r w:rsidR="00DA4540" w:rsidRPr="007C21EA" w:rsidDel="00133260">
          <w:rPr>
            <w:rFonts w:ascii="Arial" w:eastAsia="Cambria" w:hAnsi="Arial" w:cs="Arial"/>
            <w:sz w:val="24"/>
            <w:szCs w:val="24"/>
          </w:rPr>
          <w:delText xml:space="preserve">rror bars represent </w:delText>
        </w:r>
        <w:r w:rsidR="00A955B5" w:rsidDel="00133260">
          <w:rPr>
            <w:rFonts w:ascii="Arial" w:eastAsia="Cambria" w:hAnsi="Arial" w:cs="Arial"/>
            <w:sz w:val="24"/>
            <w:szCs w:val="24"/>
          </w:rPr>
          <w:delText>standard deviations of three biological replicates.</w:delText>
        </w:r>
      </w:del>
    </w:p>
    <w:p w14:paraId="00000075" w14:textId="38267A68" w:rsidR="000207FA" w:rsidRPr="007C21EA" w:rsidDel="00133260" w:rsidRDefault="00A955B5">
      <w:pPr>
        <w:spacing w:line="480" w:lineRule="auto"/>
        <w:rPr>
          <w:del w:id="504" w:author="Stephen Wandro" w:date="2021-04-28T10:01:00Z"/>
          <w:rFonts w:ascii="Arial" w:eastAsia="Cambria" w:hAnsi="Arial" w:cs="Arial"/>
          <w:sz w:val="24"/>
          <w:szCs w:val="24"/>
        </w:rPr>
      </w:pPr>
      <w:del w:id="505" w:author="Stephen Wandro" w:date="2021-04-28T10:01:00Z">
        <w:r w:rsidDel="00133260">
          <w:rPr>
            <w:rFonts w:ascii="Arial" w:eastAsia="Cambria" w:hAnsi="Arial" w:cs="Arial"/>
            <w:noProof/>
            <w:sz w:val="24"/>
            <w:szCs w:val="24"/>
          </w:rPr>
          <w:drawing>
            <wp:inline distT="0" distB="0" distL="0" distR="0" wp14:anchorId="6184FDDD" wp14:editId="3FB804E4">
              <wp:extent cx="5943600" cy="46958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695825"/>
                      </a:xfrm>
                      <a:prstGeom prst="rect">
                        <a:avLst/>
                      </a:prstGeom>
                      <a:noFill/>
                      <a:ln>
                        <a:noFill/>
                      </a:ln>
                    </pic:spPr>
                  </pic:pic>
                </a:graphicData>
              </a:graphic>
            </wp:inline>
          </w:drawing>
        </w:r>
      </w:del>
    </w:p>
    <w:p w14:paraId="00000076" w14:textId="184DCFCB" w:rsidR="000207FA" w:rsidRPr="007C21EA" w:rsidDel="00133260" w:rsidRDefault="000207FA">
      <w:pPr>
        <w:spacing w:line="480" w:lineRule="auto"/>
        <w:rPr>
          <w:del w:id="506" w:author="Stephen Wandro" w:date="2021-04-28T10:01:00Z"/>
          <w:rFonts w:ascii="Arial" w:eastAsia="Cambria" w:hAnsi="Arial" w:cs="Arial"/>
          <w:sz w:val="24"/>
          <w:szCs w:val="24"/>
        </w:rPr>
      </w:pPr>
    </w:p>
    <w:p w14:paraId="00000077" w14:textId="4B665EB0" w:rsidR="000207FA" w:rsidRPr="007C21EA" w:rsidDel="00133260" w:rsidRDefault="000207FA">
      <w:pPr>
        <w:spacing w:line="480" w:lineRule="auto"/>
        <w:jc w:val="center"/>
        <w:rPr>
          <w:del w:id="507" w:author="Stephen Wandro" w:date="2021-04-28T10:01:00Z"/>
          <w:rFonts w:ascii="Arial" w:eastAsia="Cambria" w:hAnsi="Arial" w:cs="Arial"/>
          <w:sz w:val="24"/>
          <w:szCs w:val="24"/>
        </w:rPr>
      </w:pPr>
    </w:p>
    <w:p w14:paraId="00000078" w14:textId="64863480" w:rsidR="000207FA" w:rsidRPr="007C21EA" w:rsidRDefault="00563D7E">
      <w:pPr>
        <w:rPr>
          <w:rFonts w:ascii="Arial" w:eastAsia="Cambria" w:hAnsi="Arial" w:cs="Arial"/>
          <w:sz w:val="24"/>
          <w:szCs w:val="24"/>
        </w:rPr>
      </w:pPr>
      <w:del w:id="508" w:author="Stephen Wandro" w:date="2021-04-28T10:01:00Z">
        <w:r w:rsidRPr="007C21EA" w:rsidDel="00133260">
          <w:rPr>
            <w:rFonts w:ascii="Arial" w:hAnsi="Arial" w:cs="Arial"/>
          </w:rPr>
          <w:br w:type="page"/>
        </w:r>
      </w:del>
    </w:p>
    <w:p w14:paraId="4FA0112A" w14:textId="1EC640DA" w:rsidR="00B93783" w:rsidRDefault="00B93783" w:rsidP="00B93783">
      <w:pPr>
        <w:spacing w:line="480" w:lineRule="auto"/>
        <w:rPr>
          <w:ins w:id="509" w:author="Stephen Wandro" w:date="2021-03-25T17:23:00Z"/>
          <w:rFonts w:ascii="Cambria" w:hAnsi="Cambria"/>
          <w:b/>
          <w:sz w:val="24"/>
          <w:szCs w:val="24"/>
        </w:rPr>
      </w:pPr>
      <w:ins w:id="510" w:author="Stephen Wandro" w:date="2021-03-25T17:23:00Z">
        <w:r>
          <w:rPr>
            <w:rFonts w:ascii="Cambria" w:hAnsi="Cambria"/>
            <w:b/>
            <w:sz w:val="24"/>
            <w:szCs w:val="24"/>
          </w:rPr>
          <w:t xml:space="preserve">Table </w:t>
        </w:r>
      </w:ins>
      <w:ins w:id="511" w:author="Stephen Wandro" w:date="2021-04-29T16:02:00Z">
        <w:r w:rsidR="009921B3">
          <w:rPr>
            <w:rFonts w:ascii="Cambria" w:hAnsi="Cambria"/>
            <w:b/>
            <w:sz w:val="24"/>
            <w:szCs w:val="24"/>
          </w:rPr>
          <w:t>1</w:t>
        </w:r>
      </w:ins>
      <w:ins w:id="512" w:author="Stephen Wandro" w:date="2021-03-25T17:23:00Z">
        <w:r>
          <w:rPr>
            <w:rFonts w:ascii="Cambria" w:hAnsi="Cambria"/>
            <w:b/>
            <w:sz w:val="24"/>
            <w:szCs w:val="24"/>
          </w:rPr>
          <w:t xml:space="preserve">. </w:t>
        </w:r>
        <w:bookmarkStart w:id="513" w:name="_Hlk8315181"/>
        <w:r>
          <w:rPr>
            <w:rFonts w:ascii="Cambria" w:hAnsi="Cambria"/>
            <w:i/>
            <w:sz w:val="24"/>
            <w:szCs w:val="24"/>
          </w:rPr>
          <w:t>Brockvirinae</w:t>
        </w:r>
        <w:r>
          <w:rPr>
            <w:rFonts w:ascii="Cambria" w:hAnsi="Cambria"/>
            <w:sz w:val="24"/>
            <w:szCs w:val="24"/>
          </w:rPr>
          <w:t xml:space="preserve"> </w:t>
        </w:r>
        <w:r>
          <w:rPr>
            <w:rFonts w:ascii="Cambria" w:hAnsi="Cambria"/>
            <w:i/>
            <w:sz w:val="24"/>
            <w:szCs w:val="24"/>
          </w:rPr>
          <w:t xml:space="preserve">Enterococcus </w:t>
        </w:r>
        <w:r>
          <w:rPr>
            <w:rFonts w:ascii="Cambria" w:hAnsi="Cambria"/>
            <w:sz w:val="24"/>
            <w:szCs w:val="24"/>
          </w:rPr>
          <w:t>phages from the Sequence Read Archive</w:t>
        </w:r>
        <w:bookmarkEnd w:id="513"/>
        <w:r>
          <w:rPr>
            <w:rFonts w:ascii="Cambria" w:hAnsi="Cambria"/>
            <w:sz w:val="24"/>
            <w:szCs w:val="24"/>
          </w:rPr>
          <w:t>.</w:t>
        </w:r>
      </w:ins>
    </w:p>
    <w:tbl>
      <w:tblPr>
        <w:tblW w:w="9715" w:type="dxa"/>
        <w:tblLook w:val="04A0" w:firstRow="1" w:lastRow="0" w:firstColumn="1" w:lastColumn="0" w:noHBand="0" w:noVBand="1"/>
        <w:tblPrChange w:id="514" w:author="Stephen Wandro" w:date="2021-04-29T16:01:00Z">
          <w:tblPr>
            <w:tblW w:w="9350" w:type="dxa"/>
            <w:tblLook w:val="04A0" w:firstRow="1" w:lastRow="0" w:firstColumn="1" w:lastColumn="0" w:noHBand="0" w:noVBand="1"/>
          </w:tblPr>
        </w:tblPrChange>
      </w:tblPr>
      <w:tblGrid>
        <w:gridCol w:w="758"/>
        <w:gridCol w:w="1177"/>
        <w:gridCol w:w="5650"/>
        <w:gridCol w:w="1284"/>
        <w:gridCol w:w="1441"/>
        <w:tblGridChange w:id="515">
          <w:tblGrid>
            <w:gridCol w:w="758"/>
            <w:gridCol w:w="1100"/>
            <w:gridCol w:w="5217"/>
            <w:gridCol w:w="1199"/>
            <w:gridCol w:w="1076"/>
          </w:tblGrid>
        </w:tblGridChange>
      </w:tblGrid>
      <w:tr w:rsidR="00EC422B" w:rsidRPr="00EC422B" w14:paraId="2C364995" w14:textId="77777777" w:rsidTr="00EC422B">
        <w:trPr>
          <w:trHeight w:val="435"/>
          <w:ins w:id="516" w:author="Stephen Wandro" w:date="2021-04-29T16:00:00Z"/>
          <w:trPrChange w:id="517"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18"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8CB5FB2" w14:textId="77777777" w:rsidR="00EC422B" w:rsidRPr="00EC422B" w:rsidRDefault="00EC422B" w:rsidP="00EC422B">
            <w:pPr>
              <w:rPr>
                <w:ins w:id="519" w:author="Stephen Wandro" w:date="2021-04-29T16:00:00Z"/>
                <w:rFonts w:ascii="Arial" w:hAnsi="Arial" w:cs="Arial"/>
                <w:b/>
                <w:bCs/>
                <w:color w:val="000000"/>
                <w:sz w:val="16"/>
                <w:szCs w:val="16"/>
                <w:rPrChange w:id="520" w:author="Stephen Wandro" w:date="2021-04-29T16:00:00Z">
                  <w:rPr>
                    <w:ins w:id="521" w:author="Stephen Wandro" w:date="2021-04-29T16:00:00Z"/>
                    <w:rFonts w:ascii="Arial" w:hAnsi="Arial" w:cs="Arial"/>
                    <w:b/>
                    <w:bCs/>
                    <w:color w:val="000000"/>
                  </w:rPr>
                </w:rPrChange>
              </w:rPr>
            </w:pPr>
            <w:ins w:id="522" w:author="Stephen Wandro" w:date="2021-04-29T16:00:00Z">
              <w:r w:rsidRPr="00EC422B">
                <w:rPr>
                  <w:rFonts w:ascii="Arial" w:hAnsi="Arial" w:cs="Arial"/>
                  <w:b/>
                  <w:bCs/>
                  <w:color w:val="000000"/>
                  <w:sz w:val="16"/>
                  <w:szCs w:val="16"/>
                  <w:rPrChange w:id="523" w:author="Stephen Wandro" w:date="2021-04-29T16:00:00Z">
                    <w:rPr>
                      <w:rFonts w:ascii="Arial" w:hAnsi="Arial" w:cs="Arial"/>
                      <w:b/>
                      <w:bCs/>
                      <w:color w:val="000000"/>
                    </w:rPr>
                  </w:rPrChange>
                </w:rPr>
                <w:t>Phage</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24"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D2301EF" w14:textId="77777777" w:rsidR="00EC422B" w:rsidRPr="00EC422B" w:rsidRDefault="00EC422B" w:rsidP="00EC422B">
            <w:pPr>
              <w:rPr>
                <w:ins w:id="525" w:author="Stephen Wandro" w:date="2021-04-29T16:00:00Z"/>
                <w:rFonts w:ascii="Arial" w:hAnsi="Arial" w:cs="Arial"/>
                <w:b/>
                <w:bCs/>
                <w:color w:val="000000"/>
                <w:sz w:val="16"/>
                <w:szCs w:val="16"/>
                <w:rPrChange w:id="526" w:author="Stephen Wandro" w:date="2021-04-29T16:00:00Z">
                  <w:rPr>
                    <w:ins w:id="527" w:author="Stephen Wandro" w:date="2021-04-29T16:00:00Z"/>
                    <w:rFonts w:ascii="Arial" w:hAnsi="Arial" w:cs="Arial"/>
                    <w:b/>
                    <w:bCs/>
                    <w:color w:val="000000"/>
                  </w:rPr>
                </w:rPrChange>
              </w:rPr>
            </w:pPr>
            <w:ins w:id="528" w:author="Stephen Wandro" w:date="2021-04-29T16:00:00Z">
              <w:r w:rsidRPr="00EC422B">
                <w:rPr>
                  <w:rFonts w:ascii="Arial" w:hAnsi="Arial" w:cs="Arial"/>
                  <w:b/>
                  <w:bCs/>
                  <w:color w:val="000000"/>
                  <w:sz w:val="16"/>
                  <w:szCs w:val="16"/>
                  <w:rPrChange w:id="529" w:author="Stephen Wandro" w:date="2021-04-29T16:00:00Z">
                    <w:rPr>
                      <w:rFonts w:ascii="Arial" w:hAnsi="Arial" w:cs="Arial"/>
                      <w:b/>
                      <w:bCs/>
                      <w:color w:val="000000"/>
                    </w:rPr>
                  </w:rPrChange>
                </w:rPr>
                <w:t>SRA</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30"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730E1898" w14:textId="77777777" w:rsidR="00EC422B" w:rsidRPr="00EC422B" w:rsidRDefault="00EC422B" w:rsidP="00EC422B">
            <w:pPr>
              <w:rPr>
                <w:ins w:id="531" w:author="Stephen Wandro" w:date="2021-04-29T16:00:00Z"/>
                <w:rFonts w:ascii="Arial" w:hAnsi="Arial" w:cs="Arial"/>
                <w:b/>
                <w:bCs/>
                <w:color w:val="000000"/>
                <w:sz w:val="16"/>
                <w:szCs w:val="16"/>
                <w:rPrChange w:id="532" w:author="Stephen Wandro" w:date="2021-04-29T16:00:00Z">
                  <w:rPr>
                    <w:ins w:id="533" w:author="Stephen Wandro" w:date="2021-04-29T16:00:00Z"/>
                    <w:rFonts w:ascii="Arial" w:hAnsi="Arial" w:cs="Arial"/>
                    <w:b/>
                    <w:bCs/>
                    <w:color w:val="000000"/>
                  </w:rPr>
                </w:rPrChange>
              </w:rPr>
            </w:pPr>
            <w:ins w:id="534" w:author="Stephen Wandro" w:date="2021-04-29T16:00:00Z">
              <w:r w:rsidRPr="00EC422B">
                <w:rPr>
                  <w:rFonts w:ascii="Arial" w:hAnsi="Arial" w:cs="Arial"/>
                  <w:b/>
                  <w:bCs/>
                  <w:color w:val="000000"/>
                  <w:sz w:val="16"/>
                  <w:szCs w:val="16"/>
                  <w:rPrChange w:id="535" w:author="Stephen Wandro" w:date="2021-04-29T16:00:00Z">
                    <w:rPr>
                      <w:rFonts w:ascii="Arial" w:hAnsi="Arial" w:cs="Arial"/>
                      <w:b/>
                      <w:bCs/>
                      <w:color w:val="000000"/>
                    </w:rPr>
                  </w:rPrChange>
                </w:rPr>
                <w:t>Title</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536"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ED27946" w14:textId="77777777" w:rsidR="00EC422B" w:rsidRPr="00EC422B" w:rsidRDefault="00EC422B" w:rsidP="00EC422B">
            <w:pPr>
              <w:rPr>
                <w:ins w:id="537" w:author="Stephen Wandro" w:date="2021-04-29T16:00:00Z"/>
                <w:rFonts w:ascii="Arial" w:hAnsi="Arial" w:cs="Arial"/>
                <w:b/>
                <w:bCs/>
                <w:color w:val="000000"/>
                <w:sz w:val="16"/>
                <w:szCs w:val="16"/>
                <w:rPrChange w:id="538" w:author="Stephen Wandro" w:date="2021-04-29T16:00:00Z">
                  <w:rPr>
                    <w:ins w:id="539" w:author="Stephen Wandro" w:date="2021-04-29T16:00:00Z"/>
                    <w:rFonts w:ascii="Arial" w:hAnsi="Arial" w:cs="Arial"/>
                    <w:b/>
                    <w:bCs/>
                    <w:color w:val="000000"/>
                  </w:rPr>
                </w:rPrChange>
              </w:rPr>
            </w:pPr>
            <w:ins w:id="540" w:author="Stephen Wandro" w:date="2021-04-29T16:00:00Z">
              <w:r w:rsidRPr="00EC422B">
                <w:rPr>
                  <w:rFonts w:ascii="Arial" w:hAnsi="Arial" w:cs="Arial"/>
                  <w:b/>
                  <w:bCs/>
                  <w:color w:val="000000"/>
                  <w:sz w:val="16"/>
                  <w:szCs w:val="16"/>
                  <w:rPrChange w:id="541" w:author="Stephen Wandro" w:date="2021-04-29T16:00:00Z">
                    <w:rPr>
                      <w:rFonts w:ascii="Arial" w:hAnsi="Arial" w:cs="Arial"/>
                      <w:b/>
                      <w:bCs/>
                      <w:color w:val="000000"/>
                    </w:rPr>
                  </w:rPrChange>
                </w:rPr>
                <w:t>Location</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542"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B836E95" w14:textId="77777777" w:rsidR="00EC422B" w:rsidRPr="00EC422B" w:rsidRDefault="00EC422B" w:rsidP="00EC422B">
            <w:pPr>
              <w:rPr>
                <w:ins w:id="543" w:author="Stephen Wandro" w:date="2021-04-29T16:00:00Z"/>
                <w:rFonts w:ascii="Arial" w:hAnsi="Arial" w:cs="Arial"/>
                <w:b/>
                <w:bCs/>
                <w:color w:val="000000"/>
                <w:sz w:val="16"/>
                <w:szCs w:val="16"/>
                <w:rPrChange w:id="544" w:author="Stephen Wandro" w:date="2021-04-29T16:00:00Z">
                  <w:rPr>
                    <w:ins w:id="545" w:author="Stephen Wandro" w:date="2021-04-29T16:00:00Z"/>
                    <w:rFonts w:ascii="Arial" w:hAnsi="Arial" w:cs="Arial"/>
                    <w:b/>
                    <w:bCs/>
                    <w:color w:val="000000"/>
                  </w:rPr>
                </w:rPrChange>
              </w:rPr>
            </w:pPr>
            <w:ins w:id="546" w:author="Stephen Wandro" w:date="2021-04-29T16:00:00Z">
              <w:r w:rsidRPr="00EC422B">
                <w:rPr>
                  <w:rFonts w:ascii="Arial" w:hAnsi="Arial" w:cs="Arial"/>
                  <w:b/>
                  <w:bCs/>
                  <w:color w:val="000000"/>
                  <w:sz w:val="16"/>
                  <w:szCs w:val="16"/>
                  <w:rPrChange w:id="547" w:author="Stephen Wandro" w:date="2021-04-29T16:00:00Z">
                    <w:rPr>
                      <w:rFonts w:ascii="Arial" w:hAnsi="Arial" w:cs="Arial"/>
                      <w:b/>
                      <w:bCs/>
                      <w:color w:val="000000"/>
                    </w:rPr>
                  </w:rPrChange>
                </w:rPr>
                <w:t>Sample type</w:t>
              </w:r>
            </w:ins>
          </w:p>
        </w:tc>
      </w:tr>
      <w:tr w:rsidR="00EC422B" w:rsidRPr="00EC422B" w14:paraId="5B8B85CC" w14:textId="77777777" w:rsidTr="00EC422B">
        <w:trPr>
          <w:trHeight w:val="435"/>
          <w:ins w:id="548" w:author="Stephen Wandro" w:date="2021-04-29T16:00:00Z"/>
          <w:trPrChange w:id="549"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550"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9B1B1EB" w14:textId="77777777" w:rsidR="00EC422B" w:rsidRPr="00EC422B" w:rsidRDefault="00EC422B" w:rsidP="00EC422B">
            <w:pPr>
              <w:rPr>
                <w:ins w:id="551" w:author="Stephen Wandro" w:date="2021-04-29T16:00:00Z"/>
                <w:rFonts w:ascii="Arial" w:hAnsi="Arial" w:cs="Arial"/>
                <w:color w:val="000000"/>
                <w:sz w:val="16"/>
                <w:szCs w:val="16"/>
                <w:rPrChange w:id="552" w:author="Stephen Wandro" w:date="2021-04-29T16:00:00Z">
                  <w:rPr>
                    <w:ins w:id="553" w:author="Stephen Wandro" w:date="2021-04-29T16:00:00Z"/>
                    <w:rFonts w:ascii="Arial" w:hAnsi="Arial" w:cs="Arial"/>
                    <w:color w:val="000000"/>
                  </w:rPr>
                </w:rPrChange>
              </w:rPr>
            </w:pPr>
            <w:ins w:id="554" w:author="Stephen Wandro" w:date="2021-04-29T16:00:00Z">
              <w:r w:rsidRPr="00EC422B">
                <w:rPr>
                  <w:rFonts w:ascii="Arial" w:hAnsi="Arial" w:cs="Arial"/>
                  <w:color w:val="000000"/>
                  <w:sz w:val="16"/>
                  <w:szCs w:val="16"/>
                  <w:rPrChange w:id="555"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556"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71036793" w14:textId="77777777" w:rsidR="00EC422B" w:rsidRPr="00EC422B" w:rsidRDefault="00EC422B" w:rsidP="00EC422B">
            <w:pPr>
              <w:rPr>
                <w:ins w:id="557" w:author="Stephen Wandro" w:date="2021-04-29T16:00:00Z"/>
                <w:rFonts w:ascii="Arial" w:hAnsi="Arial" w:cs="Arial"/>
                <w:color w:val="000000"/>
                <w:sz w:val="16"/>
                <w:szCs w:val="16"/>
                <w:rPrChange w:id="558" w:author="Stephen Wandro" w:date="2021-04-29T16:00:00Z">
                  <w:rPr>
                    <w:ins w:id="559" w:author="Stephen Wandro" w:date="2021-04-29T16:00:00Z"/>
                    <w:rFonts w:ascii="Arial" w:hAnsi="Arial" w:cs="Arial"/>
                    <w:color w:val="000000"/>
                  </w:rPr>
                </w:rPrChange>
              </w:rPr>
            </w:pPr>
            <w:ins w:id="560" w:author="Stephen Wandro" w:date="2021-04-29T16:00:00Z">
              <w:r w:rsidRPr="00EC422B">
                <w:rPr>
                  <w:rFonts w:ascii="Arial" w:hAnsi="Arial" w:cs="Arial"/>
                  <w:color w:val="000000"/>
                  <w:sz w:val="16"/>
                  <w:szCs w:val="16"/>
                  <w:rPrChange w:id="561" w:author="Stephen Wandro" w:date="2021-04-29T16:00:00Z">
                    <w:rPr>
                      <w:rFonts w:ascii="Arial" w:hAnsi="Arial" w:cs="Arial"/>
                      <w:color w:val="000000"/>
                    </w:rPr>
                  </w:rPrChange>
                </w:rPr>
                <w:t>SRP077952</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562"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2AA95F20" w14:textId="77777777" w:rsidR="00EC422B" w:rsidRPr="00EC422B" w:rsidRDefault="00EC422B" w:rsidP="00EC422B">
            <w:pPr>
              <w:rPr>
                <w:ins w:id="563" w:author="Stephen Wandro" w:date="2021-04-29T16:00:00Z"/>
                <w:rFonts w:ascii="Arial" w:hAnsi="Arial" w:cs="Arial"/>
                <w:color w:val="000000"/>
                <w:sz w:val="16"/>
                <w:szCs w:val="16"/>
                <w:rPrChange w:id="564" w:author="Stephen Wandro" w:date="2021-04-29T16:00:00Z">
                  <w:rPr>
                    <w:ins w:id="565" w:author="Stephen Wandro" w:date="2021-04-29T16:00:00Z"/>
                    <w:rFonts w:ascii="Arial" w:hAnsi="Arial" w:cs="Arial"/>
                    <w:color w:val="000000"/>
                  </w:rPr>
                </w:rPrChange>
              </w:rPr>
            </w:pPr>
            <w:ins w:id="566" w:author="Stephen Wandro" w:date="2021-04-29T16:00:00Z">
              <w:r w:rsidRPr="00EC422B">
                <w:rPr>
                  <w:rFonts w:ascii="Arial" w:hAnsi="Arial" w:cs="Arial"/>
                  <w:sz w:val="16"/>
                  <w:szCs w:val="16"/>
                  <w:rPrChange w:id="567" w:author="Stephen Wandro" w:date="2021-04-29T16:00:00Z">
                    <w:rPr>
                      <w:rFonts w:ascii="Arial" w:hAnsi="Arial" w:cs="Arial"/>
                    </w:rPr>
                  </w:rPrChange>
                </w:rPr>
                <w:t>The INTESTI bacteriophage cocktail genome sequencing and assembly</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568"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EB317AE" w14:textId="77777777" w:rsidR="00EC422B" w:rsidRPr="00EC422B" w:rsidRDefault="00EC422B" w:rsidP="00EC422B">
            <w:pPr>
              <w:rPr>
                <w:ins w:id="569" w:author="Stephen Wandro" w:date="2021-04-29T16:00:00Z"/>
                <w:rFonts w:ascii="Arial" w:hAnsi="Arial" w:cs="Arial"/>
                <w:color w:val="000000"/>
                <w:sz w:val="16"/>
                <w:szCs w:val="16"/>
                <w:rPrChange w:id="570" w:author="Stephen Wandro" w:date="2021-04-29T16:00:00Z">
                  <w:rPr>
                    <w:ins w:id="571" w:author="Stephen Wandro" w:date="2021-04-29T16:00:00Z"/>
                    <w:rFonts w:ascii="Arial" w:hAnsi="Arial" w:cs="Arial"/>
                    <w:color w:val="000000"/>
                  </w:rPr>
                </w:rPrChange>
              </w:rPr>
            </w:pPr>
            <w:ins w:id="572" w:author="Stephen Wandro" w:date="2021-04-29T16:00:00Z">
              <w:r w:rsidRPr="00EC422B">
                <w:rPr>
                  <w:rFonts w:ascii="Arial" w:hAnsi="Arial" w:cs="Arial"/>
                  <w:sz w:val="16"/>
                  <w:szCs w:val="16"/>
                  <w:rPrChange w:id="573" w:author="Stephen Wandro" w:date="2021-04-29T16:00:00Z">
                    <w:rPr>
                      <w:rFonts w:ascii="Arial" w:hAnsi="Arial" w:cs="Arial"/>
                    </w:rPr>
                  </w:rPrChange>
                </w:rPr>
                <w:t>Georgia</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574"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7A04BDE" w14:textId="77777777" w:rsidR="00EC422B" w:rsidRPr="00EC422B" w:rsidRDefault="00EC422B" w:rsidP="00EC422B">
            <w:pPr>
              <w:rPr>
                <w:ins w:id="575" w:author="Stephen Wandro" w:date="2021-04-29T16:00:00Z"/>
                <w:rFonts w:ascii="Arial" w:hAnsi="Arial" w:cs="Arial"/>
                <w:color w:val="000000"/>
                <w:sz w:val="16"/>
                <w:szCs w:val="16"/>
                <w:rPrChange w:id="576" w:author="Stephen Wandro" w:date="2021-04-29T16:00:00Z">
                  <w:rPr>
                    <w:ins w:id="577" w:author="Stephen Wandro" w:date="2021-04-29T16:00:00Z"/>
                    <w:rFonts w:ascii="Arial" w:hAnsi="Arial" w:cs="Arial"/>
                    <w:color w:val="000000"/>
                  </w:rPr>
                </w:rPrChange>
              </w:rPr>
            </w:pPr>
            <w:ins w:id="578" w:author="Stephen Wandro" w:date="2021-04-29T16:00:00Z">
              <w:r w:rsidRPr="00EC422B">
                <w:rPr>
                  <w:rFonts w:ascii="Arial" w:hAnsi="Arial" w:cs="Arial"/>
                  <w:sz w:val="16"/>
                  <w:szCs w:val="16"/>
                  <w:rPrChange w:id="579" w:author="Stephen Wandro" w:date="2021-04-29T16:00:00Z">
                    <w:rPr>
                      <w:rFonts w:ascii="Arial" w:hAnsi="Arial" w:cs="Arial"/>
                    </w:rPr>
                  </w:rPrChange>
                </w:rPr>
                <w:t>Phage cocktail</w:t>
              </w:r>
            </w:ins>
          </w:p>
        </w:tc>
      </w:tr>
      <w:tr w:rsidR="00EC422B" w:rsidRPr="00EC422B" w14:paraId="7857CF74" w14:textId="77777777" w:rsidTr="00EC422B">
        <w:trPr>
          <w:trHeight w:val="435"/>
          <w:ins w:id="580" w:author="Stephen Wandro" w:date="2021-04-29T16:00:00Z"/>
          <w:trPrChange w:id="581"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582"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1298D095" w14:textId="77777777" w:rsidR="00EC422B" w:rsidRPr="00EC422B" w:rsidRDefault="00EC422B" w:rsidP="00EC422B">
            <w:pPr>
              <w:rPr>
                <w:ins w:id="583" w:author="Stephen Wandro" w:date="2021-04-29T16:00:00Z"/>
                <w:rFonts w:ascii="Arial" w:hAnsi="Arial" w:cs="Arial"/>
                <w:color w:val="000000"/>
                <w:sz w:val="16"/>
                <w:szCs w:val="16"/>
                <w:rPrChange w:id="584" w:author="Stephen Wandro" w:date="2021-04-29T16:00:00Z">
                  <w:rPr>
                    <w:ins w:id="585" w:author="Stephen Wandro" w:date="2021-04-29T16:00:00Z"/>
                    <w:rFonts w:ascii="Arial" w:hAnsi="Arial" w:cs="Arial"/>
                    <w:color w:val="000000"/>
                  </w:rPr>
                </w:rPrChange>
              </w:rPr>
            </w:pPr>
            <w:ins w:id="586" w:author="Stephen Wandro" w:date="2021-04-29T16:00:00Z">
              <w:r w:rsidRPr="00EC422B">
                <w:rPr>
                  <w:rFonts w:ascii="Arial" w:hAnsi="Arial" w:cs="Arial"/>
                  <w:color w:val="000000"/>
                  <w:sz w:val="16"/>
                  <w:szCs w:val="16"/>
                  <w:rPrChange w:id="587"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88"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0B86A612" w14:textId="77777777" w:rsidR="00EC422B" w:rsidRPr="00EC422B" w:rsidRDefault="00EC422B" w:rsidP="00EC422B">
            <w:pPr>
              <w:rPr>
                <w:ins w:id="589" w:author="Stephen Wandro" w:date="2021-04-29T16:00:00Z"/>
                <w:rFonts w:ascii="Arial" w:hAnsi="Arial" w:cs="Arial"/>
                <w:color w:val="000000"/>
                <w:sz w:val="16"/>
                <w:szCs w:val="16"/>
                <w:rPrChange w:id="590" w:author="Stephen Wandro" w:date="2021-04-29T16:00:00Z">
                  <w:rPr>
                    <w:ins w:id="591" w:author="Stephen Wandro" w:date="2021-04-29T16:00:00Z"/>
                    <w:rFonts w:ascii="Arial" w:hAnsi="Arial" w:cs="Arial"/>
                    <w:color w:val="000000"/>
                  </w:rPr>
                </w:rPrChange>
              </w:rPr>
            </w:pPr>
            <w:ins w:id="592" w:author="Stephen Wandro" w:date="2021-04-29T16:00:00Z">
              <w:r w:rsidRPr="00EC422B">
                <w:rPr>
                  <w:rFonts w:ascii="Arial" w:hAnsi="Arial" w:cs="Arial"/>
                  <w:bCs/>
                  <w:color w:val="000000"/>
                  <w:sz w:val="16"/>
                  <w:szCs w:val="16"/>
                  <w:rPrChange w:id="593" w:author="Stephen Wandro" w:date="2021-04-29T16:00:00Z">
                    <w:rPr>
                      <w:rFonts w:ascii="Arial" w:hAnsi="Arial" w:cs="Arial"/>
                      <w:bCs/>
                      <w:color w:val="000000"/>
                    </w:rPr>
                  </w:rPrChange>
                </w:rPr>
                <w:t>PRJEB23244</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594"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79DAE05" w14:textId="77777777" w:rsidR="00EC422B" w:rsidRPr="00EC422B" w:rsidRDefault="00EC422B" w:rsidP="00EC422B">
            <w:pPr>
              <w:rPr>
                <w:ins w:id="595" w:author="Stephen Wandro" w:date="2021-04-29T16:00:00Z"/>
                <w:rFonts w:ascii="Arial" w:hAnsi="Arial" w:cs="Arial"/>
                <w:color w:val="000000"/>
                <w:sz w:val="16"/>
                <w:szCs w:val="16"/>
                <w:rPrChange w:id="596" w:author="Stephen Wandro" w:date="2021-04-29T16:00:00Z">
                  <w:rPr>
                    <w:ins w:id="597" w:author="Stephen Wandro" w:date="2021-04-29T16:00:00Z"/>
                    <w:rFonts w:ascii="Arial" w:hAnsi="Arial" w:cs="Arial"/>
                    <w:color w:val="000000"/>
                  </w:rPr>
                </w:rPrChange>
              </w:rPr>
            </w:pPr>
            <w:ins w:id="598" w:author="Stephen Wandro" w:date="2021-04-29T16:00:00Z">
              <w:r w:rsidRPr="00EC422B">
                <w:rPr>
                  <w:rFonts w:ascii="Arial" w:hAnsi="Arial" w:cs="Arial"/>
                  <w:color w:val="000000"/>
                  <w:sz w:val="16"/>
                  <w:szCs w:val="16"/>
                  <w:rPrChange w:id="599" w:author="Stephen Wandro" w:date="2021-04-29T16:00:00Z">
                    <w:rPr>
                      <w:rFonts w:ascii="Arial" w:hAnsi="Arial" w:cs="Arial"/>
                      <w:color w:val="000000"/>
                    </w:rPr>
                  </w:rPrChange>
                </w:rPr>
                <w:t>PYO phage cocktail</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00"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0729D97A" w14:textId="77777777" w:rsidR="00EC422B" w:rsidRPr="00EC422B" w:rsidRDefault="00EC422B" w:rsidP="00EC422B">
            <w:pPr>
              <w:rPr>
                <w:ins w:id="601" w:author="Stephen Wandro" w:date="2021-04-29T16:00:00Z"/>
                <w:rFonts w:ascii="Arial" w:hAnsi="Arial" w:cs="Arial"/>
                <w:color w:val="000000"/>
                <w:sz w:val="16"/>
                <w:szCs w:val="16"/>
                <w:rPrChange w:id="602" w:author="Stephen Wandro" w:date="2021-04-29T16:00:00Z">
                  <w:rPr>
                    <w:ins w:id="603" w:author="Stephen Wandro" w:date="2021-04-29T16:00:00Z"/>
                    <w:rFonts w:ascii="Arial" w:hAnsi="Arial" w:cs="Arial"/>
                    <w:color w:val="000000"/>
                  </w:rPr>
                </w:rPrChange>
              </w:rPr>
            </w:pPr>
            <w:ins w:id="604" w:author="Stephen Wandro" w:date="2021-04-29T16:00:00Z">
              <w:r w:rsidRPr="00EC422B">
                <w:rPr>
                  <w:rFonts w:ascii="Arial" w:hAnsi="Arial" w:cs="Arial"/>
                  <w:color w:val="000000"/>
                  <w:sz w:val="16"/>
                  <w:szCs w:val="16"/>
                  <w:rPrChange w:id="605" w:author="Stephen Wandro" w:date="2021-04-29T16:00:00Z">
                    <w:rPr>
                      <w:rFonts w:ascii="Arial" w:hAnsi="Arial" w:cs="Arial"/>
                      <w:color w:val="000000"/>
                    </w:rPr>
                  </w:rPrChange>
                </w:rPr>
                <w:t>Georgia</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06"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B88C0C2" w14:textId="77777777" w:rsidR="00EC422B" w:rsidRPr="00EC422B" w:rsidRDefault="00EC422B" w:rsidP="00EC422B">
            <w:pPr>
              <w:rPr>
                <w:ins w:id="607" w:author="Stephen Wandro" w:date="2021-04-29T16:00:00Z"/>
                <w:rFonts w:ascii="Arial" w:hAnsi="Arial" w:cs="Arial"/>
                <w:color w:val="000000"/>
                <w:sz w:val="16"/>
                <w:szCs w:val="16"/>
                <w:rPrChange w:id="608" w:author="Stephen Wandro" w:date="2021-04-29T16:00:00Z">
                  <w:rPr>
                    <w:ins w:id="609" w:author="Stephen Wandro" w:date="2021-04-29T16:00:00Z"/>
                    <w:rFonts w:ascii="Arial" w:hAnsi="Arial" w:cs="Arial"/>
                    <w:color w:val="000000"/>
                  </w:rPr>
                </w:rPrChange>
              </w:rPr>
            </w:pPr>
            <w:ins w:id="610" w:author="Stephen Wandro" w:date="2021-04-29T16:00:00Z">
              <w:r w:rsidRPr="00EC422B">
                <w:rPr>
                  <w:rFonts w:ascii="Arial" w:hAnsi="Arial" w:cs="Arial"/>
                  <w:color w:val="000000"/>
                  <w:sz w:val="16"/>
                  <w:szCs w:val="16"/>
                  <w:rPrChange w:id="611" w:author="Stephen Wandro" w:date="2021-04-29T16:00:00Z">
                    <w:rPr>
                      <w:rFonts w:ascii="Arial" w:hAnsi="Arial" w:cs="Arial"/>
                      <w:color w:val="000000"/>
                    </w:rPr>
                  </w:rPrChange>
                </w:rPr>
                <w:t>Phage cocktail</w:t>
              </w:r>
            </w:ins>
          </w:p>
        </w:tc>
      </w:tr>
      <w:tr w:rsidR="00EC422B" w:rsidRPr="00EC422B" w14:paraId="3E1E8BF7" w14:textId="77777777" w:rsidTr="00EC422B">
        <w:trPr>
          <w:trHeight w:val="435"/>
          <w:ins w:id="612" w:author="Stephen Wandro" w:date="2021-04-29T16:00:00Z"/>
          <w:trPrChange w:id="613"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614"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BBE9471" w14:textId="77777777" w:rsidR="00EC422B" w:rsidRPr="00EC422B" w:rsidRDefault="00EC422B" w:rsidP="00EC422B">
            <w:pPr>
              <w:rPr>
                <w:ins w:id="615" w:author="Stephen Wandro" w:date="2021-04-29T16:00:00Z"/>
                <w:rFonts w:ascii="Arial" w:hAnsi="Arial" w:cs="Arial"/>
                <w:color w:val="000000"/>
                <w:sz w:val="16"/>
                <w:szCs w:val="16"/>
                <w:rPrChange w:id="616" w:author="Stephen Wandro" w:date="2021-04-29T16:00:00Z">
                  <w:rPr>
                    <w:ins w:id="617" w:author="Stephen Wandro" w:date="2021-04-29T16:00:00Z"/>
                    <w:rFonts w:ascii="Arial" w:hAnsi="Arial" w:cs="Arial"/>
                    <w:color w:val="000000"/>
                  </w:rPr>
                </w:rPrChange>
              </w:rPr>
            </w:pPr>
            <w:ins w:id="618" w:author="Stephen Wandro" w:date="2021-04-29T16:00:00Z">
              <w:r w:rsidRPr="00EC422B">
                <w:rPr>
                  <w:rFonts w:ascii="Arial" w:hAnsi="Arial" w:cs="Arial"/>
                  <w:color w:val="000000"/>
                  <w:sz w:val="16"/>
                  <w:szCs w:val="16"/>
                  <w:rPrChange w:id="619"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20"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951A445" w14:textId="77777777" w:rsidR="00EC422B" w:rsidRPr="00EC422B" w:rsidRDefault="00EC422B" w:rsidP="00EC422B">
            <w:pPr>
              <w:rPr>
                <w:ins w:id="621" w:author="Stephen Wandro" w:date="2021-04-29T16:00:00Z"/>
                <w:rFonts w:ascii="Arial" w:hAnsi="Arial" w:cs="Arial"/>
                <w:color w:val="000000"/>
                <w:sz w:val="16"/>
                <w:szCs w:val="16"/>
                <w:rPrChange w:id="622" w:author="Stephen Wandro" w:date="2021-04-29T16:00:00Z">
                  <w:rPr>
                    <w:ins w:id="623" w:author="Stephen Wandro" w:date="2021-04-29T16:00:00Z"/>
                    <w:rFonts w:ascii="Arial" w:hAnsi="Arial" w:cs="Arial"/>
                    <w:color w:val="000000"/>
                  </w:rPr>
                </w:rPrChange>
              </w:rPr>
            </w:pPr>
            <w:ins w:id="624" w:author="Stephen Wandro" w:date="2021-04-29T16:00:00Z">
              <w:r w:rsidRPr="00EC422B">
                <w:rPr>
                  <w:rFonts w:ascii="Arial" w:hAnsi="Arial" w:cs="Arial"/>
                  <w:color w:val="000000"/>
                  <w:sz w:val="16"/>
                  <w:szCs w:val="16"/>
                  <w:rPrChange w:id="625" w:author="Stephen Wandro" w:date="2021-04-29T16:00:00Z">
                    <w:rPr>
                      <w:rFonts w:ascii="Arial" w:hAnsi="Arial" w:cs="Arial"/>
                      <w:color w:val="000000"/>
                    </w:rPr>
                  </w:rPrChange>
                </w:rPr>
                <w:t>ERP017091</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26"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0C17B027" w14:textId="77777777" w:rsidR="00EC422B" w:rsidRPr="00EC422B" w:rsidRDefault="00EC422B" w:rsidP="00EC422B">
            <w:pPr>
              <w:rPr>
                <w:ins w:id="627" w:author="Stephen Wandro" w:date="2021-04-29T16:00:00Z"/>
                <w:rFonts w:ascii="Arial" w:hAnsi="Arial" w:cs="Arial"/>
                <w:color w:val="000000"/>
                <w:sz w:val="16"/>
                <w:szCs w:val="16"/>
                <w:rPrChange w:id="628" w:author="Stephen Wandro" w:date="2021-04-29T16:00:00Z">
                  <w:rPr>
                    <w:ins w:id="629" w:author="Stephen Wandro" w:date="2021-04-29T16:00:00Z"/>
                    <w:rFonts w:ascii="Arial" w:hAnsi="Arial" w:cs="Arial"/>
                    <w:color w:val="000000"/>
                  </w:rPr>
                </w:rPrChange>
              </w:rPr>
            </w:pPr>
            <w:ins w:id="630" w:author="Stephen Wandro" w:date="2021-04-29T16:00:00Z">
              <w:r w:rsidRPr="00EC422B">
                <w:rPr>
                  <w:rFonts w:ascii="Arial" w:hAnsi="Arial" w:cs="Arial"/>
                  <w:sz w:val="16"/>
                  <w:szCs w:val="16"/>
                  <w:rPrChange w:id="631" w:author="Stephen Wandro" w:date="2021-04-29T16:00:00Z">
                    <w:rPr>
                      <w:rFonts w:ascii="Arial" w:hAnsi="Arial" w:cs="Arial"/>
                    </w:rPr>
                  </w:rPrChange>
                </w:rPr>
                <w:t>The gut microbiome in Crohn's disease and modulation by exclusive enteral nutrition</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32"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03CD8DC8" w14:textId="77777777" w:rsidR="00EC422B" w:rsidRPr="00EC422B" w:rsidRDefault="00EC422B" w:rsidP="00EC422B">
            <w:pPr>
              <w:rPr>
                <w:ins w:id="633" w:author="Stephen Wandro" w:date="2021-04-29T16:00:00Z"/>
                <w:rFonts w:ascii="Arial" w:hAnsi="Arial" w:cs="Arial"/>
                <w:color w:val="000000"/>
                <w:sz w:val="16"/>
                <w:szCs w:val="16"/>
                <w:rPrChange w:id="634" w:author="Stephen Wandro" w:date="2021-04-29T16:00:00Z">
                  <w:rPr>
                    <w:ins w:id="635" w:author="Stephen Wandro" w:date="2021-04-29T16:00:00Z"/>
                    <w:rFonts w:ascii="Arial" w:hAnsi="Arial" w:cs="Arial"/>
                    <w:color w:val="000000"/>
                  </w:rPr>
                </w:rPrChange>
              </w:rPr>
            </w:pPr>
            <w:ins w:id="636" w:author="Stephen Wandro" w:date="2021-04-29T16:00:00Z">
              <w:r w:rsidRPr="00EC422B">
                <w:rPr>
                  <w:rFonts w:ascii="Arial" w:hAnsi="Arial" w:cs="Arial"/>
                  <w:sz w:val="16"/>
                  <w:szCs w:val="16"/>
                  <w:rPrChange w:id="637" w:author="Stephen Wandro" w:date="2021-04-29T16:00:00Z">
                    <w:rPr>
                      <w:rFonts w:ascii="Arial" w:hAnsi="Arial" w:cs="Arial"/>
                    </w:rPr>
                  </w:rPrChange>
                </w:rPr>
                <w:t>Guangdong, China</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38"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FC4DB50" w14:textId="77777777" w:rsidR="00EC422B" w:rsidRPr="00EC422B" w:rsidRDefault="00EC422B" w:rsidP="00EC422B">
            <w:pPr>
              <w:rPr>
                <w:ins w:id="639" w:author="Stephen Wandro" w:date="2021-04-29T16:00:00Z"/>
                <w:rFonts w:ascii="Arial" w:hAnsi="Arial" w:cs="Arial"/>
                <w:color w:val="000000"/>
                <w:sz w:val="16"/>
                <w:szCs w:val="16"/>
                <w:rPrChange w:id="640" w:author="Stephen Wandro" w:date="2021-04-29T16:00:00Z">
                  <w:rPr>
                    <w:ins w:id="641" w:author="Stephen Wandro" w:date="2021-04-29T16:00:00Z"/>
                    <w:rFonts w:ascii="Arial" w:hAnsi="Arial" w:cs="Arial"/>
                    <w:color w:val="000000"/>
                  </w:rPr>
                </w:rPrChange>
              </w:rPr>
            </w:pPr>
            <w:ins w:id="642" w:author="Stephen Wandro" w:date="2021-04-29T16:00:00Z">
              <w:r w:rsidRPr="00EC422B">
                <w:rPr>
                  <w:rFonts w:ascii="Arial" w:hAnsi="Arial" w:cs="Arial"/>
                  <w:sz w:val="16"/>
                  <w:szCs w:val="16"/>
                  <w:rPrChange w:id="643" w:author="Stephen Wandro" w:date="2021-04-29T16:00:00Z">
                    <w:rPr>
                      <w:rFonts w:ascii="Arial" w:hAnsi="Arial" w:cs="Arial"/>
                    </w:rPr>
                  </w:rPrChange>
                </w:rPr>
                <w:t>human fecal</w:t>
              </w:r>
            </w:ins>
          </w:p>
        </w:tc>
      </w:tr>
      <w:tr w:rsidR="00EC422B" w:rsidRPr="00EC422B" w14:paraId="6873A710" w14:textId="77777777" w:rsidTr="00EC422B">
        <w:trPr>
          <w:trHeight w:val="435"/>
          <w:ins w:id="644" w:author="Stephen Wandro" w:date="2021-04-29T16:00:00Z"/>
          <w:trPrChange w:id="645"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646"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4EC5EF8" w14:textId="77777777" w:rsidR="00EC422B" w:rsidRPr="00EC422B" w:rsidRDefault="00EC422B" w:rsidP="00EC422B">
            <w:pPr>
              <w:rPr>
                <w:ins w:id="647" w:author="Stephen Wandro" w:date="2021-04-29T16:00:00Z"/>
                <w:rFonts w:ascii="Arial" w:hAnsi="Arial" w:cs="Arial"/>
                <w:color w:val="000000"/>
                <w:sz w:val="16"/>
                <w:szCs w:val="16"/>
                <w:rPrChange w:id="648" w:author="Stephen Wandro" w:date="2021-04-29T16:00:00Z">
                  <w:rPr>
                    <w:ins w:id="649" w:author="Stephen Wandro" w:date="2021-04-29T16:00:00Z"/>
                    <w:rFonts w:ascii="Arial" w:hAnsi="Arial" w:cs="Arial"/>
                    <w:color w:val="000000"/>
                  </w:rPr>
                </w:rPrChange>
              </w:rPr>
            </w:pPr>
            <w:ins w:id="650" w:author="Stephen Wandro" w:date="2021-04-29T16:00:00Z">
              <w:r w:rsidRPr="00EC422B">
                <w:rPr>
                  <w:rFonts w:ascii="Arial" w:hAnsi="Arial" w:cs="Arial"/>
                  <w:color w:val="000000"/>
                  <w:sz w:val="16"/>
                  <w:szCs w:val="16"/>
                  <w:rPrChange w:id="651"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652"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6B041A92" w14:textId="77777777" w:rsidR="00EC422B" w:rsidRPr="00EC422B" w:rsidRDefault="00EC422B" w:rsidP="00EC422B">
            <w:pPr>
              <w:rPr>
                <w:ins w:id="653" w:author="Stephen Wandro" w:date="2021-04-29T16:00:00Z"/>
                <w:rFonts w:ascii="Arial" w:hAnsi="Arial" w:cs="Arial"/>
                <w:color w:val="000000"/>
                <w:sz w:val="16"/>
                <w:szCs w:val="16"/>
                <w:rPrChange w:id="654" w:author="Stephen Wandro" w:date="2021-04-29T16:00:00Z">
                  <w:rPr>
                    <w:ins w:id="655" w:author="Stephen Wandro" w:date="2021-04-29T16:00:00Z"/>
                    <w:rFonts w:ascii="Arial" w:hAnsi="Arial" w:cs="Arial"/>
                    <w:color w:val="000000"/>
                  </w:rPr>
                </w:rPrChange>
              </w:rPr>
            </w:pPr>
            <w:ins w:id="656" w:author="Stephen Wandro" w:date="2021-04-29T16:00:00Z">
              <w:r w:rsidRPr="00EC422B">
                <w:rPr>
                  <w:rFonts w:ascii="Arial" w:hAnsi="Arial" w:cs="Arial"/>
                  <w:bCs/>
                  <w:color w:val="000000"/>
                  <w:sz w:val="16"/>
                  <w:szCs w:val="16"/>
                  <w:rPrChange w:id="657" w:author="Stephen Wandro" w:date="2021-04-29T16:00:00Z">
                    <w:rPr>
                      <w:rFonts w:ascii="Arial" w:hAnsi="Arial" w:cs="Arial"/>
                      <w:bCs/>
                      <w:color w:val="000000"/>
                    </w:rPr>
                  </w:rPrChange>
                </w:rPr>
                <w:t>ERP006678</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658"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77C4203" w14:textId="77777777" w:rsidR="00EC422B" w:rsidRPr="00EC422B" w:rsidRDefault="00EC422B" w:rsidP="00EC422B">
            <w:pPr>
              <w:rPr>
                <w:ins w:id="659" w:author="Stephen Wandro" w:date="2021-04-29T16:00:00Z"/>
                <w:rFonts w:ascii="Arial" w:hAnsi="Arial" w:cs="Arial"/>
                <w:color w:val="000000"/>
                <w:sz w:val="16"/>
                <w:szCs w:val="16"/>
                <w:rPrChange w:id="660" w:author="Stephen Wandro" w:date="2021-04-29T16:00:00Z">
                  <w:rPr>
                    <w:ins w:id="661" w:author="Stephen Wandro" w:date="2021-04-29T16:00:00Z"/>
                    <w:rFonts w:ascii="Arial" w:hAnsi="Arial" w:cs="Arial"/>
                    <w:color w:val="000000"/>
                  </w:rPr>
                </w:rPrChange>
              </w:rPr>
            </w:pPr>
            <w:ins w:id="662" w:author="Stephen Wandro" w:date="2021-04-29T16:00:00Z">
              <w:r w:rsidRPr="00EC422B">
                <w:rPr>
                  <w:rFonts w:ascii="Arial" w:hAnsi="Arial" w:cs="Arial"/>
                  <w:color w:val="000000"/>
                  <w:sz w:val="16"/>
                  <w:szCs w:val="16"/>
                  <w:rPrChange w:id="663" w:author="Stephen Wandro" w:date="2021-04-29T16:00:00Z">
                    <w:rPr>
                      <w:rFonts w:ascii="Arial" w:hAnsi="Arial" w:cs="Arial"/>
                      <w:color w:val="000000"/>
                    </w:rPr>
                  </w:rPrChange>
                </w:rPr>
                <w:t>Gut and Oral Microbiome Dysbiosis in Rheumatoid Arthritis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64"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4FD2105" w14:textId="77777777" w:rsidR="00EC422B" w:rsidRPr="00EC422B" w:rsidRDefault="00EC422B" w:rsidP="00EC422B">
            <w:pPr>
              <w:rPr>
                <w:ins w:id="665" w:author="Stephen Wandro" w:date="2021-04-29T16:00:00Z"/>
                <w:rFonts w:ascii="Arial" w:hAnsi="Arial" w:cs="Arial"/>
                <w:color w:val="000000"/>
                <w:sz w:val="16"/>
                <w:szCs w:val="16"/>
                <w:rPrChange w:id="666" w:author="Stephen Wandro" w:date="2021-04-29T16:00:00Z">
                  <w:rPr>
                    <w:ins w:id="667" w:author="Stephen Wandro" w:date="2021-04-29T16:00:00Z"/>
                    <w:rFonts w:ascii="Arial" w:hAnsi="Arial" w:cs="Arial"/>
                    <w:color w:val="000000"/>
                  </w:rPr>
                </w:rPrChange>
              </w:rPr>
            </w:pPr>
            <w:ins w:id="668" w:author="Stephen Wandro" w:date="2021-04-29T16:00:00Z">
              <w:r w:rsidRPr="00EC422B">
                <w:rPr>
                  <w:rFonts w:ascii="Arial" w:hAnsi="Arial" w:cs="Arial"/>
                  <w:color w:val="000000"/>
                  <w:sz w:val="16"/>
                  <w:szCs w:val="16"/>
                  <w:rPrChange w:id="669" w:author="Stephen Wandro" w:date="2021-04-29T16:00:00Z">
                    <w:rPr>
                      <w:rFonts w:ascii="Arial" w:hAnsi="Arial" w:cs="Arial"/>
                      <w:color w:val="000000"/>
                    </w:rPr>
                  </w:rPrChange>
                </w:rPr>
                <w:t>Beijing China</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670"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4DE86B92" w14:textId="77777777" w:rsidR="00EC422B" w:rsidRPr="00EC422B" w:rsidRDefault="00EC422B" w:rsidP="00EC422B">
            <w:pPr>
              <w:rPr>
                <w:ins w:id="671" w:author="Stephen Wandro" w:date="2021-04-29T16:00:00Z"/>
                <w:rFonts w:ascii="Arial" w:hAnsi="Arial" w:cs="Arial"/>
                <w:color w:val="000000"/>
                <w:sz w:val="16"/>
                <w:szCs w:val="16"/>
                <w:rPrChange w:id="672" w:author="Stephen Wandro" w:date="2021-04-29T16:00:00Z">
                  <w:rPr>
                    <w:ins w:id="673" w:author="Stephen Wandro" w:date="2021-04-29T16:00:00Z"/>
                    <w:rFonts w:ascii="Arial" w:hAnsi="Arial" w:cs="Arial"/>
                    <w:color w:val="000000"/>
                  </w:rPr>
                </w:rPrChange>
              </w:rPr>
            </w:pPr>
            <w:ins w:id="674" w:author="Stephen Wandro" w:date="2021-04-29T16:00:00Z">
              <w:r w:rsidRPr="00EC422B">
                <w:rPr>
                  <w:rFonts w:ascii="Arial" w:hAnsi="Arial" w:cs="Arial"/>
                  <w:color w:val="000000"/>
                  <w:sz w:val="16"/>
                  <w:szCs w:val="16"/>
                  <w:rPrChange w:id="675" w:author="Stephen Wandro" w:date="2021-04-29T16:00:00Z">
                    <w:rPr>
                      <w:rFonts w:ascii="Arial" w:hAnsi="Arial" w:cs="Arial"/>
                      <w:color w:val="000000"/>
                    </w:rPr>
                  </w:rPrChange>
                </w:rPr>
                <w:t>human fecal</w:t>
              </w:r>
            </w:ins>
          </w:p>
        </w:tc>
      </w:tr>
      <w:tr w:rsidR="00EC422B" w:rsidRPr="00EC422B" w14:paraId="284CFA68" w14:textId="77777777" w:rsidTr="00EC422B">
        <w:trPr>
          <w:trHeight w:val="739"/>
          <w:ins w:id="676" w:author="Stephen Wandro" w:date="2021-04-29T16:00:00Z"/>
          <w:trPrChange w:id="677" w:author="Stephen Wandro" w:date="2021-04-29T16:01:00Z">
            <w:trPr>
              <w:trHeight w:val="739"/>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678"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7DD07A6" w14:textId="77777777" w:rsidR="00EC422B" w:rsidRPr="00EC422B" w:rsidRDefault="00EC422B" w:rsidP="00EC422B">
            <w:pPr>
              <w:rPr>
                <w:ins w:id="679" w:author="Stephen Wandro" w:date="2021-04-29T16:00:00Z"/>
                <w:rFonts w:ascii="Arial" w:hAnsi="Arial" w:cs="Arial"/>
                <w:color w:val="000000"/>
                <w:sz w:val="16"/>
                <w:szCs w:val="16"/>
                <w:rPrChange w:id="680" w:author="Stephen Wandro" w:date="2021-04-29T16:00:00Z">
                  <w:rPr>
                    <w:ins w:id="681" w:author="Stephen Wandro" w:date="2021-04-29T16:00:00Z"/>
                    <w:rFonts w:ascii="Arial" w:hAnsi="Arial" w:cs="Arial"/>
                    <w:color w:val="000000"/>
                  </w:rPr>
                </w:rPrChange>
              </w:rPr>
            </w:pPr>
            <w:ins w:id="682" w:author="Stephen Wandro" w:date="2021-04-29T16:00:00Z">
              <w:r w:rsidRPr="00EC422B">
                <w:rPr>
                  <w:rFonts w:ascii="Arial" w:hAnsi="Arial" w:cs="Arial"/>
                  <w:color w:val="000000"/>
                  <w:sz w:val="16"/>
                  <w:szCs w:val="16"/>
                  <w:rPrChange w:id="683"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84"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57B484B" w14:textId="77777777" w:rsidR="00EC422B" w:rsidRPr="00EC422B" w:rsidRDefault="00EC422B" w:rsidP="00EC422B">
            <w:pPr>
              <w:rPr>
                <w:ins w:id="685" w:author="Stephen Wandro" w:date="2021-04-29T16:00:00Z"/>
                <w:rFonts w:ascii="Arial" w:hAnsi="Arial" w:cs="Arial"/>
                <w:color w:val="000000"/>
                <w:sz w:val="16"/>
                <w:szCs w:val="16"/>
                <w:rPrChange w:id="686" w:author="Stephen Wandro" w:date="2021-04-29T16:00:00Z">
                  <w:rPr>
                    <w:ins w:id="687" w:author="Stephen Wandro" w:date="2021-04-29T16:00:00Z"/>
                    <w:rFonts w:ascii="Arial" w:hAnsi="Arial" w:cs="Arial"/>
                    <w:color w:val="000000"/>
                  </w:rPr>
                </w:rPrChange>
              </w:rPr>
            </w:pPr>
            <w:ins w:id="688" w:author="Stephen Wandro" w:date="2021-04-29T16:00:00Z">
              <w:r w:rsidRPr="00EC422B">
                <w:rPr>
                  <w:rFonts w:ascii="Arial" w:hAnsi="Arial" w:cs="Arial"/>
                  <w:color w:val="000000"/>
                  <w:sz w:val="16"/>
                  <w:szCs w:val="16"/>
                  <w:rPrChange w:id="689" w:author="Stephen Wandro" w:date="2021-04-29T16:00:00Z">
                    <w:rPr>
                      <w:rFonts w:ascii="Arial" w:hAnsi="Arial" w:cs="Arial"/>
                      <w:color w:val="000000"/>
                    </w:rPr>
                  </w:rPrChange>
                </w:rPr>
                <w:t>SRP071229</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690"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559128AE" w14:textId="77777777" w:rsidR="00EC422B" w:rsidRPr="00EC422B" w:rsidRDefault="00EC422B" w:rsidP="00EC422B">
            <w:pPr>
              <w:rPr>
                <w:ins w:id="691" w:author="Stephen Wandro" w:date="2021-04-29T16:00:00Z"/>
                <w:rFonts w:ascii="Arial" w:hAnsi="Arial" w:cs="Arial"/>
                <w:color w:val="000000"/>
                <w:sz w:val="16"/>
                <w:szCs w:val="16"/>
                <w:rPrChange w:id="692" w:author="Stephen Wandro" w:date="2021-04-29T16:00:00Z">
                  <w:rPr>
                    <w:ins w:id="693" w:author="Stephen Wandro" w:date="2021-04-29T16:00:00Z"/>
                    <w:rFonts w:ascii="Arial" w:hAnsi="Arial" w:cs="Arial"/>
                    <w:color w:val="000000"/>
                  </w:rPr>
                </w:rPrChange>
              </w:rPr>
            </w:pPr>
            <w:ins w:id="694" w:author="Stephen Wandro" w:date="2021-04-29T16:00:00Z">
              <w:r w:rsidRPr="00EC422B">
                <w:rPr>
                  <w:rFonts w:ascii="Arial" w:hAnsi="Arial" w:cs="Arial"/>
                  <w:sz w:val="16"/>
                  <w:szCs w:val="16"/>
                  <w:rPrChange w:id="695" w:author="Stephen Wandro" w:date="2021-04-29T16:00:00Z">
                    <w:rPr>
                      <w:rFonts w:ascii="Arial" w:hAnsi="Arial" w:cs="Arial"/>
                    </w:rPr>
                  </w:rPrChange>
                </w:rPr>
                <w:t>Gymnogyps californianus microbiome raw sequence reads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696"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CD28755" w14:textId="77777777" w:rsidR="00EC422B" w:rsidRPr="00EC422B" w:rsidRDefault="00EC422B" w:rsidP="00EC422B">
            <w:pPr>
              <w:rPr>
                <w:ins w:id="697" w:author="Stephen Wandro" w:date="2021-04-29T16:00:00Z"/>
                <w:rFonts w:ascii="Arial" w:hAnsi="Arial" w:cs="Arial"/>
                <w:color w:val="000000"/>
                <w:sz w:val="16"/>
                <w:szCs w:val="16"/>
                <w:rPrChange w:id="698" w:author="Stephen Wandro" w:date="2021-04-29T16:00:00Z">
                  <w:rPr>
                    <w:ins w:id="699" w:author="Stephen Wandro" w:date="2021-04-29T16:00:00Z"/>
                    <w:rFonts w:ascii="Arial" w:hAnsi="Arial" w:cs="Arial"/>
                    <w:color w:val="000000"/>
                  </w:rPr>
                </w:rPrChange>
              </w:rPr>
            </w:pPr>
            <w:ins w:id="700" w:author="Stephen Wandro" w:date="2021-04-29T16:00:00Z">
              <w:r w:rsidRPr="00EC422B">
                <w:rPr>
                  <w:rFonts w:ascii="Arial" w:hAnsi="Arial" w:cs="Arial"/>
                  <w:sz w:val="16"/>
                  <w:szCs w:val="16"/>
                  <w:rPrChange w:id="701" w:author="Stephen Wandro" w:date="2021-04-29T16:00:00Z">
                    <w:rPr>
                      <w:rFonts w:ascii="Arial" w:hAnsi="Arial" w:cs="Arial"/>
                    </w:rPr>
                  </w:rPrChange>
                </w:rPr>
                <w:t>Los Alamos National Laboratory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02"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39EA5D6" w14:textId="77777777" w:rsidR="00EC422B" w:rsidRPr="00EC422B" w:rsidRDefault="00EC422B" w:rsidP="00EC422B">
            <w:pPr>
              <w:rPr>
                <w:ins w:id="703" w:author="Stephen Wandro" w:date="2021-04-29T16:00:00Z"/>
                <w:rFonts w:ascii="Arial" w:hAnsi="Arial" w:cs="Arial"/>
                <w:color w:val="000000"/>
                <w:sz w:val="16"/>
                <w:szCs w:val="16"/>
                <w:rPrChange w:id="704" w:author="Stephen Wandro" w:date="2021-04-29T16:00:00Z">
                  <w:rPr>
                    <w:ins w:id="705" w:author="Stephen Wandro" w:date="2021-04-29T16:00:00Z"/>
                    <w:rFonts w:ascii="Arial" w:hAnsi="Arial" w:cs="Arial"/>
                    <w:color w:val="000000"/>
                  </w:rPr>
                </w:rPrChange>
              </w:rPr>
            </w:pPr>
            <w:ins w:id="706" w:author="Stephen Wandro" w:date="2021-04-29T16:00:00Z">
              <w:r w:rsidRPr="00EC422B">
                <w:rPr>
                  <w:rFonts w:ascii="Arial" w:hAnsi="Arial" w:cs="Arial"/>
                  <w:sz w:val="16"/>
                  <w:szCs w:val="16"/>
                  <w:rPrChange w:id="707" w:author="Stephen Wandro" w:date="2021-04-29T16:00:00Z">
                    <w:rPr>
                      <w:rFonts w:ascii="Arial" w:hAnsi="Arial" w:cs="Arial"/>
                    </w:rPr>
                  </w:rPrChange>
                </w:rPr>
                <w:t>California condor fecal</w:t>
              </w:r>
            </w:ins>
          </w:p>
        </w:tc>
      </w:tr>
      <w:tr w:rsidR="00EC422B" w:rsidRPr="00EC422B" w14:paraId="069FA32E" w14:textId="77777777" w:rsidTr="00EC422B">
        <w:trPr>
          <w:trHeight w:val="435"/>
          <w:ins w:id="708" w:author="Stephen Wandro" w:date="2021-04-29T16:00:00Z"/>
          <w:trPrChange w:id="709"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710"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C2F1E68" w14:textId="77777777" w:rsidR="00EC422B" w:rsidRPr="00EC422B" w:rsidRDefault="00EC422B" w:rsidP="00EC422B">
            <w:pPr>
              <w:rPr>
                <w:ins w:id="711" w:author="Stephen Wandro" w:date="2021-04-29T16:00:00Z"/>
                <w:rFonts w:ascii="Arial" w:hAnsi="Arial" w:cs="Arial"/>
                <w:color w:val="000000"/>
                <w:sz w:val="16"/>
                <w:szCs w:val="16"/>
                <w:rPrChange w:id="712" w:author="Stephen Wandro" w:date="2021-04-29T16:00:00Z">
                  <w:rPr>
                    <w:ins w:id="713" w:author="Stephen Wandro" w:date="2021-04-29T16:00:00Z"/>
                    <w:rFonts w:ascii="Arial" w:hAnsi="Arial" w:cs="Arial"/>
                    <w:color w:val="000000"/>
                  </w:rPr>
                </w:rPrChange>
              </w:rPr>
            </w:pPr>
            <w:ins w:id="714" w:author="Stephen Wandro" w:date="2021-04-29T16:00:00Z">
              <w:r w:rsidRPr="00EC422B">
                <w:rPr>
                  <w:rFonts w:ascii="Arial" w:hAnsi="Arial" w:cs="Arial"/>
                  <w:color w:val="000000"/>
                  <w:sz w:val="16"/>
                  <w:szCs w:val="16"/>
                  <w:rPrChange w:id="715"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16"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26AE3F38" w14:textId="77777777" w:rsidR="00EC422B" w:rsidRPr="00EC422B" w:rsidRDefault="00EC422B" w:rsidP="00EC422B">
            <w:pPr>
              <w:rPr>
                <w:ins w:id="717" w:author="Stephen Wandro" w:date="2021-04-29T16:00:00Z"/>
                <w:rFonts w:ascii="Arial" w:hAnsi="Arial" w:cs="Arial"/>
                <w:color w:val="000000"/>
                <w:sz w:val="16"/>
                <w:szCs w:val="16"/>
                <w:rPrChange w:id="718" w:author="Stephen Wandro" w:date="2021-04-29T16:00:00Z">
                  <w:rPr>
                    <w:ins w:id="719" w:author="Stephen Wandro" w:date="2021-04-29T16:00:00Z"/>
                    <w:rFonts w:ascii="Arial" w:hAnsi="Arial" w:cs="Arial"/>
                    <w:color w:val="000000"/>
                  </w:rPr>
                </w:rPrChange>
              </w:rPr>
            </w:pPr>
            <w:ins w:id="720" w:author="Stephen Wandro" w:date="2021-04-29T16:00:00Z">
              <w:r w:rsidRPr="00EC422B">
                <w:rPr>
                  <w:rFonts w:ascii="Arial" w:hAnsi="Arial" w:cs="Arial"/>
                  <w:bCs/>
                  <w:color w:val="000000"/>
                  <w:sz w:val="16"/>
                  <w:szCs w:val="16"/>
                  <w:rPrChange w:id="721" w:author="Stephen Wandro" w:date="2021-04-29T16:00:00Z">
                    <w:rPr>
                      <w:rFonts w:ascii="Arial" w:hAnsi="Arial" w:cs="Arial"/>
                      <w:bCs/>
                      <w:color w:val="000000"/>
                    </w:rPr>
                  </w:rPrChange>
                </w:rPr>
                <w:t>ERP006046</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22"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05BC0D1B" w14:textId="77777777" w:rsidR="00EC422B" w:rsidRPr="00EC422B" w:rsidRDefault="00EC422B" w:rsidP="00EC422B">
            <w:pPr>
              <w:rPr>
                <w:ins w:id="723" w:author="Stephen Wandro" w:date="2021-04-29T16:00:00Z"/>
                <w:rFonts w:ascii="Arial" w:hAnsi="Arial" w:cs="Arial"/>
                <w:color w:val="000000"/>
                <w:sz w:val="16"/>
                <w:szCs w:val="16"/>
                <w:rPrChange w:id="724" w:author="Stephen Wandro" w:date="2021-04-29T16:00:00Z">
                  <w:rPr>
                    <w:ins w:id="725" w:author="Stephen Wandro" w:date="2021-04-29T16:00:00Z"/>
                    <w:rFonts w:ascii="Arial" w:hAnsi="Arial" w:cs="Arial"/>
                    <w:color w:val="000000"/>
                  </w:rPr>
                </w:rPrChange>
              </w:rPr>
            </w:pPr>
            <w:ins w:id="726" w:author="Stephen Wandro" w:date="2021-04-29T16:00:00Z">
              <w:r w:rsidRPr="00EC422B">
                <w:rPr>
                  <w:rFonts w:ascii="Arial" w:hAnsi="Arial" w:cs="Arial"/>
                  <w:color w:val="000000"/>
                  <w:sz w:val="16"/>
                  <w:szCs w:val="16"/>
                  <w:rPrChange w:id="727" w:author="Stephen Wandro" w:date="2021-04-29T16:00:00Z">
                    <w:rPr>
                      <w:rFonts w:ascii="Arial" w:hAnsi="Arial" w:cs="Arial"/>
                      <w:color w:val="000000"/>
                    </w:rPr>
                  </w:rPrChange>
                </w:rPr>
                <w:t>Virus_Discovery_for_Vietnam_Initiative_on_Zoonotic_Infections__VIZIONS_</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28"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A4F7C68" w14:textId="77777777" w:rsidR="00EC422B" w:rsidRPr="00EC422B" w:rsidRDefault="00EC422B" w:rsidP="00EC422B">
            <w:pPr>
              <w:rPr>
                <w:ins w:id="729" w:author="Stephen Wandro" w:date="2021-04-29T16:00:00Z"/>
                <w:rFonts w:ascii="Arial" w:hAnsi="Arial" w:cs="Arial"/>
                <w:color w:val="000000"/>
                <w:sz w:val="16"/>
                <w:szCs w:val="16"/>
                <w:rPrChange w:id="730" w:author="Stephen Wandro" w:date="2021-04-29T16:00:00Z">
                  <w:rPr>
                    <w:ins w:id="731" w:author="Stephen Wandro" w:date="2021-04-29T16:00:00Z"/>
                    <w:rFonts w:ascii="Arial" w:hAnsi="Arial" w:cs="Arial"/>
                    <w:color w:val="000000"/>
                  </w:rPr>
                </w:rPrChange>
              </w:rPr>
            </w:pPr>
            <w:ins w:id="732" w:author="Stephen Wandro" w:date="2021-04-29T16:00:00Z">
              <w:r w:rsidRPr="00EC422B">
                <w:rPr>
                  <w:rFonts w:ascii="Arial" w:hAnsi="Arial" w:cs="Arial"/>
                  <w:color w:val="000000"/>
                  <w:sz w:val="16"/>
                  <w:szCs w:val="16"/>
                  <w:rPrChange w:id="733" w:author="Stephen Wandro" w:date="2021-04-29T16:00:00Z">
                    <w:rPr>
                      <w:rFonts w:ascii="Arial" w:hAnsi="Arial" w:cs="Arial"/>
                      <w:color w:val="000000"/>
                    </w:rPr>
                  </w:rPrChange>
                </w:rPr>
                <w:t>Vietnam</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34"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6647313" w14:textId="77777777" w:rsidR="00EC422B" w:rsidRPr="00EC422B" w:rsidRDefault="00EC422B" w:rsidP="00EC422B">
            <w:pPr>
              <w:rPr>
                <w:ins w:id="735" w:author="Stephen Wandro" w:date="2021-04-29T16:00:00Z"/>
                <w:rFonts w:ascii="Arial" w:hAnsi="Arial" w:cs="Arial"/>
                <w:color w:val="000000"/>
                <w:sz w:val="16"/>
                <w:szCs w:val="16"/>
                <w:rPrChange w:id="736" w:author="Stephen Wandro" w:date="2021-04-29T16:00:00Z">
                  <w:rPr>
                    <w:ins w:id="737" w:author="Stephen Wandro" w:date="2021-04-29T16:00:00Z"/>
                    <w:rFonts w:ascii="Arial" w:hAnsi="Arial" w:cs="Arial"/>
                    <w:color w:val="000000"/>
                  </w:rPr>
                </w:rPrChange>
              </w:rPr>
            </w:pPr>
            <w:ins w:id="738" w:author="Stephen Wandro" w:date="2021-04-29T16:00:00Z">
              <w:r w:rsidRPr="00EC422B">
                <w:rPr>
                  <w:rFonts w:ascii="Arial" w:hAnsi="Arial" w:cs="Arial"/>
                  <w:color w:val="000000"/>
                  <w:sz w:val="16"/>
                  <w:szCs w:val="16"/>
                  <w:rPrChange w:id="739" w:author="Stephen Wandro" w:date="2021-04-29T16:00:00Z">
                    <w:rPr>
                      <w:rFonts w:ascii="Arial" w:hAnsi="Arial" w:cs="Arial"/>
                      <w:color w:val="000000"/>
                    </w:rPr>
                  </w:rPrChange>
                </w:rPr>
                <w:t>viral metagenome</w:t>
              </w:r>
            </w:ins>
          </w:p>
        </w:tc>
      </w:tr>
      <w:tr w:rsidR="00EC422B" w:rsidRPr="00EC422B" w14:paraId="6BD96136" w14:textId="77777777" w:rsidTr="00EC422B">
        <w:trPr>
          <w:trHeight w:val="435"/>
          <w:ins w:id="740" w:author="Stephen Wandro" w:date="2021-04-29T16:00:00Z"/>
          <w:trPrChange w:id="741"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742"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543D82E" w14:textId="77777777" w:rsidR="00EC422B" w:rsidRPr="00EC422B" w:rsidRDefault="00EC422B" w:rsidP="00EC422B">
            <w:pPr>
              <w:rPr>
                <w:ins w:id="743" w:author="Stephen Wandro" w:date="2021-04-29T16:00:00Z"/>
                <w:rFonts w:ascii="Arial" w:hAnsi="Arial" w:cs="Arial"/>
                <w:color w:val="000000"/>
                <w:sz w:val="16"/>
                <w:szCs w:val="16"/>
                <w:rPrChange w:id="744" w:author="Stephen Wandro" w:date="2021-04-29T16:00:00Z">
                  <w:rPr>
                    <w:ins w:id="745" w:author="Stephen Wandro" w:date="2021-04-29T16:00:00Z"/>
                    <w:rFonts w:ascii="Arial" w:hAnsi="Arial" w:cs="Arial"/>
                    <w:color w:val="000000"/>
                  </w:rPr>
                </w:rPrChange>
              </w:rPr>
            </w:pPr>
            <w:ins w:id="746" w:author="Stephen Wandro" w:date="2021-04-29T16:00:00Z">
              <w:r w:rsidRPr="00EC422B">
                <w:rPr>
                  <w:rFonts w:ascii="Arial" w:hAnsi="Arial" w:cs="Arial"/>
                  <w:color w:val="000000"/>
                  <w:sz w:val="16"/>
                  <w:szCs w:val="16"/>
                  <w:rPrChange w:id="747"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748"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06C92698" w14:textId="77777777" w:rsidR="00EC422B" w:rsidRPr="00EC422B" w:rsidRDefault="00EC422B" w:rsidP="00EC422B">
            <w:pPr>
              <w:rPr>
                <w:ins w:id="749" w:author="Stephen Wandro" w:date="2021-04-29T16:00:00Z"/>
                <w:rFonts w:ascii="Arial" w:hAnsi="Arial" w:cs="Arial"/>
                <w:color w:val="000000"/>
                <w:sz w:val="16"/>
                <w:szCs w:val="16"/>
                <w:rPrChange w:id="750" w:author="Stephen Wandro" w:date="2021-04-29T16:00:00Z">
                  <w:rPr>
                    <w:ins w:id="751" w:author="Stephen Wandro" w:date="2021-04-29T16:00:00Z"/>
                    <w:rFonts w:ascii="Arial" w:hAnsi="Arial" w:cs="Arial"/>
                    <w:color w:val="000000"/>
                  </w:rPr>
                </w:rPrChange>
              </w:rPr>
            </w:pPr>
            <w:ins w:id="752" w:author="Stephen Wandro" w:date="2021-04-29T16:00:00Z">
              <w:r w:rsidRPr="00EC422B">
                <w:rPr>
                  <w:rFonts w:ascii="Arial" w:hAnsi="Arial" w:cs="Arial"/>
                  <w:color w:val="000000"/>
                  <w:sz w:val="16"/>
                  <w:szCs w:val="16"/>
                  <w:rPrChange w:id="753" w:author="Stephen Wandro" w:date="2021-04-29T16:00:00Z">
                    <w:rPr>
                      <w:rFonts w:ascii="Arial" w:hAnsi="Arial" w:cs="Arial"/>
                      <w:color w:val="000000"/>
                    </w:rPr>
                  </w:rPrChange>
                </w:rPr>
                <w:t>ERP001956</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754"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6DDA4C70" w14:textId="77777777" w:rsidR="00EC422B" w:rsidRPr="00EC422B" w:rsidRDefault="00EC422B" w:rsidP="00EC422B">
            <w:pPr>
              <w:rPr>
                <w:ins w:id="755" w:author="Stephen Wandro" w:date="2021-04-29T16:00:00Z"/>
                <w:rFonts w:ascii="Arial" w:hAnsi="Arial" w:cs="Arial"/>
                <w:color w:val="000000"/>
                <w:sz w:val="16"/>
                <w:szCs w:val="16"/>
                <w:rPrChange w:id="756" w:author="Stephen Wandro" w:date="2021-04-29T16:00:00Z">
                  <w:rPr>
                    <w:ins w:id="757" w:author="Stephen Wandro" w:date="2021-04-29T16:00:00Z"/>
                    <w:rFonts w:ascii="Arial" w:hAnsi="Arial" w:cs="Arial"/>
                    <w:color w:val="000000"/>
                  </w:rPr>
                </w:rPrChange>
              </w:rPr>
            </w:pPr>
            <w:ins w:id="758" w:author="Stephen Wandro" w:date="2021-04-29T16:00:00Z">
              <w:r w:rsidRPr="00EC422B">
                <w:rPr>
                  <w:rFonts w:ascii="Arial" w:hAnsi="Arial" w:cs="Arial"/>
                  <w:sz w:val="16"/>
                  <w:szCs w:val="16"/>
                  <w:rPrChange w:id="759" w:author="Stephen Wandro" w:date="2021-04-29T16:00:00Z">
                    <w:rPr>
                      <w:rFonts w:ascii="Arial" w:hAnsi="Arial" w:cs="Arial"/>
                    </w:rPr>
                  </w:rPrChange>
                </w:rPr>
                <w:t>Diagnostic Metagenomics: A Culture-Independent Approach to the Investigation of Bacterial Infections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60"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6AB35FDE" w14:textId="77777777" w:rsidR="00EC422B" w:rsidRPr="00EC422B" w:rsidRDefault="00EC422B" w:rsidP="00EC422B">
            <w:pPr>
              <w:rPr>
                <w:ins w:id="761" w:author="Stephen Wandro" w:date="2021-04-29T16:00:00Z"/>
                <w:rFonts w:ascii="Arial" w:hAnsi="Arial" w:cs="Arial"/>
                <w:color w:val="000000"/>
                <w:sz w:val="16"/>
                <w:szCs w:val="16"/>
                <w:rPrChange w:id="762" w:author="Stephen Wandro" w:date="2021-04-29T16:00:00Z">
                  <w:rPr>
                    <w:ins w:id="763" w:author="Stephen Wandro" w:date="2021-04-29T16:00:00Z"/>
                    <w:rFonts w:ascii="Arial" w:hAnsi="Arial" w:cs="Arial"/>
                    <w:color w:val="000000"/>
                  </w:rPr>
                </w:rPrChange>
              </w:rPr>
            </w:pPr>
            <w:ins w:id="764" w:author="Stephen Wandro" w:date="2021-04-29T16:00:00Z">
              <w:r w:rsidRPr="00EC422B">
                <w:rPr>
                  <w:rFonts w:ascii="Arial" w:hAnsi="Arial" w:cs="Arial"/>
                  <w:sz w:val="16"/>
                  <w:szCs w:val="16"/>
                  <w:rPrChange w:id="765" w:author="Stephen Wandro" w:date="2021-04-29T16:00:00Z">
                    <w:rPr>
                      <w:rFonts w:ascii="Arial" w:hAnsi="Arial" w:cs="Arial"/>
                    </w:rPr>
                  </w:rPrChange>
                </w:rPr>
                <w:t>Germany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766"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E71B929" w14:textId="77777777" w:rsidR="00EC422B" w:rsidRPr="00EC422B" w:rsidRDefault="00EC422B" w:rsidP="00EC422B">
            <w:pPr>
              <w:rPr>
                <w:ins w:id="767" w:author="Stephen Wandro" w:date="2021-04-29T16:00:00Z"/>
                <w:rFonts w:ascii="Arial" w:hAnsi="Arial" w:cs="Arial"/>
                <w:color w:val="000000"/>
                <w:sz w:val="16"/>
                <w:szCs w:val="16"/>
                <w:rPrChange w:id="768" w:author="Stephen Wandro" w:date="2021-04-29T16:00:00Z">
                  <w:rPr>
                    <w:ins w:id="769" w:author="Stephen Wandro" w:date="2021-04-29T16:00:00Z"/>
                    <w:rFonts w:ascii="Arial" w:hAnsi="Arial" w:cs="Arial"/>
                    <w:color w:val="000000"/>
                  </w:rPr>
                </w:rPrChange>
              </w:rPr>
            </w:pPr>
            <w:ins w:id="770" w:author="Stephen Wandro" w:date="2021-04-29T16:00:00Z">
              <w:r w:rsidRPr="00EC422B">
                <w:rPr>
                  <w:rFonts w:ascii="Arial" w:hAnsi="Arial" w:cs="Arial"/>
                  <w:sz w:val="16"/>
                  <w:szCs w:val="16"/>
                  <w:rPrChange w:id="771" w:author="Stephen Wandro" w:date="2021-04-29T16:00:00Z">
                    <w:rPr>
                      <w:rFonts w:ascii="Arial" w:hAnsi="Arial" w:cs="Arial"/>
                    </w:rPr>
                  </w:rPrChange>
                </w:rPr>
                <w:t>human fecal</w:t>
              </w:r>
            </w:ins>
          </w:p>
        </w:tc>
      </w:tr>
      <w:tr w:rsidR="00EC422B" w:rsidRPr="00EC422B" w14:paraId="4C5ED08B" w14:textId="77777777" w:rsidTr="00EC422B">
        <w:trPr>
          <w:trHeight w:val="435"/>
          <w:ins w:id="772" w:author="Stephen Wandro" w:date="2021-04-29T16:00:00Z"/>
          <w:trPrChange w:id="773"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774"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0D73569F" w14:textId="77777777" w:rsidR="00EC422B" w:rsidRPr="00EC422B" w:rsidRDefault="00EC422B" w:rsidP="00EC422B">
            <w:pPr>
              <w:rPr>
                <w:ins w:id="775" w:author="Stephen Wandro" w:date="2021-04-29T16:00:00Z"/>
                <w:rFonts w:ascii="Arial" w:hAnsi="Arial" w:cs="Arial"/>
                <w:color w:val="000000"/>
                <w:sz w:val="16"/>
                <w:szCs w:val="16"/>
                <w:rPrChange w:id="776" w:author="Stephen Wandro" w:date="2021-04-29T16:00:00Z">
                  <w:rPr>
                    <w:ins w:id="777" w:author="Stephen Wandro" w:date="2021-04-29T16:00:00Z"/>
                    <w:rFonts w:ascii="Arial" w:hAnsi="Arial" w:cs="Arial"/>
                    <w:color w:val="000000"/>
                  </w:rPr>
                </w:rPrChange>
              </w:rPr>
            </w:pPr>
            <w:ins w:id="778" w:author="Stephen Wandro" w:date="2021-04-29T16:00:00Z">
              <w:r w:rsidRPr="00EC422B">
                <w:rPr>
                  <w:rFonts w:ascii="Arial" w:hAnsi="Arial" w:cs="Arial"/>
                  <w:color w:val="000000"/>
                  <w:sz w:val="16"/>
                  <w:szCs w:val="16"/>
                  <w:rPrChange w:id="779"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80"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CCECAEF" w14:textId="77777777" w:rsidR="00EC422B" w:rsidRPr="00EC422B" w:rsidRDefault="00EC422B" w:rsidP="00EC422B">
            <w:pPr>
              <w:rPr>
                <w:ins w:id="781" w:author="Stephen Wandro" w:date="2021-04-29T16:00:00Z"/>
                <w:rFonts w:ascii="Arial" w:hAnsi="Arial" w:cs="Arial"/>
                <w:color w:val="000000"/>
                <w:sz w:val="16"/>
                <w:szCs w:val="16"/>
                <w:rPrChange w:id="782" w:author="Stephen Wandro" w:date="2021-04-29T16:00:00Z">
                  <w:rPr>
                    <w:ins w:id="783" w:author="Stephen Wandro" w:date="2021-04-29T16:00:00Z"/>
                    <w:rFonts w:ascii="Arial" w:hAnsi="Arial" w:cs="Arial"/>
                    <w:color w:val="000000"/>
                  </w:rPr>
                </w:rPrChange>
              </w:rPr>
            </w:pPr>
            <w:ins w:id="784" w:author="Stephen Wandro" w:date="2021-04-29T16:00:00Z">
              <w:r w:rsidRPr="00EC422B">
                <w:rPr>
                  <w:rFonts w:ascii="Arial" w:hAnsi="Arial" w:cs="Arial"/>
                  <w:bCs/>
                  <w:color w:val="000000"/>
                  <w:sz w:val="16"/>
                  <w:szCs w:val="16"/>
                  <w:rPrChange w:id="785" w:author="Stephen Wandro" w:date="2021-04-29T16:00:00Z">
                    <w:rPr>
                      <w:rFonts w:ascii="Arial" w:hAnsi="Arial" w:cs="Arial"/>
                      <w:bCs/>
                      <w:color w:val="000000"/>
                    </w:rPr>
                  </w:rPrChange>
                </w:rPr>
                <w:t>SRP051511</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786"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44BFD01" w14:textId="77777777" w:rsidR="00EC422B" w:rsidRPr="00EC422B" w:rsidRDefault="00EC422B" w:rsidP="00EC422B">
            <w:pPr>
              <w:rPr>
                <w:ins w:id="787" w:author="Stephen Wandro" w:date="2021-04-29T16:00:00Z"/>
                <w:rFonts w:ascii="Arial" w:hAnsi="Arial" w:cs="Arial"/>
                <w:color w:val="000000"/>
                <w:sz w:val="16"/>
                <w:szCs w:val="16"/>
                <w:rPrChange w:id="788" w:author="Stephen Wandro" w:date="2021-04-29T16:00:00Z">
                  <w:rPr>
                    <w:ins w:id="789" w:author="Stephen Wandro" w:date="2021-04-29T16:00:00Z"/>
                    <w:rFonts w:ascii="Arial" w:hAnsi="Arial" w:cs="Arial"/>
                    <w:color w:val="000000"/>
                  </w:rPr>
                </w:rPrChange>
              </w:rPr>
            </w:pPr>
            <w:ins w:id="790" w:author="Stephen Wandro" w:date="2021-04-29T16:00:00Z">
              <w:r w:rsidRPr="00EC422B">
                <w:rPr>
                  <w:rFonts w:ascii="Arial" w:hAnsi="Arial" w:cs="Arial"/>
                  <w:color w:val="000000"/>
                  <w:sz w:val="16"/>
                  <w:szCs w:val="16"/>
                  <w:rPrChange w:id="791" w:author="Stephen Wandro" w:date="2021-04-29T16:00:00Z">
                    <w:rPr>
                      <w:rFonts w:ascii="Arial" w:hAnsi="Arial" w:cs="Arial"/>
                      <w:color w:val="000000"/>
                    </w:rPr>
                  </w:rPrChange>
                </w:rPr>
                <w:t>New York City MTA subway samples Metagenome</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92"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3235E276" w14:textId="77777777" w:rsidR="00EC422B" w:rsidRPr="00EC422B" w:rsidRDefault="00EC422B" w:rsidP="00EC422B">
            <w:pPr>
              <w:rPr>
                <w:ins w:id="793" w:author="Stephen Wandro" w:date="2021-04-29T16:00:00Z"/>
                <w:rFonts w:ascii="Arial" w:hAnsi="Arial" w:cs="Arial"/>
                <w:color w:val="000000"/>
                <w:sz w:val="16"/>
                <w:szCs w:val="16"/>
                <w:rPrChange w:id="794" w:author="Stephen Wandro" w:date="2021-04-29T16:00:00Z">
                  <w:rPr>
                    <w:ins w:id="795" w:author="Stephen Wandro" w:date="2021-04-29T16:00:00Z"/>
                    <w:rFonts w:ascii="Arial" w:hAnsi="Arial" w:cs="Arial"/>
                    <w:color w:val="000000"/>
                  </w:rPr>
                </w:rPrChange>
              </w:rPr>
            </w:pPr>
            <w:ins w:id="796" w:author="Stephen Wandro" w:date="2021-04-29T16:00:00Z">
              <w:r w:rsidRPr="00EC422B">
                <w:rPr>
                  <w:rFonts w:ascii="Arial" w:hAnsi="Arial" w:cs="Arial"/>
                  <w:color w:val="000000"/>
                  <w:sz w:val="16"/>
                  <w:szCs w:val="16"/>
                  <w:rPrChange w:id="797" w:author="Stephen Wandro" w:date="2021-04-29T16:00:00Z">
                    <w:rPr>
                      <w:rFonts w:ascii="Arial" w:hAnsi="Arial" w:cs="Arial"/>
                      <w:color w:val="000000"/>
                    </w:rPr>
                  </w:rPrChange>
                </w:rPr>
                <w:t>New York City</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798"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583D8D33" w14:textId="77777777" w:rsidR="00EC422B" w:rsidRPr="00EC422B" w:rsidRDefault="00EC422B" w:rsidP="00EC422B">
            <w:pPr>
              <w:rPr>
                <w:ins w:id="799" w:author="Stephen Wandro" w:date="2021-04-29T16:00:00Z"/>
                <w:rFonts w:ascii="Arial" w:hAnsi="Arial" w:cs="Arial"/>
                <w:color w:val="000000"/>
                <w:sz w:val="16"/>
                <w:szCs w:val="16"/>
                <w:rPrChange w:id="800" w:author="Stephen Wandro" w:date="2021-04-29T16:00:00Z">
                  <w:rPr>
                    <w:ins w:id="801" w:author="Stephen Wandro" w:date="2021-04-29T16:00:00Z"/>
                    <w:rFonts w:ascii="Arial" w:hAnsi="Arial" w:cs="Arial"/>
                    <w:color w:val="000000"/>
                  </w:rPr>
                </w:rPrChange>
              </w:rPr>
            </w:pPr>
            <w:ins w:id="802" w:author="Stephen Wandro" w:date="2021-04-29T16:00:00Z">
              <w:r w:rsidRPr="00EC422B">
                <w:rPr>
                  <w:rFonts w:ascii="Arial" w:hAnsi="Arial" w:cs="Arial"/>
                  <w:color w:val="000000"/>
                  <w:sz w:val="16"/>
                  <w:szCs w:val="16"/>
                  <w:rPrChange w:id="803" w:author="Stephen Wandro" w:date="2021-04-29T16:00:00Z">
                    <w:rPr>
                      <w:rFonts w:ascii="Arial" w:hAnsi="Arial" w:cs="Arial"/>
                      <w:color w:val="000000"/>
                    </w:rPr>
                  </w:rPrChange>
                </w:rPr>
                <w:t>subway samples</w:t>
              </w:r>
            </w:ins>
          </w:p>
        </w:tc>
      </w:tr>
      <w:tr w:rsidR="00EC422B" w:rsidRPr="00EC422B" w14:paraId="506DD486" w14:textId="77777777" w:rsidTr="00EC422B">
        <w:trPr>
          <w:trHeight w:val="435"/>
          <w:ins w:id="804" w:author="Stephen Wandro" w:date="2021-04-29T16:00:00Z"/>
          <w:trPrChange w:id="805"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806"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6C73375D" w14:textId="77777777" w:rsidR="00EC422B" w:rsidRPr="00EC422B" w:rsidRDefault="00EC422B" w:rsidP="00EC422B">
            <w:pPr>
              <w:rPr>
                <w:ins w:id="807" w:author="Stephen Wandro" w:date="2021-04-29T16:00:00Z"/>
                <w:rFonts w:ascii="Arial" w:hAnsi="Arial" w:cs="Arial"/>
                <w:color w:val="000000"/>
                <w:sz w:val="16"/>
                <w:szCs w:val="16"/>
                <w:rPrChange w:id="808" w:author="Stephen Wandro" w:date="2021-04-29T16:00:00Z">
                  <w:rPr>
                    <w:ins w:id="809" w:author="Stephen Wandro" w:date="2021-04-29T16:00:00Z"/>
                    <w:rFonts w:ascii="Arial" w:hAnsi="Arial" w:cs="Arial"/>
                    <w:color w:val="000000"/>
                  </w:rPr>
                </w:rPrChange>
              </w:rPr>
            </w:pPr>
            <w:ins w:id="810" w:author="Stephen Wandro" w:date="2021-04-29T16:00:00Z">
              <w:r w:rsidRPr="00EC422B">
                <w:rPr>
                  <w:rFonts w:ascii="Arial" w:hAnsi="Arial" w:cs="Arial"/>
                  <w:color w:val="000000"/>
                  <w:sz w:val="16"/>
                  <w:szCs w:val="16"/>
                  <w:rPrChange w:id="811"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12"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1B1FE6F2" w14:textId="77777777" w:rsidR="00EC422B" w:rsidRPr="00EC422B" w:rsidRDefault="00EC422B" w:rsidP="00EC422B">
            <w:pPr>
              <w:rPr>
                <w:ins w:id="813" w:author="Stephen Wandro" w:date="2021-04-29T16:00:00Z"/>
                <w:rFonts w:ascii="Arial" w:hAnsi="Arial" w:cs="Arial"/>
                <w:color w:val="000000"/>
                <w:sz w:val="16"/>
                <w:szCs w:val="16"/>
                <w:rPrChange w:id="814" w:author="Stephen Wandro" w:date="2021-04-29T16:00:00Z">
                  <w:rPr>
                    <w:ins w:id="815" w:author="Stephen Wandro" w:date="2021-04-29T16:00:00Z"/>
                    <w:rFonts w:ascii="Arial" w:hAnsi="Arial" w:cs="Arial"/>
                    <w:color w:val="000000"/>
                  </w:rPr>
                </w:rPrChange>
              </w:rPr>
            </w:pPr>
            <w:ins w:id="816" w:author="Stephen Wandro" w:date="2021-04-29T16:00:00Z">
              <w:r w:rsidRPr="00EC422B">
                <w:rPr>
                  <w:rFonts w:ascii="Arial" w:hAnsi="Arial" w:cs="Arial"/>
                  <w:color w:val="000000"/>
                  <w:sz w:val="16"/>
                  <w:szCs w:val="16"/>
                  <w:rPrChange w:id="817" w:author="Stephen Wandro" w:date="2021-04-29T16:00:00Z">
                    <w:rPr>
                      <w:rFonts w:ascii="Arial" w:hAnsi="Arial" w:cs="Arial"/>
                      <w:color w:val="000000"/>
                    </w:rPr>
                  </w:rPrChange>
                </w:rPr>
                <w:t>ERP012929</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18"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1EB84A4" w14:textId="77777777" w:rsidR="00EC422B" w:rsidRPr="00EC422B" w:rsidRDefault="00EC422B" w:rsidP="00EC422B">
            <w:pPr>
              <w:rPr>
                <w:ins w:id="819" w:author="Stephen Wandro" w:date="2021-04-29T16:00:00Z"/>
                <w:rFonts w:ascii="Arial" w:hAnsi="Arial" w:cs="Arial"/>
                <w:color w:val="000000"/>
                <w:sz w:val="16"/>
                <w:szCs w:val="16"/>
                <w:rPrChange w:id="820" w:author="Stephen Wandro" w:date="2021-04-29T16:00:00Z">
                  <w:rPr>
                    <w:ins w:id="821" w:author="Stephen Wandro" w:date="2021-04-29T16:00:00Z"/>
                    <w:rFonts w:ascii="Arial" w:hAnsi="Arial" w:cs="Arial"/>
                    <w:color w:val="000000"/>
                  </w:rPr>
                </w:rPrChange>
              </w:rPr>
            </w:pPr>
            <w:ins w:id="822" w:author="Stephen Wandro" w:date="2021-04-29T16:00:00Z">
              <w:r w:rsidRPr="00EC422B">
                <w:rPr>
                  <w:rFonts w:ascii="Arial" w:hAnsi="Arial" w:cs="Arial"/>
                  <w:sz w:val="16"/>
                  <w:szCs w:val="16"/>
                  <w:rPrChange w:id="823" w:author="Stephen Wandro" w:date="2021-04-29T16:00:00Z">
                    <w:rPr>
                      <w:rFonts w:ascii="Arial" w:hAnsi="Arial" w:cs="Arial"/>
                    </w:rPr>
                  </w:rPrChange>
                </w:rPr>
                <w:t>Towards personalized nutrition by prediction of glycemic responses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24"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334C604B" w14:textId="77777777" w:rsidR="00EC422B" w:rsidRPr="00EC422B" w:rsidRDefault="00EC422B" w:rsidP="00EC422B">
            <w:pPr>
              <w:rPr>
                <w:ins w:id="825" w:author="Stephen Wandro" w:date="2021-04-29T16:00:00Z"/>
                <w:rFonts w:ascii="Arial" w:hAnsi="Arial" w:cs="Arial"/>
                <w:color w:val="000000"/>
                <w:sz w:val="16"/>
                <w:szCs w:val="16"/>
                <w:rPrChange w:id="826" w:author="Stephen Wandro" w:date="2021-04-29T16:00:00Z">
                  <w:rPr>
                    <w:ins w:id="827" w:author="Stephen Wandro" w:date="2021-04-29T16:00:00Z"/>
                    <w:rFonts w:ascii="Arial" w:hAnsi="Arial" w:cs="Arial"/>
                    <w:color w:val="000000"/>
                  </w:rPr>
                </w:rPrChange>
              </w:rPr>
            </w:pPr>
            <w:ins w:id="828" w:author="Stephen Wandro" w:date="2021-04-29T16:00:00Z">
              <w:r w:rsidRPr="00EC422B">
                <w:rPr>
                  <w:rFonts w:ascii="Arial" w:hAnsi="Arial" w:cs="Arial"/>
                  <w:sz w:val="16"/>
                  <w:szCs w:val="16"/>
                  <w:rPrChange w:id="829" w:author="Stephen Wandro" w:date="2021-04-29T16:00:00Z">
                    <w:rPr>
                      <w:rFonts w:ascii="Arial" w:hAnsi="Arial" w:cs="Arial"/>
                    </w:rPr>
                  </w:rPrChange>
                </w:rPr>
                <w:t>Israel</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30"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1416F97C" w14:textId="77777777" w:rsidR="00EC422B" w:rsidRPr="00EC422B" w:rsidRDefault="00EC422B" w:rsidP="00EC422B">
            <w:pPr>
              <w:rPr>
                <w:ins w:id="831" w:author="Stephen Wandro" w:date="2021-04-29T16:00:00Z"/>
                <w:rFonts w:ascii="Arial" w:hAnsi="Arial" w:cs="Arial"/>
                <w:color w:val="000000"/>
                <w:sz w:val="16"/>
                <w:szCs w:val="16"/>
                <w:rPrChange w:id="832" w:author="Stephen Wandro" w:date="2021-04-29T16:00:00Z">
                  <w:rPr>
                    <w:ins w:id="833" w:author="Stephen Wandro" w:date="2021-04-29T16:00:00Z"/>
                    <w:rFonts w:ascii="Arial" w:hAnsi="Arial" w:cs="Arial"/>
                    <w:color w:val="000000"/>
                  </w:rPr>
                </w:rPrChange>
              </w:rPr>
            </w:pPr>
            <w:ins w:id="834" w:author="Stephen Wandro" w:date="2021-04-29T16:00:00Z">
              <w:r w:rsidRPr="00EC422B">
                <w:rPr>
                  <w:rFonts w:ascii="Arial" w:hAnsi="Arial" w:cs="Arial"/>
                  <w:sz w:val="16"/>
                  <w:szCs w:val="16"/>
                  <w:rPrChange w:id="835" w:author="Stephen Wandro" w:date="2021-04-29T16:00:00Z">
                    <w:rPr>
                      <w:rFonts w:ascii="Arial" w:hAnsi="Arial" w:cs="Arial"/>
                    </w:rPr>
                  </w:rPrChange>
                </w:rPr>
                <w:t>human fecal</w:t>
              </w:r>
            </w:ins>
          </w:p>
        </w:tc>
      </w:tr>
      <w:tr w:rsidR="00EC422B" w:rsidRPr="00EC422B" w14:paraId="0907D9C1" w14:textId="77777777" w:rsidTr="00EC422B">
        <w:trPr>
          <w:trHeight w:val="435"/>
          <w:ins w:id="836" w:author="Stephen Wandro" w:date="2021-04-29T16:00:00Z"/>
          <w:trPrChange w:id="837"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838"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07F07A7" w14:textId="77777777" w:rsidR="00EC422B" w:rsidRPr="00EC422B" w:rsidRDefault="00EC422B" w:rsidP="00EC422B">
            <w:pPr>
              <w:rPr>
                <w:ins w:id="839" w:author="Stephen Wandro" w:date="2021-04-29T16:00:00Z"/>
                <w:rFonts w:ascii="Arial" w:hAnsi="Arial" w:cs="Arial"/>
                <w:color w:val="000000"/>
                <w:sz w:val="16"/>
                <w:szCs w:val="16"/>
                <w:rPrChange w:id="840" w:author="Stephen Wandro" w:date="2021-04-29T16:00:00Z">
                  <w:rPr>
                    <w:ins w:id="841" w:author="Stephen Wandro" w:date="2021-04-29T16:00:00Z"/>
                    <w:rFonts w:ascii="Arial" w:hAnsi="Arial" w:cs="Arial"/>
                    <w:color w:val="000000"/>
                  </w:rPr>
                </w:rPrChange>
              </w:rPr>
            </w:pPr>
            <w:ins w:id="842" w:author="Stephen Wandro" w:date="2021-04-29T16:00:00Z">
              <w:r w:rsidRPr="00EC422B">
                <w:rPr>
                  <w:rFonts w:ascii="Arial" w:hAnsi="Arial" w:cs="Arial"/>
                  <w:color w:val="000000"/>
                  <w:sz w:val="16"/>
                  <w:szCs w:val="16"/>
                  <w:rPrChange w:id="843"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844"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44554585" w14:textId="77777777" w:rsidR="00EC422B" w:rsidRPr="00EC422B" w:rsidRDefault="00EC422B" w:rsidP="00EC422B">
            <w:pPr>
              <w:rPr>
                <w:ins w:id="845" w:author="Stephen Wandro" w:date="2021-04-29T16:00:00Z"/>
                <w:rFonts w:ascii="Arial" w:hAnsi="Arial" w:cs="Arial"/>
                <w:color w:val="000000"/>
                <w:sz w:val="16"/>
                <w:szCs w:val="16"/>
                <w:rPrChange w:id="846" w:author="Stephen Wandro" w:date="2021-04-29T16:00:00Z">
                  <w:rPr>
                    <w:ins w:id="847" w:author="Stephen Wandro" w:date="2021-04-29T16:00:00Z"/>
                    <w:rFonts w:ascii="Arial" w:hAnsi="Arial" w:cs="Arial"/>
                    <w:color w:val="000000"/>
                  </w:rPr>
                </w:rPrChange>
              </w:rPr>
            </w:pPr>
            <w:ins w:id="848" w:author="Stephen Wandro" w:date="2021-04-29T16:00:00Z">
              <w:r w:rsidRPr="00EC422B">
                <w:rPr>
                  <w:rFonts w:ascii="Arial" w:hAnsi="Arial" w:cs="Arial"/>
                  <w:bCs/>
                  <w:color w:val="000000"/>
                  <w:sz w:val="16"/>
                  <w:szCs w:val="16"/>
                  <w:rPrChange w:id="849" w:author="Stephen Wandro" w:date="2021-04-29T16:00:00Z">
                    <w:rPr>
                      <w:rFonts w:ascii="Arial" w:hAnsi="Arial" w:cs="Arial"/>
                      <w:bCs/>
                      <w:color w:val="000000"/>
                    </w:rPr>
                  </w:rPrChange>
                </w:rPr>
                <w:t>SRP040146</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850"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1658CD78" w14:textId="77777777" w:rsidR="00EC422B" w:rsidRPr="00EC422B" w:rsidRDefault="00EC422B" w:rsidP="00EC422B">
            <w:pPr>
              <w:rPr>
                <w:ins w:id="851" w:author="Stephen Wandro" w:date="2021-04-29T16:00:00Z"/>
                <w:rFonts w:ascii="Arial" w:hAnsi="Arial" w:cs="Arial"/>
                <w:color w:val="000000"/>
                <w:sz w:val="16"/>
                <w:szCs w:val="16"/>
                <w:rPrChange w:id="852" w:author="Stephen Wandro" w:date="2021-04-29T16:00:00Z">
                  <w:rPr>
                    <w:ins w:id="853" w:author="Stephen Wandro" w:date="2021-04-29T16:00:00Z"/>
                    <w:rFonts w:ascii="Arial" w:hAnsi="Arial" w:cs="Arial"/>
                    <w:color w:val="000000"/>
                  </w:rPr>
                </w:rPrChange>
              </w:rPr>
            </w:pPr>
            <w:ins w:id="854" w:author="Stephen Wandro" w:date="2021-04-29T16:00:00Z">
              <w:r w:rsidRPr="00EC422B">
                <w:rPr>
                  <w:rFonts w:ascii="Arial" w:hAnsi="Arial" w:cs="Arial"/>
                  <w:color w:val="000000"/>
                  <w:sz w:val="16"/>
                  <w:szCs w:val="16"/>
                  <w:rPrChange w:id="855" w:author="Stephen Wandro" w:date="2021-04-29T16:00:00Z">
                    <w:rPr>
                      <w:rFonts w:ascii="Arial" w:hAnsi="Arial" w:cs="Arial"/>
                      <w:color w:val="000000"/>
                    </w:rPr>
                  </w:rPrChange>
                </w:rPr>
                <w:t>Clostridium difficile FMT</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856"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67CF3960" w14:textId="77777777" w:rsidR="00EC422B" w:rsidRPr="00EC422B" w:rsidRDefault="00EC422B" w:rsidP="00EC422B">
            <w:pPr>
              <w:rPr>
                <w:ins w:id="857" w:author="Stephen Wandro" w:date="2021-04-29T16:00:00Z"/>
                <w:rFonts w:ascii="Arial" w:hAnsi="Arial" w:cs="Arial"/>
                <w:color w:val="000000"/>
                <w:sz w:val="16"/>
                <w:szCs w:val="16"/>
                <w:rPrChange w:id="858" w:author="Stephen Wandro" w:date="2021-04-29T16:00:00Z">
                  <w:rPr>
                    <w:ins w:id="859" w:author="Stephen Wandro" w:date="2021-04-29T16:00:00Z"/>
                    <w:rFonts w:ascii="Arial" w:hAnsi="Arial" w:cs="Arial"/>
                    <w:color w:val="000000"/>
                  </w:rPr>
                </w:rPrChange>
              </w:rPr>
            </w:pPr>
            <w:ins w:id="860" w:author="Stephen Wandro" w:date="2021-04-29T16:00:00Z">
              <w:r w:rsidRPr="00EC422B">
                <w:rPr>
                  <w:rFonts w:ascii="Arial" w:hAnsi="Arial" w:cs="Arial"/>
                  <w:color w:val="000000"/>
                  <w:sz w:val="16"/>
                  <w:szCs w:val="16"/>
                  <w:rPrChange w:id="861" w:author="Stephen Wandro" w:date="2021-04-29T16:00:00Z">
                    <w:rPr>
                      <w:rFonts w:ascii="Arial" w:hAnsi="Arial" w:cs="Arial"/>
                      <w:color w:val="000000"/>
                    </w:rPr>
                  </w:rPrChange>
                </w:rPr>
                <w:t>Massachusetts</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862"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13D90E57" w14:textId="77777777" w:rsidR="00EC422B" w:rsidRPr="00EC422B" w:rsidRDefault="00EC422B" w:rsidP="00EC422B">
            <w:pPr>
              <w:rPr>
                <w:ins w:id="863" w:author="Stephen Wandro" w:date="2021-04-29T16:00:00Z"/>
                <w:rFonts w:ascii="Arial" w:hAnsi="Arial" w:cs="Arial"/>
                <w:color w:val="000000"/>
                <w:sz w:val="16"/>
                <w:szCs w:val="16"/>
                <w:rPrChange w:id="864" w:author="Stephen Wandro" w:date="2021-04-29T16:00:00Z">
                  <w:rPr>
                    <w:ins w:id="865" w:author="Stephen Wandro" w:date="2021-04-29T16:00:00Z"/>
                    <w:rFonts w:ascii="Arial" w:hAnsi="Arial" w:cs="Arial"/>
                    <w:color w:val="000000"/>
                  </w:rPr>
                </w:rPrChange>
              </w:rPr>
            </w:pPr>
            <w:ins w:id="866" w:author="Stephen Wandro" w:date="2021-04-29T16:00:00Z">
              <w:r w:rsidRPr="00EC422B">
                <w:rPr>
                  <w:rFonts w:ascii="Arial" w:hAnsi="Arial" w:cs="Arial"/>
                  <w:color w:val="000000"/>
                  <w:sz w:val="16"/>
                  <w:szCs w:val="16"/>
                  <w:rPrChange w:id="867" w:author="Stephen Wandro" w:date="2021-04-29T16:00:00Z">
                    <w:rPr>
                      <w:rFonts w:ascii="Arial" w:hAnsi="Arial" w:cs="Arial"/>
                      <w:color w:val="000000"/>
                    </w:rPr>
                  </w:rPrChange>
                </w:rPr>
                <w:t>human fecal</w:t>
              </w:r>
            </w:ins>
          </w:p>
        </w:tc>
      </w:tr>
      <w:tr w:rsidR="00EC422B" w:rsidRPr="00EC422B" w14:paraId="077DECF0" w14:textId="77777777" w:rsidTr="00EC422B">
        <w:trPr>
          <w:trHeight w:val="435"/>
          <w:ins w:id="868" w:author="Stephen Wandro" w:date="2021-04-29T16:00:00Z"/>
          <w:trPrChange w:id="869"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870"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0D3972CB" w14:textId="77777777" w:rsidR="00EC422B" w:rsidRPr="00EC422B" w:rsidRDefault="00EC422B" w:rsidP="00EC422B">
            <w:pPr>
              <w:rPr>
                <w:ins w:id="871" w:author="Stephen Wandro" w:date="2021-04-29T16:00:00Z"/>
                <w:rFonts w:ascii="Arial" w:hAnsi="Arial" w:cs="Arial"/>
                <w:color w:val="000000"/>
                <w:sz w:val="16"/>
                <w:szCs w:val="16"/>
                <w:rPrChange w:id="872" w:author="Stephen Wandro" w:date="2021-04-29T16:00:00Z">
                  <w:rPr>
                    <w:ins w:id="873" w:author="Stephen Wandro" w:date="2021-04-29T16:00:00Z"/>
                    <w:rFonts w:ascii="Arial" w:hAnsi="Arial" w:cs="Arial"/>
                    <w:color w:val="000000"/>
                  </w:rPr>
                </w:rPrChange>
              </w:rPr>
            </w:pPr>
            <w:ins w:id="874" w:author="Stephen Wandro" w:date="2021-04-29T16:00:00Z">
              <w:r w:rsidRPr="00EC422B">
                <w:rPr>
                  <w:rFonts w:ascii="Arial" w:hAnsi="Arial" w:cs="Arial"/>
                  <w:color w:val="000000"/>
                  <w:sz w:val="16"/>
                  <w:szCs w:val="16"/>
                  <w:rPrChange w:id="875"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76"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6FF599A1" w14:textId="77777777" w:rsidR="00EC422B" w:rsidRPr="00EC422B" w:rsidRDefault="00EC422B" w:rsidP="00EC422B">
            <w:pPr>
              <w:rPr>
                <w:ins w:id="877" w:author="Stephen Wandro" w:date="2021-04-29T16:00:00Z"/>
                <w:rFonts w:ascii="Arial" w:hAnsi="Arial" w:cs="Arial"/>
                <w:color w:val="000000"/>
                <w:sz w:val="16"/>
                <w:szCs w:val="16"/>
                <w:rPrChange w:id="878" w:author="Stephen Wandro" w:date="2021-04-29T16:00:00Z">
                  <w:rPr>
                    <w:ins w:id="879" w:author="Stephen Wandro" w:date="2021-04-29T16:00:00Z"/>
                    <w:rFonts w:ascii="Arial" w:hAnsi="Arial" w:cs="Arial"/>
                    <w:color w:val="000000"/>
                  </w:rPr>
                </w:rPrChange>
              </w:rPr>
            </w:pPr>
            <w:ins w:id="880" w:author="Stephen Wandro" w:date="2021-04-29T16:00:00Z">
              <w:r w:rsidRPr="00EC422B">
                <w:rPr>
                  <w:rFonts w:ascii="Arial" w:hAnsi="Arial" w:cs="Arial"/>
                  <w:color w:val="000000"/>
                  <w:sz w:val="16"/>
                  <w:szCs w:val="16"/>
                  <w:rPrChange w:id="881" w:author="Stephen Wandro" w:date="2021-04-29T16:00:00Z">
                    <w:rPr>
                      <w:rFonts w:ascii="Arial" w:hAnsi="Arial" w:cs="Arial"/>
                      <w:color w:val="000000"/>
                    </w:rPr>
                  </w:rPrChange>
                </w:rPr>
                <w:t>SRP115494</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Change w:id="882"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center"/>
                <w:hideMark/>
              </w:tcPr>
            </w:tcPrChange>
          </w:tcPr>
          <w:p w14:paraId="3C13A50F" w14:textId="77777777" w:rsidR="00EC422B" w:rsidRPr="00EC422B" w:rsidRDefault="00EC422B" w:rsidP="00EC422B">
            <w:pPr>
              <w:rPr>
                <w:ins w:id="883" w:author="Stephen Wandro" w:date="2021-04-29T16:00:00Z"/>
                <w:rFonts w:ascii="Arial" w:hAnsi="Arial" w:cs="Arial"/>
                <w:color w:val="000000"/>
                <w:sz w:val="16"/>
                <w:szCs w:val="16"/>
                <w:rPrChange w:id="884" w:author="Stephen Wandro" w:date="2021-04-29T16:00:00Z">
                  <w:rPr>
                    <w:ins w:id="885" w:author="Stephen Wandro" w:date="2021-04-29T16:00:00Z"/>
                    <w:rFonts w:ascii="Arial" w:hAnsi="Arial" w:cs="Arial"/>
                    <w:color w:val="000000"/>
                  </w:rPr>
                </w:rPrChange>
              </w:rPr>
            </w:pPr>
            <w:ins w:id="886" w:author="Stephen Wandro" w:date="2021-04-29T16:00:00Z">
              <w:r w:rsidRPr="00EC422B">
                <w:rPr>
                  <w:rFonts w:ascii="Arial" w:hAnsi="Arial" w:cs="Arial"/>
                  <w:sz w:val="16"/>
                  <w:szCs w:val="16"/>
                  <w:rPrChange w:id="887" w:author="Stephen Wandro" w:date="2021-04-29T16:00:00Z">
                    <w:rPr>
                      <w:rFonts w:ascii="Arial" w:hAnsi="Arial" w:cs="Arial"/>
                    </w:rPr>
                  </w:rPrChange>
                </w:rPr>
                <w:t>Longitudinal Multi'omics of the Human Microbiome in Inflammatory Bowel Disease</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88"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58AFF5C2" w14:textId="77777777" w:rsidR="00EC422B" w:rsidRPr="00EC422B" w:rsidRDefault="00EC422B" w:rsidP="00EC422B">
            <w:pPr>
              <w:rPr>
                <w:ins w:id="889" w:author="Stephen Wandro" w:date="2021-04-29T16:00:00Z"/>
                <w:rFonts w:ascii="Arial" w:hAnsi="Arial" w:cs="Arial"/>
                <w:color w:val="000000"/>
                <w:sz w:val="16"/>
                <w:szCs w:val="16"/>
                <w:rPrChange w:id="890" w:author="Stephen Wandro" w:date="2021-04-29T16:00:00Z">
                  <w:rPr>
                    <w:ins w:id="891" w:author="Stephen Wandro" w:date="2021-04-29T16:00:00Z"/>
                    <w:rFonts w:ascii="Arial" w:hAnsi="Arial" w:cs="Arial"/>
                    <w:color w:val="000000"/>
                  </w:rPr>
                </w:rPrChange>
              </w:rPr>
            </w:pPr>
            <w:ins w:id="892" w:author="Stephen Wandro" w:date="2021-04-29T16:00:00Z">
              <w:r w:rsidRPr="00EC422B">
                <w:rPr>
                  <w:rFonts w:ascii="Arial" w:hAnsi="Arial" w:cs="Arial"/>
                  <w:sz w:val="16"/>
                  <w:szCs w:val="16"/>
                  <w:rPrChange w:id="893" w:author="Stephen Wandro" w:date="2021-04-29T16:00:00Z">
                    <w:rPr>
                      <w:rFonts w:ascii="Arial" w:hAnsi="Arial" w:cs="Arial"/>
                    </w:rPr>
                  </w:rPrChange>
                </w:rPr>
                <w:t>Massachusetts</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Change w:id="894"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vAlign w:val="center"/>
                <w:hideMark/>
              </w:tcPr>
            </w:tcPrChange>
          </w:tcPr>
          <w:p w14:paraId="7173EDFD" w14:textId="77777777" w:rsidR="00EC422B" w:rsidRPr="00EC422B" w:rsidRDefault="00EC422B" w:rsidP="00EC422B">
            <w:pPr>
              <w:rPr>
                <w:ins w:id="895" w:author="Stephen Wandro" w:date="2021-04-29T16:00:00Z"/>
                <w:rFonts w:ascii="Arial" w:hAnsi="Arial" w:cs="Arial"/>
                <w:color w:val="000000"/>
                <w:sz w:val="16"/>
                <w:szCs w:val="16"/>
                <w:rPrChange w:id="896" w:author="Stephen Wandro" w:date="2021-04-29T16:00:00Z">
                  <w:rPr>
                    <w:ins w:id="897" w:author="Stephen Wandro" w:date="2021-04-29T16:00:00Z"/>
                    <w:rFonts w:ascii="Arial" w:hAnsi="Arial" w:cs="Arial"/>
                    <w:color w:val="000000"/>
                  </w:rPr>
                </w:rPrChange>
              </w:rPr>
            </w:pPr>
            <w:ins w:id="898" w:author="Stephen Wandro" w:date="2021-04-29T16:00:00Z">
              <w:r w:rsidRPr="00EC422B">
                <w:rPr>
                  <w:rFonts w:ascii="Arial" w:hAnsi="Arial" w:cs="Arial"/>
                  <w:sz w:val="16"/>
                  <w:szCs w:val="16"/>
                  <w:rPrChange w:id="899" w:author="Stephen Wandro" w:date="2021-04-29T16:00:00Z">
                    <w:rPr>
                      <w:rFonts w:ascii="Arial" w:hAnsi="Arial" w:cs="Arial"/>
                    </w:rPr>
                  </w:rPrChange>
                </w:rPr>
                <w:t>Human fecal</w:t>
              </w:r>
            </w:ins>
          </w:p>
        </w:tc>
      </w:tr>
      <w:tr w:rsidR="00EC422B" w:rsidRPr="00EC422B" w14:paraId="7C21FB56" w14:textId="77777777" w:rsidTr="00EC422B">
        <w:trPr>
          <w:trHeight w:val="435"/>
          <w:ins w:id="900" w:author="Stephen Wandro" w:date="2021-04-29T16:00:00Z"/>
          <w:trPrChange w:id="901"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02"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04F76791" w14:textId="77777777" w:rsidR="00EC422B" w:rsidRPr="00EC422B" w:rsidRDefault="00EC422B" w:rsidP="00EC422B">
            <w:pPr>
              <w:rPr>
                <w:ins w:id="903" w:author="Stephen Wandro" w:date="2021-04-29T16:00:00Z"/>
                <w:rFonts w:ascii="Arial" w:hAnsi="Arial" w:cs="Arial"/>
                <w:color w:val="000000"/>
                <w:sz w:val="16"/>
                <w:szCs w:val="16"/>
                <w:rPrChange w:id="904" w:author="Stephen Wandro" w:date="2021-04-29T16:00:00Z">
                  <w:rPr>
                    <w:ins w:id="905" w:author="Stephen Wandro" w:date="2021-04-29T16:00:00Z"/>
                    <w:rFonts w:ascii="Arial" w:hAnsi="Arial" w:cs="Arial"/>
                    <w:color w:val="000000"/>
                  </w:rPr>
                </w:rPrChange>
              </w:rPr>
            </w:pPr>
            <w:ins w:id="906" w:author="Stephen Wandro" w:date="2021-04-29T16:00:00Z">
              <w:r w:rsidRPr="00EC422B">
                <w:rPr>
                  <w:rFonts w:ascii="Arial" w:hAnsi="Arial" w:cs="Arial"/>
                  <w:color w:val="000000"/>
                  <w:sz w:val="16"/>
                  <w:szCs w:val="16"/>
                  <w:rPrChange w:id="907" w:author="Stephen Wandro" w:date="2021-04-29T16:00:00Z">
                    <w:rPr>
                      <w:rFonts w:ascii="Arial" w:hAnsi="Arial" w:cs="Arial"/>
                      <w:color w:val="000000"/>
                    </w:rPr>
                  </w:rPrChange>
                </w:rPr>
                <w:t>phiV12</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908"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224CD7E1" w14:textId="77777777" w:rsidR="00EC422B" w:rsidRPr="00EC422B" w:rsidRDefault="00EC422B" w:rsidP="00EC422B">
            <w:pPr>
              <w:rPr>
                <w:ins w:id="909" w:author="Stephen Wandro" w:date="2021-04-29T16:00:00Z"/>
                <w:rFonts w:ascii="Arial" w:hAnsi="Arial" w:cs="Arial"/>
                <w:color w:val="000000"/>
                <w:sz w:val="16"/>
                <w:szCs w:val="16"/>
                <w:rPrChange w:id="910" w:author="Stephen Wandro" w:date="2021-04-29T16:00:00Z">
                  <w:rPr>
                    <w:ins w:id="911" w:author="Stephen Wandro" w:date="2021-04-29T16:00:00Z"/>
                    <w:rFonts w:ascii="Arial" w:hAnsi="Arial" w:cs="Arial"/>
                    <w:color w:val="000000"/>
                  </w:rPr>
                </w:rPrChange>
              </w:rPr>
            </w:pPr>
            <w:ins w:id="912" w:author="Stephen Wandro" w:date="2021-04-29T16:00:00Z">
              <w:r w:rsidRPr="00EC422B">
                <w:rPr>
                  <w:rFonts w:ascii="Arial" w:hAnsi="Arial" w:cs="Arial"/>
                  <w:bCs/>
                  <w:color w:val="000000"/>
                  <w:sz w:val="16"/>
                  <w:szCs w:val="16"/>
                  <w:rPrChange w:id="913" w:author="Stephen Wandro" w:date="2021-04-29T16:00:00Z">
                    <w:rPr>
                      <w:rFonts w:ascii="Arial" w:hAnsi="Arial" w:cs="Arial"/>
                      <w:bCs/>
                      <w:color w:val="000000"/>
                    </w:rPr>
                  </w:rPrChange>
                </w:rPr>
                <w:t> SRP099123</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Change w:id="914"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center"/>
                <w:hideMark/>
              </w:tcPr>
            </w:tcPrChange>
          </w:tcPr>
          <w:p w14:paraId="7902A109" w14:textId="77777777" w:rsidR="00EC422B" w:rsidRPr="00EC422B" w:rsidRDefault="00EC422B" w:rsidP="00EC422B">
            <w:pPr>
              <w:rPr>
                <w:ins w:id="915" w:author="Stephen Wandro" w:date="2021-04-29T16:00:00Z"/>
                <w:rFonts w:ascii="Arial" w:hAnsi="Arial" w:cs="Arial"/>
                <w:color w:val="000000"/>
                <w:sz w:val="16"/>
                <w:szCs w:val="16"/>
                <w:rPrChange w:id="916" w:author="Stephen Wandro" w:date="2021-04-29T16:00:00Z">
                  <w:rPr>
                    <w:ins w:id="917" w:author="Stephen Wandro" w:date="2021-04-29T16:00:00Z"/>
                    <w:rFonts w:ascii="Arial" w:hAnsi="Arial" w:cs="Arial"/>
                    <w:color w:val="000000"/>
                  </w:rPr>
                </w:rPrChange>
              </w:rPr>
            </w:pPr>
            <w:ins w:id="918" w:author="Stephen Wandro" w:date="2021-04-29T16:00:00Z">
              <w:r w:rsidRPr="00EC422B">
                <w:rPr>
                  <w:rFonts w:ascii="Arial" w:hAnsi="Arial" w:cs="Arial"/>
                  <w:color w:val="000000"/>
                  <w:sz w:val="16"/>
                  <w:szCs w:val="16"/>
                  <w:rPrChange w:id="919" w:author="Stephen Wandro" w:date="2021-04-29T16:00:00Z">
                    <w:rPr>
                      <w:rFonts w:ascii="Arial" w:hAnsi="Arial" w:cs="Arial"/>
                      <w:color w:val="000000"/>
                    </w:rPr>
                  </w:rPrChange>
                </w:rPr>
                <w:t>Metagenomic analysis of gut microbiota in sows and piglets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920"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74E8CF5A" w14:textId="77777777" w:rsidR="00EC422B" w:rsidRPr="00EC422B" w:rsidRDefault="00EC422B" w:rsidP="00EC422B">
            <w:pPr>
              <w:rPr>
                <w:ins w:id="921" w:author="Stephen Wandro" w:date="2021-04-29T16:00:00Z"/>
                <w:rFonts w:ascii="Arial" w:hAnsi="Arial" w:cs="Arial"/>
                <w:color w:val="000000"/>
                <w:sz w:val="16"/>
                <w:szCs w:val="16"/>
                <w:rPrChange w:id="922" w:author="Stephen Wandro" w:date="2021-04-29T16:00:00Z">
                  <w:rPr>
                    <w:ins w:id="923" w:author="Stephen Wandro" w:date="2021-04-29T16:00:00Z"/>
                    <w:rFonts w:ascii="Arial" w:hAnsi="Arial" w:cs="Arial"/>
                    <w:color w:val="000000"/>
                  </w:rPr>
                </w:rPrChange>
              </w:rPr>
            </w:pPr>
            <w:ins w:id="924" w:author="Stephen Wandro" w:date="2021-04-29T16:00:00Z">
              <w:r w:rsidRPr="00EC422B">
                <w:rPr>
                  <w:rFonts w:ascii="Arial" w:hAnsi="Arial" w:cs="Arial"/>
                  <w:color w:val="000000"/>
                  <w:sz w:val="16"/>
                  <w:szCs w:val="16"/>
                  <w:rPrChange w:id="925" w:author="Stephen Wandro" w:date="2021-04-29T16:00:00Z">
                    <w:rPr>
                      <w:rFonts w:ascii="Arial" w:hAnsi="Arial" w:cs="Arial"/>
                      <w:color w:val="000000"/>
                    </w:rPr>
                  </w:rPrChange>
                </w:rPr>
                <w:t>Freie University of Berlin</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Change w:id="926"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vAlign w:val="center"/>
                <w:hideMark/>
              </w:tcPr>
            </w:tcPrChange>
          </w:tcPr>
          <w:p w14:paraId="22679DEB" w14:textId="77777777" w:rsidR="00EC422B" w:rsidRPr="00EC422B" w:rsidRDefault="00EC422B" w:rsidP="00EC422B">
            <w:pPr>
              <w:rPr>
                <w:ins w:id="927" w:author="Stephen Wandro" w:date="2021-04-29T16:00:00Z"/>
                <w:rFonts w:ascii="Arial" w:hAnsi="Arial" w:cs="Arial"/>
                <w:color w:val="000000"/>
                <w:sz w:val="16"/>
                <w:szCs w:val="16"/>
                <w:rPrChange w:id="928" w:author="Stephen Wandro" w:date="2021-04-29T16:00:00Z">
                  <w:rPr>
                    <w:ins w:id="929" w:author="Stephen Wandro" w:date="2021-04-29T16:00:00Z"/>
                    <w:rFonts w:ascii="Arial" w:hAnsi="Arial" w:cs="Arial"/>
                    <w:color w:val="000000"/>
                  </w:rPr>
                </w:rPrChange>
              </w:rPr>
            </w:pPr>
            <w:ins w:id="930" w:author="Stephen Wandro" w:date="2021-04-29T16:00:00Z">
              <w:r w:rsidRPr="00EC422B">
                <w:rPr>
                  <w:rFonts w:ascii="Arial" w:hAnsi="Arial" w:cs="Arial"/>
                  <w:color w:val="000000"/>
                  <w:sz w:val="16"/>
                  <w:szCs w:val="16"/>
                  <w:rPrChange w:id="931" w:author="Stephen Wandro" w:date="2021-04-29T16:00:00Z">
                    <w:rPr>
                      <w:rFonts w:ascii="Arial" w:hAnsi="Arial" w:cs="Arial"/>
                      <w:color w:val="000000"/>
                    </w:rPr>
                  </w:rPrChange>
                </w:rPr>
                <w:t>Pig fecal</w:t>
              </w:r>
            </w:ins>
          </w:p>
        </w:tc>
      </w:tr>
      <w:tr w:rsidR="00EC422B" w:rsidRPr="00EC422B" w14:paraId="1E5DE6A0" w14:textId="77777777" w:rsidTr="00EC422B">
        <w:trPr>
          <w:trHeight w:val="435"/>
          <w:ins w:id="932" w:author="Stephen Wandro" w:date="2021-04-29T16:00:00Z"/>
          <w:trPrChange w:id="933"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34"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EB41092" w14:textId="77777777" w:rsidR="00EC422B" w:rsidRPr="00EC422B" w:rsidRDefault="00EC422B" w:rsidP="00EC422B">
            <w:pPr>
              <w:rPr>
                <w:ins w:id="935" w:author="Stephen Wandro" w:date="2021-04-29T16:00:00Z"/>
                <w:rFonts w:ascii="Arial" w:hAnsi="Arial" w:cs="Arial"/>
                <w:color w:val="000000"/>
                <w:sz w:val="16"/>
                <w:szCs w:val="16"/>
                <w:rPrChange w:id="936" w:author="Stephen Wandro" w:date="2021-04-29T16:00:00Z">
                  <w:rPr>
                    <w:ins w:id="937" w:author="Stephen Wandro" w:date="2021-04-29T16:00:00Z"/>
                    <w:rFonts w:ascii="Arial" w:hAnsi="Arial" w:cs="Arial"/>
                    <w:color w:val="000000"/>
                  </w:rPr>
                </w:rPrChange>
              </w:rPr>
            </w:pPr>
            <w:ins w:id="938" w:author="Stephen Wandro" w:date="2021-04-29T16:00:00Z">
              <w:r w:rsidRPr="00EC422B">
                <w:rPr>
                  <w:rFonts w:ascii="Arial" w:hAnsi="Arial" w:cs="Arial"/>
                  <w:color w:val="000000"/>
                  <w:sz w:val="16"/>
                  <w:szCs w:val="16"/>
                  <w:rPrChange w:id="939" w:author="Stephen Wandro" w:date="2021-04-29T16:00:00Z">
                    <w:rPr>
                      <w:rFonts w:ascii="Arial" w:hAnsi="Arial" w:cs="Arial"/>
                      <w:color w:val="000000"/>
                    </w:rPr>
                  </w:rPrChange>
                </w:rPr>
                <w:t>CCS3</w:t>
              </w:r>
            </w:ins>
          </w:p>
        </w:tc>
        <w:tc>
          <w:tcPr>
            <w:tcW w:w="1100"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40"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1CEC9479" w14:textId="77777777" w:rsidR="00EC422B" w:rsidRPr="00EC422B" w:rsidRDefault="00EC422B" w:rsidP="00EC422B">
            <w:pPr>
              <w:rPr>
                <w:ins w:id="941" w:author="Stephen Wandro" w:date="2021-04-29T16:00:00Z"/>
                <w:rFonts w:ascii="Arial" w:hAnsi="Arial" w:cs="Arial"/>
                <w:color w:val="000000"/>
                <w:sz w:val="16"/>
                <w:szCs w:val="16"/>
                <w:rPrChange w:id="942" w:author="Stephen Wandro" w:date="2021-04-29T16:00:00Z">
                  <w:rPr>
                    <w:ins w:id="943" w:author="Stephen Wandro" w:date="2021-04-29T16:00:00Z"/>
                    <w:rFonts w:ascii="Arial" w:hAnsi="Arial" w:cs="Arial"/>
                    <w:color w:val="000000"/>
                  </w:rPr>
                </w:rPrChange>
              </w:rPr>
            </w:pPr>
            <w:ins w:id="944" w:author="Stephen Wandro" w:date="2021-04-29T16:00:00Z">
              <w:r w:rsidRPr="00EC422B">
                <w:rPr>
                  <w:rFonts w:ascii="Arial" w:hAnsi="Arial" w:cs="Arial"/>
                  <w:color w:val="000000"/>
                  <w:sz w:val="16"/>
                  <w:szCs w:val="16"/>
                  <w:rPrChange w:id="945" w:author="Stephen Wandro" w:date="2021-04-29T16:00:00Z">
                    <w:rPr>
                      <w:rFonts w:ascii="Arial" w:hAnsi="Arial" w:cs="Arial"/>
                      <w:color w:val="000000"/>
                    </w:rPr>
                  </w:rPrChange>
                </w:rPr>
                <w:t>SRR1438030</w:t>
              </w:r>
            </w:ins>
          </w:p>
        </w:tc>
        <w:tc>
          <w:tcPr>
            <w:tcW w:w="5217"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46"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3B089ADB" w14:textId="77777777" w:rsidR="00EC422B" w:rsidRPr="00EC422B" w:rsidRDefault="00EC422B" w:rsidP="00EC422B">
            <w:pPr>
              <w:rPr>
                <w:ins w:id="947" w:author="Stephen Wandro" w:date="2021-04-29T16:00:00Z"/>
                <w:rFonts w:ascii="Arial" w:hAnsi="Arial" w:cs="Arial"/>
                <w:color w:val="000000"/>
                <w:sz w:val="16"/>
                <w:szCs w:val="16"/>
                <w:rPrChange w:id="948" w:author="Stephen Wandro" w:date="2021-04-29T16:00:00Z">
                  <w:rPr>
                    <w:ins w:id="949" w:author="Stephen Wandro" w:date="2021-04-29T16:00:00Z"/>
                    <w:rFonts w:ascii="Arial" w:hAnsi="Arial" w:cs="Arial"/>
                    <w:color w:val="000000"/>
                  </w:rPr>
                </w:rPrChange>
              </w:rPr>
            </w:pPr>
            <w:ins w:id="950" w:author="Stephen Wandro" w:date="2021-04-29T16:00:00Z">
              <w:r w:rsidRPr="00EC422B">
                <w:rPr>
                  <w:rFonts w:ascii="Arial" w:hAnsi="Arial" w:cs="Arial"/>
                  <w:color w:val="000000"/>
                  <w:sz w:val="16"/>
                  <w:szCs w:val="16"/>
                  <w:rPrChange w:id="951" w:author="Stephen Wandro" w:date="2021-04-29T16:00:00Z">
                    <w:rPr>
                      <w:rFonts w:ascii="Arial" w:hAnsi="Arial" w:cs="Arial"/>
                      <w:color w:val="000000"/>
                    </w:rPr>
                  </w:rPrChange>
                </w:rPr>
                <w:t>Metagenomic identification of novel enteric viruses in urban wild rats and genome characterization of a group A rotavirus</w:t>
              </w:r>
            </w:ins>
          </w:p>
        </w:tc>
        <w:tc>
          <w:tcPr>
            <w:tcW w:w="1199"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52"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429A68A" w14:textId="77777777" w:rsidR="00EC422B" w:rsidRPr="00EC422B" w:rsidRDefault="00EC422B" w:rsidP="00EC422B">
            <w:pPr>
              <w:rPr>
                <w:ins w:id="953" w:author="Stephen Wandro" w:date="2021-04-29T16:00:00Z"/>
                <w:rFonts w:ascii="Arial" w:hAnsi="Arial" w:cs="Arial"/>
                <w:color w:val="000000"/>
                <w:sz w:val="16"/>
                <w:szCs w:val="16"/>
                <w:rPrChange w:id="954" w:author="Stephen Wandro" w:date="2021-04-29T16:00:00Z">
                  <w:rPr>
                    <w:ins w:id="955" w:author="Stephen Wandro" w:date="2021-04-29T16:00:00Z"/>
                    <w:rFonts w:ascii="Arial" w:hAnsi="Arial" w:cs="Arial"/>
                    <w:color w:val="000000"/>
                  </w:rPr>
                </w:rPrChange>
              </w:rPr>
            </w:pPr>
            <w:ins w:id="956" w:author="Stephen Wandro" w:date="2021-04-29T16:00:00Z">
              <w:r w:rsidRPr="00EC422B">
                <w:rPr>
                  <w:rFonts w:ascii="Arial" w:hAnsi="Arial" w:cs="Arial"/>
                  <w:color w:val="000000"/>
                  <w:sz w:val="16"/>
                  <w:szCs w:val="16"/>
                  <w:rPrChange w:id="957" w:author="Stephen Wandro" w:date="2021-04-29T16:00:00Z">
                    <w:rPr>
                      <w:rFonts w:ascii="Arial" w:hAnsi="Arial" w:cs="Arial"/>
                      <w:color w:val="000000"/>
                    </w:rPr>
                  </w:rPrChange>
                </w:rPr>
                <w:t>Berlin, Germany</w:t>
              </w:r>
            </w:ins>
          </w:p>
        </w:tc>
        <w:tc>
          <w:tcPr>
            <w:tcW w:w="1441"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Change w:id="958"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A6A6A6" w:fill="A6A6A6"/>
                <w:noWrap/>
                <w:vAlign w:val="bottom"/>
                <w:hideMark/>
              </w:tcPr>
            </w:tcPrChange>
          </w:tcPr>
          <w:p w14:paraId="5CE6D3F3" w14:textId="77777777" w:rsidR="00EC422B" w:rsidRPr="00EC422B" w:rsidRDefault="00EC422B" w:rsidP="00EC422B">
            <w:pPr>
              <w:rPr>
                <w:ins w:id="959" w:author="Stephen Wandro" w:date="2021-04-29T16:00:00Z"/>
                <w:rFonts w:ascii="Arial" w:hAnsi="Arial" w:cs="Arial"/>
                <w:color w:val="000000"/>
                <w:sz w:val="16"/>
                <w:szCs w:val="16"/>
                <w:rPrChange w:id="960" w:author="Stephen Wandro" w:date="2021-04-29T16:00:00Z">
                  <w:rPr>
                    <w:ins w:id="961" w:author="Stephen Wandro" w:date="2021-04-29T16:00:00Z"/>
                    <w:rFonts w:ascii="Arial" w:hAnsi="Arial" w:cs="Arial"/>
                    <w:color w:val="000000"/>
                  </w:rPr>
                </w:rPrChange>
              </w:rPr>
            </w:pPr>
            <w:ins w:id="962" w:author="Stephen Wandro" w:date="2021-04-29T16:00:00Z">
              <w:r w:rsidRPr="00EC422B">
                <w:rPr>
                  <w:rFonts w:ascii="Arial" w:hAnsi="Arial" w:cs="Arial"/>
                  <w:color w:val="000000"/>
                  <w:sz w:val="16"/>
                  <w:szCs w:val="16"/>
                  <w:rPrChange w:id="963" w:author="Stephen Wandro" w:date="2021-04-29T16:00:00Z">
                    <w:rPr>
                      <w:rFonts w:ascii="Arial" w:hAnsi="Arial" w:cs="Arial"/>
                      <w:color w:val="000000"/>
                    </w:rPr>
                  </w:rPrChange>
                </w:rPr>
                <w:t>Rat Fecal</w:t>
              </w:r>
            </w:ins>
          </w:p>
        </w:tc>
      </w:tr>
      <w:tr w:rsidR="00EC422B" w:rsidRPr="00EC422B" w14:paraId="27C054E9" w14:textId="77777777" w:rsidTr="00EC422B">
        <w:trPr>
          <w:trHeight w:val="435"/>
          <w:ins w:id="964" w:author="Stephen Wandro" w:date="2021-04-29T16:00:00Z"/>
          <w:trPrChange w:id="965" w:author="Stephen Wandro" w:date="2021-04-29T16:01:00Z">
            <w:trPr>
              <w:trHeight w:val="435"/>
            </w:trPr>
          </w:trPrChange>
        </w:trPr>
        <w:tc>
          <w:tcPr>
            <w:tcW w:w="75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66" w:author="Stephen Wandro" w:date="2021-04-29T16:01:00Z">
              <w:tcPr>
                <w:tcW w:w="805"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13653755" w14:textId="77777777" w:rsidR="00EC422B" w:rsidRPr="00EC422B" w:rsidRDefault="00EC422B" w:rsidP="00EC422B">
            <w:pPr>
              <w:rPr>
                <w:ins w:id="967" w:author="Stephen Wandro" w:date="2021-04-29T16:00:00Z"/>
                <w:rFonts w:ascii="Arial" w:hAnsi="Arial" w:cs="Arial"/>
                <w:color w:val="000000"/>
                <w:sz w:val="16"/>
                <w:szCs w:val="16"/>
                <w:rPrChange w:id="968" w:author="Stephen Wandro" w:date="2021-04-29T16:00:00Z">
                  <w:rPr>
                    <w:ins w:id="969" w:author="Stephen Wandro" w:date="2021-04-29T16:00:00Z"/>
                    <w:rFonts w:ascii="Arial" w:hAnsi="Arial" w:cs="Arial"/>
                    <w:color w:val="000000"/>
                  </w:rPr>
                </w:rPrChange>
              </w:rPr>
            </w:pPr>
            <w:ins w:id="970" w:author="Stephen Wandro" w:date="2021-04-29T16:00:00Z">
              <w:r w:rsidRPr="00EC422B">
                <w:rPr>
                  <w:rFonts w:ascii="Arial" w:hAnsi="Arial" w:cs="Arial"/>
                  <w:color w:val="000000"/>
                  <w:sz w:val="16"/>
                  <w:szCs w:val="16"/>
                  <w:rPrChange w:id="971" w:author="Stephen Wandro" w:date="2021-04-29T16:00:00Z">
                    <w:rPr>
                      <w:rFonts w:ascii="Arial" w:hAnsi="Arial" w:cs="Arial"/>
                      <w:color w:val="000000"/>
                    </w:rPr>
                  </w:rPrChange>
                </w:rPr>
                <w:t>CCS3</w:t>
              </w:r>
            </w:ins>
          </w:p>
        </w:tc>
        <w:tc>
          <w:tcPr>
            <w:tcW w:w="11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72" w:author="Stephen Wandro" w:date="2021-04-29T16:01:00Z">
              <w:tcPr>
                <w:tcW w:w="10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2D087BFD" w14:textId="77777777" w:rsidR="00EC422B" w:rsidRPr="00EC422B" w:rsidRDefault="00EC422B" w:rsidP="00EC422B">
            <w:pPr>
              <w:rPr>
                <w:ins w:id="973" w:author="Stephen Wandro" w:date="2021-04-29T16:00:00Z"/>
                <w:rFonts w:ascii="Arial" w:hAnsi="Arial" w:cs="Arial"/>
                <w:color w:val="000000"/>
                <w:sz w:val="16"/>
                <w:szCs w:val="16"/>
                <w:rPrChange w:id="974" w:author="Stephen Wandro" w:date="2021-04-29T16:00:00Z">
                  <w:rPr>
                    <w:ins w:id="975" w:author="Stephen Wandro" w:date="2021-04-29T16:00:00Z"/>
                    <w:rFonts w:ascii="Arial" w:hAnsi="Arial" w:cs="Arial"/>
                    <w:color w:val="000000"/>
                  </w:rPr>
                </w:rPrChange>
              </w:rPr>
            </w:pPr>
            <w:ins w:id="976" w:author="Stephen Wandro" w:date="2021-04-29T16:00:00Z">
              <w:r w:rsidRPr="00EC422B">
                <w:rPr>
                  <w:rFonts w:ascii="Arial" w:hAnsi="Arial" w:cs="Arial"/>
                  <w:color w:val="000000"/>
                  <w:sz w:val="16"/>
                  <w:szCs w:val="16"/>
                  <w:rPrChange w:id="977" w:author="Stephen Wandro" w:date="2021-04-29T16:00:00Z">
                    <w:rPr>
                      <w:rFonts w:ascii="Arial" w:hAnsi="Arial" w:cs="Arial"/>
                      <w:color w:val="000000"/>
                    </w:rPr>
                  </w:rPrChange>
                </w:rPr>
                <w:t>ERR2737461</w:t>
              </w:r>
            </w:ins>
          </w:p>
        </w:tc>
        <w:tc>
          <w:tcPr>
            <w:tcW w:w="5217"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78" w:author="Stephen Wandro" w:date="2021-04-29T16:01:00Z">
              <w:tcPr>
                <w:tcW w:w="5194"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39897705" w14:textId="77777777" w:rsidR="00EC422B" w:rsidRPr="00EC422B" w:rsidRDefault="00EC422B" w:rsidP="00EC422B">
            <w:pPr>
              <w:rPr>
                <w:ins w:id="979" w:author="Stephen Wandro" w:date="2021-04-29T16:00:00Z"/>
                <w:rFonts w:ascii="Arial" w:hAnsi="Arial" w:cs="Arial"/>
                <w:color w:val="000000"/>
                <w:sz w:val="16"/>
                <w:szCs w:val="16"/>
                <w:rPrChange w:id="980" w:author="Stephen Wandro" w:date="2021-04-29T16:00:00Z">
                  <w:rPr>
                    <w:ins w:id="981" w:author="Stephen Wandro" w:date="2021-04-29T16:00:00Z"/>
                    <w:rFonts w:ascii="Arial" w:hAnsi="Arial" w:cs="Arial"/>
                    <w:color w:val="000000"/>
                  </w:rPr>
                </w:rPrChange>
              </w:rPr>
            </w:pPr>
            <w:ins w:id="982" w:author="Stephen Wandro" w:date="2021-04-29T16:00:00Z">
              <w:r w:rsidRPr="00EC422B">
                <w:rPr>
                  <w:rFonts w:ascii="Arial" w:hAnsi="Arial" w:cs="Arial"/>
                  <w:color w:val="000000"/>
                  <w:sz w:val="16"/>
                  <w:szCs w:val="16"/>
                  <w:rPrChange w:id="983" w:author="Stephen Wandro" w:date="2021-04-29T16:00:00Z">
                    <w:rPr>
                      <w:rFonts w:ascii="Arial" w:hAnsi="Arial" w:cs="Arial"/>
                      <w:color w:val="000000"/>
                    </w:rPr>
                  </w:rPrChange>
                </w:rPr>
                <w:t>Virus Discovery for Vietnam Initiative on Zoonotic Infections (VIZIONS)</w:t>
              </w:r>
            </w:ins>
          </w:p>
        </w:tc>
        <w:tc>
          <w:tcPr>
            <w:tcW w:w="1199"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84" w:author="Stephen Wandro" w:date="2021-04-29T16:01:00Z">
              <w:tcPr>
                <w:tcW w:w="1238"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9A7DA0C" w14:textId="77777777" w:rsidR="00EC422B" w:rsidRPr="00EC422B" w:rsidRDefault="00EC422B" w:rsidP="00EC422B">
            <w:pPr>
              <w:rPr>
                <w:ins w:id="985" w:author="Stephen Wandro" w:date="2021-04-29T16:00:00Z"/>
                <w:rFonts w:ascii="Arial" w:hAnsi="Arial" w:cs="Arial"/>
                <w:color w:val="000000"/>
                <w:sz w:val="16"/>
                <w:szCs w:val="16"/>
                <w:rPrChange w:id="986" w:author="Stephen Wandro" w:date="2021-04-29T16:00:00Z">
                  <w:rPr>
                    <w:ins w:id="987" w:author="Stephen Wandro" w:date="2021-04-29T16:00:00Z"/>
                    <w:rFonts w:ascii="Arial" w:hAnsi="Arial" w:cs="Arial"/>
                    <w:color w:val="000000"/>
                  </w:rPr>
                </w:rPrChange>
              </w:rPr>
            </w:pPr>
            <w:ins w:id="988" w:author="Stephen Wandro" w:date="2021-04-29T16:00:00Z">
              <w:r w:rsidRPr="00EC422B">
                <w:rPr>
                  <w:rFonts w:ascii="Arial" w:hAnsi="Arial" w:cs="Arial"/>
                  <w:color w:val="000000"/>
                  <w:sz w:val="16"/>
                  <w:szCs w:val="16"/>
                  <w:rPrChange w:id="989" w:author="Stephen Wandro" w:date="2021-04-29T16:00:00Z">
                    <w:rPr>
                      <w:rFonts w:ascii="Arial" w:hAnsi="Arial" w:cs="Arial"/>
                      <w:color w:val="000000"/>
                    </w:rPr>
                  </w:rPrChange>
                </w:rPr>
                <w:t>Vietnam</w:t>
              </w:r>
            </w:ins>
          </w:p>
        </w:tc>
        <w:tc>
          <w:tcPr>
            <w:tcW w:w="1441"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Change w:id="990" w:author="Stephen Wandro" w:date="2021-04-29T16:01:00Z">
              <w:tcPr>
                <w:tcW w:w="1072"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tcPrChange>
          </w:tcPr>
          <w:p w14:paraId="6764F964" w14:textId="77777777" w:rsidR="00EC422B" w:rsidRPr="00EC422B" w:rsidRDefault="00EC422B" w:rsidP="00EC422B">
            <w:pPr>
              <w:rPr>
                <w:ins w:id="991" w:author="Stephen Wandro" w:date="2021-04-29T16:00:00Z"/>
                <w:rFonts w:ascii="Arial" w:hAnsi="Arial" w:cs="Arial"/>
                <w:color w:val="000000"/>
                <w:sz w:val="16"/>
                <w:szCs w:val="16"/>
                <w:rPrChange w:id="992" w:author="Stephen Wandro" w:date="2021-04-29T16:00:00Z">
                  <w:rPr>
                    <w:ins w:id="993" w:author="Stephen Wandro" w:date="2021-04-29T16:00:00Z"/>
                    <w:rFonts w:ascii="Arial" w:hAnsi="Arial" w:cs="Arial"/>
                    <w:color w:val="000000"/>
                  </w:rPr>
                </w:rPrChange>
              </w:rPr>
            </w:pPr>
            <w:ins w:id="994" w:author="Stephen Wandro" w:date="2021-04-29T16:00:00Z">
              <w:r w:rsidRPr="00EC422B">
                <w:rPr>
                  <w:rFonts w:ascii="Arial" w:hAnsi="Arial" w:cs="Arial"/>
                  <w:color w:val="000000"/>
                  <w:sz w:val="16"/>
                  <w:szCs w:val="16"/>
                  <w:rPrChange w:id="995" w:author="Stephen Wandro" w:date="2021-04-29T16:00:00Z">
                    <w:rPr>
                      <w:rFonts w:ascii="Arial" w:hAnsi="Arial" w:cs="Arial"/>
                      <w:color w:val="000000"/>
                    </w:rPr>
                  </w:rPrChange>
                </w:rPr>
                <w:t>viral metagenome</w:t>
              </w:r>
            </w:ins>
          </w:p>
        </w:tc>
      </w:tr>
    </w:tbl>
    <w:p w14:paraId="00000079" w14:textId="4A6163D4" w:rsidR="00B93783" w:rsidRDefault="00B93783">
      <w:pPr>
        <w:rPr>
          <w:ins w:id="996" w:author="Stephen Wandro" w:date="2021-03-25T17:23:00Z"/>
          <w:rFonts w:ascii="Arial" w:eastAsia="Cambria" w:hAnsi="Arial" w:cs="Arial"/>
          <w:b/>
          <w:sz w:val="24"/>
          <w:szCs w:val="24"/>
        </w:rPr>
      </w:pPr>
      <w:ins w:id="997" w:author="Stephen Wandro" w:date="2021-03-25T17:23:00Z">
        <w:r>
          <w:rPr>
            <w:rFonts w:ascii="Arial" w:eastAsia="Cambria" w:hAnsi="Arial" w:cs="Arial"/>
            <w:b/>
            <w:sz w:val="24"/>
            <w:szCs w:val="24"/>
          </w:rPr>
          <w:br w:type="page"/>
        </w:r>
      </w:ins>
    </w:p>
    <w:p w14:paraId="153FA3CB" w14:textId="77777777" w:rsidR="000207FA" w:rsidRPr="007C21EA" w:rsidRDefault="000207FA">
      <w:pPr>
        <w:rPr>
          <w:rFonts w:ascii="Arial" w:eastAsia="Cambria" w:hAnsi="Arial" w:cs="Arial"/>
          <w:b/>
          <w:sz w:val="24"/>
          <w:szCs w:val="24"/>
        </w:rPr>
      </w:pPr>
    </w:p>
    <w:p w14:paraId="0000007A" w14:textId="3745A83C" w:rsidR="000207FA" w:rsidRPr="007C21EA" w:rsidDel="002F7687" w:rsidRDefault="00563D7E" w:rsidP="002F7687">
      <w:pPr>
        <w:spacing w:line="480" w:lineRule="auto"/>
        <w:rPr>
          <w:del w:id="998" w:author="Stephen Wandro" w:date="2021-04-29T15:32:00Z"/>
          <w:rFonts w:ascii="Arial" w:eastAsia="Cambria" w:hAnsi="Arial" w:cs="Arial"/>
          <w:sz w:val="24"/>
          <w:szCs w:val="24"/>
        </w:rPr>
        <w:pPrChange w:id="999" w:author="Stephen Wandro" w:date="2021-04-29T15:32:00Z">
          <w:pPr>
            <w:spacing w:line="480" w:lineRule="auto"/>
          </w:pPr>
        </w:pPrChange>
      </w:pPr>
      <w:bookmarkStart w:id="1000" w:name="_Hlk70502219"/>
      <w:r w:rsidRPr="007C21EA">
        <w:rPr>
          <w:rFonts w:ascii="Arial" w:eastAsia="Cambria" w:hAnsi="Arial" w:cs="Arial"/>
          <w:b/>
          <w:sz w:val="24"/>
          <w:szCs w:val="24"/>
        </w:rPr>
        <w:t xml:space="preserve">Table </w:t>
      </w:r>
      <w:del w:id="1001" w:author="Stephen Wandro" w:date="2021-04-29T16:02:00Z">
        <w:r w:rsidRPr="007C21EA" w:rsidDel="009921B3">
          <w:rPr>
            <w:rFonts w:ascii="Arial" w:eastAsia="Cambria" w:hAnsi="Arial" w:cs="Arial"/>
            <w:b/>
            <w:sz w:val="24"/>
            <w:szCs w:val="24"/>
          </w:rPr>
          <w:delText>1</w:delText>
        </w:r>
      </w:del>
      <w:ins w:id="1002" w:author="Stephen Wandro" w:date="2021-04-29T16:02:00Z">
        <w:r w:rsidR="009921B3">
          <w:rPr>
            <w:rFonts w:ascii="Arial" w:eastAsia="Cambria" w:hAnsi="Arial" w:cs="Arial"/>
            <w:b/>
            <w:sz w:val="24"/>
            <w:szCs w:val="24"/>
          </w:rPr>
          <w:t>2</w:t>
        </w:r>
      </w:ins>
      <w:r w:rsidRPr="007C21EA">
        <w:rPr>
          <w:rFonts w:ascii="Arial" w:eastAsia="Cambria" w:hAnsi="Arial" w:cs="Arial"/>
          <w:sz w:val="24"/>
          <w:szCs w:val="24"/>
        </w:rPr>
        <w:t xml:space="preserve">. Mutations in </w:t>
      </w:r>
      <w:r w:rsidRPr="007C21EA">
        <w:rPr>
          <w:rFonts w:ascii="Arial" w:eastAsia="Cambria" w:hAnsi="Arial" w:cs="Arial"/>
          <w:i/>
          <w:sz w:val="24"/>
          <w:szCs w:val="24"/>
        </w:rPr>
        <w:t>Enterococcus</w:t>
      </w:r>
      <w:r w:rsidRPr="007C21EA">
        <w:rPr>
          <w:rFonts w:ascii="Arial" w:eastAsia="Cambria" w:hAnsi="Arial" w:cs="Arial"/>
          <w:sz w:val="24"/>
          <w:szCs w:val="24"/>
        </w:rPr>
        <w:t xml:space="preserve"> providing phage resistance. Genes that are part of the Epa exopolysaccharide synthesis locus are denoted with (Epa).</w:t>
      </w:r>
      <w:ins w:id="1003" w:author="Stephen Wandro" w:date="2021-04-29T15:32:00Z">
        <w:r w:rsidR="002F7687" w:rsidRPr="007C21EA" w:rsidDel="002F7687">
          <w:rPr>
            <w:rFonts w:ascii="Arial" w:eastAsia="Cambria" w:hAnsi="Arial" w:cs="Arial"/>
            <w:sz w:val="24"/>
            <w:szCs w:val="24"/>
          </w:rPr>
          <w:t xml:space="preserve"> </w:t>
        </w:r>
      </w:ins>
    </w:p>
    <w:tbl>
      <w:tblPr>
        <w:tblStyle w:val="4"/>
        <w:tblW w:w="9350" w:type="dxa"/>
        <w:tblLayout w:type="fixed"/>
        <w:tblLook w:val="04A0" w:firstRow="1" w:lastRow="0" w:firstColumn="1" w:lastColumn="0" w:noHBand="0" w:noVBand="1"/>
        <w:tblPrChange w:id="1004" w:author="Stephen Wandro" w:date="2021-04-29T16:02:00Z">
          <w:tblPr>
            <w:tblStyle w:val="4"/>
            <w:tblW w:w="9810" w:type="dxa"/>
            <w:tblLayout w:type="fixed"/>
            <w:tblLook w:val="04A0" w:firstRow="1" w:lastRow="0" w:firstColumn="1" w:lastColumn="0" w:noHBand="0" w:noVBand="1"/>
          </w:tblPr>
        </w:tblPrChange>
      </w:tblPr>
      <w:tblGrid>
        <w:gridCol w:w="1544"/>
        <w:gridCol w:w="166"/>
        <w:gridCol w:w="783"/>
        <w:gridCol w:w="85"/>
        <w:gridCol w:w="1629"/>
        <w:gridCol w:w="1128"/>
        <w:gridCol w:w="1038"/>
        <w:gridCol w:w="1134"/>
        <w:gridCol w:w="246"/>
        <w:gridCol w:w="1160"/>
        <w:gridCol w:w="437"/>
        <w:tblGridChange w:id="1005">
          <w:tblGrid>
            <w:gridCol w:w="1620"/>
            <w:gridCol w:w="175"/>
            <w:gridCol w:w="393"/>
            <w:gridCol w:w="512"/>
            <w:gridCol w:w="1710"/>
            <w:gridCol w:w="1194"/>
            <w:gridCol w:w="1085"/>
            <w:gridCol w:w="1186"/>
            <w:gridCol w:w="260"/>
            <w:gridCol w:w="1215"/>
            <w:gridCol w:w="460"/>
          </w:tblGrid>
        </w:tblGridChange>
      </w:tblGrid>
      <w:tr w:rsidR="000207FA" w:rsidRPr="007C21EA" w:rsidDel="002F7687" w14:paraId="237FB36A" w14:textId="08A86335" w:rsidTr="009921B3">
        <w:trPr>
          <w:cnfStyle w:val="100000000000" w:firstRow="1" w:lastRow="0" w:firstColumn="0" w:lastColumn="0" w:oddVBand="0" w:evenVBand="0" w:oddHBand="0" w:evenHBand="0" w:firstRowFirstColumn="0" w:firstRowLastColumn="0" w:lastRowFirstColumn="0" w:lastRowLastColumn="0"/>
          <w:trHeight w:val="367"/>
          <w:del w:id="1006" w:author="Stephen Wandro" w:date="2021-04-29T15:32:00Z"/>
          <w:trPrChange w:id="1007"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bottom w:val="single" w:sz="4" w:space="0" w:color="000000"/>
            </w:tcBorders>
            <w:tcPrChange w:id="1008" w:author="Stephen Wandro" w:date="2021-04-29T16:02:00Z">
              <w:tcPr>
                <w:tcW w:w="1620" w:type="dxa"/>
                <w:tcBorders>
                  <w:bottom w:val="single" w:sz="4" w:space="0" w:color="000000"/>
                </w:tcBorders>
              </w:tcPr>
            </w:tcPrChange>
          </w:tcPr>
          <w:p w14:paraId="042DE929" w14:textId="77777777" w:rsidR="000207FA" w:rsidDel="002F7687" w:rsidRDefault="00563D7E">
            <w:pPr>
              <w:cnfStyle w:val="101000000000" w:firstRow="1" w:lastRow="0" w:firstColumn="1" w:lastColumn="0" w:oddVBand="0" w:evenVBand="0" w:oddHBand="0" w:evenHBand="0" w:firstRowFirstColumn="0" w:firstRowLastColumn="0" w:lastRowFirstColumn="0" w:lastRowLastColumn="0"/>
              <w:rPr>
                <w:del w:id="1009" w:author="Stephen Wandro" w:date="2021-04-29T15:32:00Z"/>
                <w:rFonts w:ascii="Arial" w:eastAsia="Calibri" w:hAnsi="Arial" w:cs="Arial"/>
                <w:color w:val="000000"/>
              </w:rPr>
            </w:pPr>
            <w:del w:id="1010" w:author="Stephen Wandro" w:date="2021-04-29T15:32:00Z">
              <w:r w:rsidRPr="007C21EA" w:rsidDel="002F7687">
                <w:rPr>
                  <w:rFonts w:ascii="Arial" w:eastAsia="Calibri" w:hAnsi="Arial" w:cs="Arial"/>
                  <w:color w:val="000000"/>
                </w:rPr>
                <w:delText>Host</w:delText>
              </w:r>
            </w:del>
          </w:p>
          <w:p w14:paraId="0000007B" w14:textId="2A89D144" w:rsidR="002F7687" w:rsidRPr="007C21EA" w:rsidRDefault="002F7687" w:rsidP="002F7687">
            <w:pPr>
              <w:spacing w:line="480" w:lineRule="auto"/>
              <w:cnfStyle w:val="101000000000" w:firstRow="1" w:lastRow="0" w:firstColumn="1" w:lastColumn="0" w:oddVBand="0" w:evenVBand="0" w:oddHBand="0" w:evenHBand="0" w:firstRowFirstColumn="0" w:firstRowLastColumn="0" w:lastRowFirstColumn="0" w:lastRowLastColumn="0"/>
              <w:rPr>
                <w:ins w:id="1011" w:author="Stephen Wandro" w:date="2021-04-29T15:32:00Z"/>
                <w:rFonts w:ascii="Arial" w:eastAsia="Calibri" w:hAnsi="Arial" w:cs="Arial"/>
                <w:color w:val="000000"/>
              </w:rPr>
              <w:pPrChange w:id="1012" w:author="Stephen Wandro" w:date="2021-04-29T15:32:00Z">
                <w:pPr>
                  <w:jc w:val="center"/>
                  <w:cnfStyle w:val="101000000000" w:firstRow="1" w:lastRow="0" w:firstColumn="1" w:lastColumn="0" w:oddVBand="0" w:evenVBand="0" w:oddHBand="0" w:evenHBand="0" w:firstRowFirstColumn="0" w:firstRowLastColumn="0" w:lastRowFirstColumn="0" w:lastRowLastColumn="0"/>
                </w:pPr>
              </w:pPrChange>
            </w:pPr>
          </w:p>
        </w:tc>
        <w:tc>
          <w:tcPr>
            <w:tcW w:w="1080" w:type="dxa"/>
            <w:gridSpan w:val="3"/>
            <w:tcBorders>
              <w:bottom w:val="single" w:sz="4" w:space="0" w:color="000000"/>
            </w:tcBorders>
            <w:tcPrChange w:id="1013" w:author="Stephen Wandro" w:date="2021-04-29T16:02:00Z">
              <w:tcPr>
                <w:tcW w:w="1080" w:type="dxa"/>
                <w:gridSpan w:val="3"/>
                <w:tcBorders>
                  <w:bottom w:val="single" w:sz="4" w:space="0" w:color="000000"/>
                </w:tcBorders>
              </w:tcPr>
            </w:tcPrChange>
          </w:tcPr>
          <w:p w14:paraId="0000007C" w14:textId="747B77E2"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14" w:author="Stephen Wandro" w:date="2021-04-29T15:32:00Z"/>
                <w:rFonts w:ascii="Arial" w:eastAsia="Calibri" w:hAnsi="Arial" w:cs="Arial"/>
                <w:color w:val="000000"/>
              </w:rPr>
              <w:pPrChange w:id="1015"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16" w:author="Stephen Wandro" w:date="2021-04-29T15:32:00Z">
              <w:r w:rsidRPr="007C21EA" w:rsidDel="002F7687">
                <w:rPr>
                  <w:rFonts w:ascii="Arial" w:eastAsia="Calibri" w:hAnsi="Arial" w:cs="Arial"/>
                  <w:color w:val="000000"/>
                </w:rPr>
                <w:delText>Mutant</w:delText>
              </w:r>
            </w:del>
          </w:p>
        </w:tc>
        <w:tc>
          <w:tcPr>
            <w:tcW w:w="1710" w:type="dxa"/>
            <w:tcBorders>
              <w:bottom w:val="single" w:sz="4" w:space="0" w:color="000000"/>
            </w:tcBorders>
            <w:tcPrChange w:id="1017" w:author="Stephen Wandro" w:date="2021-04-29T16:02:00Z">
              <w:tcPr>
                <w:tcW w:w="1710" w:type="dxa"/>
                <w:tcBorders>
                  <w:bottom w:val="single" w:sz="4" w:space="0" w:color="000000"/>
                </w:tcBorders>
              </w:tcPr>
            </w:tcPrChange>
          </w:tcPr>
          <w:p w14:paraId="0000007D" w14:textId="54D8D757"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18" w:author="Stephen Wandro" w:date="2021-04-29T15:32:00Z"/>
                <w:rFonts w:ascii="Arial" w:eastAsia="Calibri" w:hAnsi="Arial" w:cs="Arial"/>
                <w:color w:val="000000"/>
              </w:rPr>
              <w:pPrChange w:id="1019"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0" w:author="Stephen Wandro" w:date="2021-04-29T15:32:00Z">
              <w:r w:rsidRPr="007C21EA" w:rsidDel="002F7687">
                <w:rPr>
                  <w:rFonts w:ascii="Arial" w:eastAsia="Calibri" w:hAnsi="Arial" w:cs="Arial"/>
                  <w:color w:val="000000"/>
                </w:rPr>
                <w:delText>Phage</w:delText>
              </w:r>
            </w:del>
          </w:p>
        </w:tc>
        <w:tc>
          <w:tcPr>
            <w:tcW w:w="3725" w:type="dxa"/>
            <w:gridSpan w:val="4"/>
            <w:tcBorders>
              <w:bottom w:val="single" w:sz="4" w:space="0" w:color="000000"/>
            </w:tcBorders>
            <w:tcPrChange w:id="1021" w:author="Stephen Wandro" w:date="2021-04-29T16:02:00Z">
              <w:tcPr>
                <w:tcW w:w="3725" w:type="dxa"/>
                <w:gridSpan w:val="4"/>
                <w:tcBorders>
                  <w:bottom w:val="single" w:sz="4" w:space="0" w:color="000000"/>
                </w:tcBorders>
              </w:tcPr>
            </w:tcPrChange>
          </w:tcPr>
          <w:p w14:paraId="0000007E" w14:textId="6B69739B"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22" w:author="Stephen Wandro" w:date="2021-04-29T15:32:00Z"/>
                <w:rFonts w:ascii="Arial" w:eastAsia="Calibri" w:hAnsi="Arial" w:cs="Arial"/>
                <w:color w:val="000000"/>
              </w:rPr>
              <w:pPrChange w:id="1023"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4" w:author="Stephen Wandro" w:date="2021-04-29T15:32:00Z">
              <w:r w:rsidRPr="007C21EA" w:rsidDel="002F7687">
                <w:rPr>
                  <w:rFonts w:ascii="Arial" w:eastAsia="Calibri" w:hAnsi="Arial" w:cs="Arial"/>
                  <w:color w:val="000000"/>
                </w:rPr>
                <w:delText>Mutated gene(s)</w:delText>
              </w:r>
            </w:del>
          </w:p>
        </w:tc>
        <w:tc>
          <w:tcPr>
            <w:tcW w:w="1675" w:type="dxa"/>
            <w:gridSpan w:val="2"/>
            <w:tcBorders>
              <w:bottom w:val="single" w:sz="4" w:space="0" w:color="000000"/>
            </w:tcBorders>
            <w:tcPrChange w:id="1025" w:author="Stephen Wandro" w:date="2021-04-29T16:02:00Z">
              <w:tcPr>
                <w:tcW w:w="1675" w:type="dxa"/>
                <w:gridSpan w:val="2"/>
                <w:tcBorders>
                  <w:bottom w:val="single" w:sz="4" w:space="0" w:color="000000"/>
                </w:tcBorders>
              </w:tcPr>
            </w:tcPrChange>
          </w:tcPr>
          <w:p w14:paraId="0000007F" w14:textId="5397FBEC" w:rsidR="000207FA" w:rsidRPr="007C21EA" w:rsidDel="002F7687" w:rsidRDefault="00563D7E" w:rsidP="002F7687">
            <w:pPr>
              <w:spacing w:line="480" w:lineRule="auto"/>
              <w:cnfStyle w:val="100000000000" w:firstRow="1" w:lastRow="0" w:firstColumn="0" w:lastColumn="0" w:oddVBand="0" w:evenVBand="0" w:oddHBand="0" w:evenHBand="0" w:firstRowFirstColumn="0" w:firstRowLastColumn="0" w:lastRowFirstColumn="0" w:lastRowLastColumn="0"/>
              <w:rPr>
                <w:del w:id="1026" w:author="Stephen Wandro" w:date="2021-04-29T15:32:00Z"/>
                <w:rFonts w:ascii="Arial" w:eastAsia="Calibri" w:hAnsi="Arial" w:cs="Arial"/>
                <w:color w:val="000000"/>
              </w:rPr>
              <w:pPrChange w:id="1027" w:author="Stephen Wandro" w:date="2021-04-29T15:32:00Z">
                <w:pPr>
                  <w:jc w:val="center"/>
                  <w:cnfStyle w:val="100000000000" w:firstRow="1" w:lastRow="0" w:firstColumn="0" w:lastColumn="0" w:oddVBand="0" w:evenVBand="0" w:oddHBand="0" w:evenHBand="0" w:firstRowFirstColumn="0" w:firstRowLastColumn="0" w:lastRowFirstColumn="0" w:lastRowLastColumn="0"/>
                </w:pPr>
              </w:pPrChange>
            </w:pPr>
            <w:del w:id="1028" w:author="Stephen Wandro" w:date="2021-04-29T15:32:00Z">
              <w:r w:rsidRPr="007C21EA" w:rsidDel="002F7687">
                <w:rPr>
                  <w:rFonts w:ascii="Arial" w:eastAsia="Calibri" w:hAnsi="Arial" w:cs="Arial"/>
                  <w:color w:val="000000"/>
                </w:rPr>
                <w:delText>Mutation</w:delText>
              </w:r>
            </w:del>
          </w:p>
        </w:tc>
      </w:tr>
      <w:tr w:rsidR="000207FA" w:rsidRPr="007C21EA" w:rsidDel="002F7687" w14:paraId="7512A539" w14:textId="0A07CDB2" w:rsidTr="009921B3">
        <w:trPr>
          <w:cnfStyle w:val="000000100000" w:firstRow="0" w:lastRow="0" w:firstColumn="0" w:lastColumn="0" w:oddVBand="0" w:evenVBand="0" w:oddHBand="1" w:evenHBand="0" w:firstRowFirstColumn="0" w:firstRowLastColumn="0" w:lastRowFirstColumn="0" w:lastRowLastColumn="0"/>
          <w:trHeight w:val="367"/>
          <w:del w:id="1029" w:author="Stephen Wandro" w:date="2021-04-29T15:32:00Z"/>
          <w:trPrChange w:id="1030"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31"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0" w14:textId="6C58FB58"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032" w:author="Stephen Wandro" w:date="2021-04-29T15:32:00Z"/>
                <w:rFonts w:ascii="Arial" w:eastAsia="Cambria" w:hAnsi="Arial" w:cs="Arial"/>
                <w:color w:val="000000"/>
                <w:sz w:val="18"/>
                <w:szCs w:val="18"/>
              </w:rPr>
              <w:pPrChange w:id="1033"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034"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35"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1" w14:textId="5D89FC40"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36" w:author="Stephen Wandro" w:date="2021-04-29T15:32:00Z"/>
                <w:rFonts w:ascii="Arial" w:eastAsia="Cambria" w:hAnsi="Arial" w:cs="Arial"/>
                <w:color w:val="000000"/>
                <w:sz w:val="18"/>
                <w:szCs w:val="18"/>
              </w:rPr>
              <w:pPrChange w:id="1037"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38" w:author="Stephen Wandro" w:date="2021-04-29T15:32:00Z">
              <w:r w:rsidRPr="007C21EA"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039"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2" w14:textId="1BB9490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0" w:author="Stephen Wandro" w:date="2021-04-29T15:32:00Z"/>
                <w:rFonts w:ascii="Arial" w:eastAsia="Cambria" w:hAnsi="Arial" w:cs="Arial"/>
                <w:color w:val="000000"/>
                <w:sz w:val="18"/>
                <w:szCs w:val="18"/>
              </w:rPr>
              <w:pPrChange w:id="1041"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42" w:author="Stephen Wandro" w:date="2021-04-29T15:32:00Z">
              <w:r w:rsidRPr="007C21EA" w:rsidDel="002F7687">
                <w:rPr>
                  <w:rFonts w:ascii="Arial" w:eastAsia="Cambria" w:hAnsi="Arial" w:cs="Arial"/>
                  <w:color w:val="000000"/>
                  <w:sz w:val="18"/>
                  <w:szCs w:val="18"/>
                </w:rPr>
                <w:delText>vB_OCPT_Ump</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43"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3" w14:textId="1ECF43EB"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4" w:author="Stephen Wandro" w:date="2021-04-29T15:32:00Z"/>
                <w:rFonts w:ascii="Arial" w:eastAsia="Cambria" w:hAnsi="Arial" w:cs="Arial"/>
                <w:color w:val="000000"/>
                <w:sz w:val="18"/>
                <w:szCs w:val="18"/>
              </w:rPr>
              <w:pPrChange w:id="1045"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46" w:author="Stephen Wandro" w:date="2021-04-29T15:32:00Z">
              <w:r w:rsidRPr="007C21EA" w:rsidDel="002F7687">
                <w:rPr>
                  <w:rFonts w:ascii="Arial" w:eastAsia="Cambria" w:hAnsi="Arial" w:cs="Arial"/>
                  <w:color w:val="000000"/>
                  <w:sz w:val="18"/>
                  <w:szCs w:val="18"/>
                </w:rPr>
                <w:delText>(Epa) WgbU UDP-N-acetylglucosamine 4-epimerase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47"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4" w14:textId="4A78740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48" w:author="Stephen Wandro" w:date="2021-04-29T15:32:00Z"/>
                <w:rFonts w:ascii="Arial" w:eastAsia="Cambria" w:hAnsi="Arial" w:cs="Arial"/>
                <w:color w:val="000000"/>
                <w:sz w:val="18"/>
                <w:szCs w:val="18"/>
              </w:rPr>
              <w:pPrChange w:id="1049"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50" w:author="Stephen Wandro" w:date="2021-04-29T15:32:00Z">
              <w:r w:rsidRPr="007C21EA" w:rsidDel="002F7687">
                <w:rPr>
                  <w:rFonts w:ascii="Arial" w:eastAsia="Cambria" w:hAnsi="Arial" w:cs="Arial"/>
                  <w:color w:val="000000"/>
                  <w:sz w:val="18"/>
                  <w:szCs w:val="18"/>
                </w:rPr>
                <w:delText xml:space="preserve">G11V </w:delText>
              </w:r>
            </w:del>
          </w:p>
        </w:tc>
      </w:tr>
      <w:tr w:rsidR="000207FA" w:rsidRPr="007C21EA" w:rsidDel="002F7687" w14:paraId="675972FE" w14:textId="0DA511AC" w:rsidTr="009921B3">
        <w:trPr>
          <w:trHeight w:val="367"/>
          <w:del w:id="1051" w:author="Stephen Wandro" w:date="2021-04-29T15:32:00Z"/>
          <w:trPrChange w:id="1052"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53"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5" w14:textId="07C23B47" w:rsidR="000207FA" w:rsidRPr="007C21EA" w:rsidDel="002F7687" w:rsidRDefault="00563D7E" w:rsidP="002F7687">
            <w:pPr>
              <w:spacing w:line="480" w:lineRule="auto"/>
              <w:rPr>
                <w:del w:id="1054" w:author="Stephen Wandro" w:date="2021-04-29T15:32:00Z"/>
                <w:rFonts w:ascii="Arial" w:eastAsia="Cambria" w:hAnsi="Arial" w:cs="Arial"/>
                <w:color w:val="000000"/>
                <w:sz w:val="18"/>
                <w:szCs w:val="18"/>
              </w:rPr>
              <w:pPrChange w:id="1055" w:author="Stephen Wandro" w:date="2021-04-29T15:32:00Z">
                <w:pPr>
                  <w:jc w:val="center"/>
                </w:pPr>
              </w:pPrChange>
            </w:pPr>
            <w:del w:id="1056"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57"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6" w14:textId="6B79D783"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58" w:author="Stephen Wandro" w:date="2021-04-29T15:32:00Z"/>
                <w:rFonts w:ascii="Arial" w:eastAsia="Cambria" w:hAnsi="Arial" w:cs="Arial"/>
                <w:color w:val="000000"/>
                <w:sz w:val="18"/>
                <w:szCs w:val="18"/>
              </w:rPr>
              <w:pPrChange w:id="1059"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060" w:author="Stephen Wandro" w:date="2021-04-29T15:32:00Z">
              <w:r w:rsidRPr="007C21EA" w:rsidDel="002F7687">
                <w:rPr>
                  <w:rFonts w:ascii="Arial" w:eastAsia="Cambria" w:hAnsi="Arial" w:cs="Arial"/>
                  <w:color w:val="000000"/>
                  <w:sz w:val="18"/>
                  <w:szCs w:val="18"/>
                </w:rPr>
                <w:delText>Mutant 2</w:delText>
              </w:r>
            </w:del>
          </w:p>
        </w:tc>
        <w:tc>
          <w:tcPr>
            <w:tcW w:w="1710" w:type="dxa"/>
            <w:tcBorders>
              <w:top w:val="single" w:sz="4" w:space="0" w:color="000000"/>
              <w:left w:val="single" w:sz="4" w:space="0" w:color="000000"/>
              <w:bottom w:val="single" w:sz="4" w:space="0" w:color="000000"/>
              <w:right w:val="single" w:sz="4" w:space="0" w:color="000000"/>
            </w:tcBorders>
            <w:tcPrChange w:id="1061"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7" w14:textId="6A01C3AF"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62" w:author="Stephen Wandro" w:date="2021-04-29T15:32:00Z"/>
                <w:rFonts w:ascii="Arial" w:eastAsia="Cambria" w:hAnsi="Arial" w:cs="Arial"/>
                <w:color w:val="000000"/>
                <w:sz w:val="18"/>
                <w:szCs w:val="18"/>
              </w:rPr>
              <w:pPrChange w:id="1063"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064" w:author="Stephen Wandro" w:date="2021-04-29T15:32:00Z">
              <w:r w:rsidRPr="007C21EA" w:rsidDel="002F7687">
                <w:rPr>
                  <w:rFonts w:ascii="Arial" w:eastAsia="Cambria" w:hAnsi="Arial" w:cs="Arial"/>
                  <w:color w:val="000000"/>
                  <w:sz w:val="18"/>
                  <w:szCs w:val="18"/>
                </w:rPr>
                <w:delText>vB_OCPT_Ump</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65"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8" w14:textId="4ECF4442"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66" w:author="Stephen Wandro" w:date="2021-04-29T15:32:00Z"/>
                <w:rFonts w:ascii="Arial" w:eastAsia="Cambria" w:hAnsi="Arial" w:cs="Arial"/>
                <w:color w:val="000000"/>
                <w:sz w:val="18"/>
                <w:szCs w:val="18"/>
              </w:rPr>
              <w:pPrChange w:id="1067"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068" w:author="Stephen Wandro" w:date="2021-04-29T15:32:00Z">
              <w:r w:rsidRPr="007C21EA" w:rsidDel="002F7687">
                <w:rPr>
                  <w:rFonts w:ascii="Arial" w:eastAsia="Cambria" w:hAnsi="Arial" w:cs="Arial"/>
                  <w:color w:val="000000"/>
                  <w:sz w:val="18"/>
                  <w:szCs w:val="18"/>
                </w:rPr>
                <w:delText>(Epa) WecA</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69"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9" w14:textId="776F8DEF"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070" w:author="Stephen Wandro" w:date="2021-04-29T15:32:00Z"/>
                <w:rFonts w:ascii="Arial" w:eastAsia="Cambria" w:hAnsi="Arial" w:cs="Arial"/>
                <w:color w:val="000000"/>
                <w:sz w:val="18"/>
                <w:szCs w:val="18"/>
              </w:rPr>
              <w:pPrChange w:id="1071"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072" w:author="Stephen Wandro" w:date="2021-04-29T15:32:00Z">
              <w:r w:rsidRPr="007C21EA" w:rsidDel="002F7687">
                <w:rPr>
                  <w:rFonts w:ascii="Arial" w:eastAsia="Cambria" w:hAnsi="Arial" w:cs="Arial"/>
                  <w:color w:val="000000"/>
                  <w:sz w:val="18"/>
                  <w:szCs w:val="18"/>
                </w:rPr>
                <w:delText>E249*</w:delText>
              </w:r>
            </w:del>
          </w:p>
        </w:tc>
      </w:tr>
      <w:tr w:rsidR="000207FA" w:rsidRPr="007C21EA" w:rsidDel="002F7687" w14:paraId="6D9D5AB4" w14:textId="2AA7B15C" w:rsidTr="009921B3">
        <w:trPr>
          <w:cnfStyle w:val="000000100000" w:firstRow="0" w:lastRow="0" w:firstColumn="0" w:lastColumn="0" w:oddVBand="0" w:evenVBand="0" w:oddHBand="1" w:evenHBand="0" w:firstRowFirstColumn="0" w:firstRowLastColumn="0" w:lastRowFirstColumn="0" w:lastRowLastColumn="0"/>
          <w:trHeight w:val="367"/>
          <w:del w:id="1073" w:author="Stephen Wandro" w:date="2021-04-29T15:32:00Z"/>
          <w:trPrChange w:id="1074"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75"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A" w14:textId="3AC4AE8E"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076" w:author="Stephen Wandro" w:date="2021-04-29T15:32:00Z"/>
                <w:rFonts w:ascii="Arial" w:eastAsia="Cambria" w:hAnsi="Arial" w:cs="Arial"/>
                <w:color w:val="000000"/>
                <w:sz w:val="18"/>
                <w:szCs w:val="18"/>
              </w:rPr>
              <w:pPrChange w:id="1077"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078"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079"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8B" w14:textId="312F2F13"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0" w:author="Stephen Wandro" w:date="2021-04-29T15:32:00Z"/>
                <w:rFonts w:ascii="Arial" w:eastAsia="Cambria" w:hAnsi="Arial" w:cs="Arial"/>
                <w:color w:val="000000"/>
                <w:sz w:val="18"/>
                <w:szCs w:val="18"/>
              </w:rPr>
              <w:pPrChange w:id="1081"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82" w:author="Stephen Wandro" w:date="2021-04-29T15:32:00Z">
              <w:r w:rsidRPr="007C21EA" w:rsidDel="002F7687">
                <w:rPr>
                  <w:rFonts w:ascii="Arial" w:eastAsia="Cambria" w:hAnsi="Arial" w:cs="Arial"/>
                  <w:color w:val="000000"/>
                  <w:sz w:val="18"/>
                  <w:szCs w:val="18"/>
                </w:rPr>
                <w:delText>Mutant 3</w:delText>
              </w:r>
            </w:del>
          </w:p>
        </w:tc>
        <w:tc>
          <w:tcPr>
            <w:tcW w:w="1710" w:type="dxa"/>
            <w:tcBorders>
              <w:top w:val="single" w:sz="4" w:space="0" w:color="000000"/>
              <w:left w:val="single" w:sz="4" w:space="0" w:color="000000"/>
              <w:bottom w:val="single" w:sz="4" w:space="0" w:color="000000"/>
              <w:right w:val="single" w:sz="4" w:space="0" w:color="000000"/>
            </w:tcBorders>
            <w:tcPrChange w:id="1083"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8C" w14:textId="46DD14A8"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4" w:author="Stephen Wandro" w:date="2021-04-29T15:32:00Z"/>
                <w:rFonts w:ascii="Arial" w:eastAsia="Cambria" w:hAnsi="Arial" w:cs="Arial"/>
                <w:color w:val="000000"/>
                <w:sz w:val="18"/>
                <w:szCs w:val="18"/>
              </w:rPr>
              <w:pPrChange w:id="1085"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086" w:author="Stephen Wandro" w:date="2021-04-29T15:32:00Z">
              <w:r w:rsidRPr="007C21EA" w:rsidDel="002F7687">
                <w:rPr>
                  <w:rFonts w:ascii="Arial" w:eastAsia="Cambria" w:hAnsi="Arial" w:cs="Arial"/>
                  <w:color w:val="000000"/>
                  <w:sz w:val="18"/>
                  <w:szCs w:val="18"/>
                </w:rPr>
                <w:delText>vB_OCPT_SDS1</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087"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8D" w14:textId="62A2F10C"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88" w:author="Stephen Wandro" w:date="2021-04-29T15:32:00Z"/>
                <w:rFonts w:ascii="Arial" w:eastAsia="Cambria" w:hAnsi="Arial" w:cs="Arial"/>
                <w:color w:val="000000"/>
                <w:sz w:val="18"/>
                <w:szCs w:val="18"/>
              </w:rPr>
              <w:pPrChange w:id="1089"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90" w:author="Stephen Wandro" w:date="2021-04-29T15:32:00Z">
              <w:r w:rsidRPr="007C21EA" w:rsidDel="002F7687">
                <w:rPr>
                  <w:rFonts w:ascii="Arial" w:eastAsia="Cambria" w:hAnsi="Arial" w:cs="Arial"/>
                  <w:color w:val="000000"/>
                  <w:sz w:val="18"/>
                  <w:szCs w:val="18"/>
                </w:rPr>
                <w:delText>(Epa) WgbU UDP-N-acetylglucosamine 4-epimerase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091"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8E" w14:textId="2A4B6D2A"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092" w:author="Stephen Wandro" w:date="2021-04-29T15:32:00Z"/>
                <w:rFonts w:ascii="Arial" w:eastAsia="Cambria" w:hAnsi="Arial" w:cs="Arial"/>
                <w:color w:val="000000"/>
                <w:sz w:val="18"/>
                <w:szCs w:val="18"/>
              </w:rPr>
              <w:pPrChange w:id="1093"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094" w:author="Stephen Wandro" w:date="2021-04-29T15:32:00Z">
              <w:r w:rsidRPr="007C21EA" w:rsidDel="002F7687">
                <w:rPr>
                  <w:rFonts w:ascii="Arial" w:eastAsia="Cambria" w:hAnsi="Arial" w:cs="Arial"/>
                  <w:color w:val="000000"/>
                  <w:sz w:val="18"/>
                  <w:szCs w:val="18"/>
                </w:rPr>
                <w:delText>G279E</w:delText>
              </w:r>
            </w:del>
          </w:p>
        </w:tc>
      </w:tr>
      <w:tr w:rsidR="000207FA" w:rsidRPr="007C21EA" w:rsidDel="002F7687" w14:paraId="48ADA2D3" w14:textId="503BEBE6" w:rsidTr="009921B3">
        <w:trPr>
          <w:trHeight w:val="367"/>
          <w:del w:id="1095" w:author="Stephen Wandro" w:date="2021-04-29T15:32:00Z"/>
          <w:trPrChange w:id="1096"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097"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8F" w14:textId="61E537B1" w:rsidR="000207FA" w:rsidRPr="007C21EA" w:rsidDel="002F7687" w:rsidRDefault="00563D7E" w:rsidP="002F7687">
            <w:pPr>
              <w:spacing w:line="480" w:lineRule="auto"/>
              <w:rPr>
                <w:del w:id="1098" w:author="Stephen Wandro" w:date="2021-04-29T15:32:00Z"/>
                <w:rFonts w:ascii="Arial" w:eastAsia="Cambria" w:hAnsi="Arial" w:cs="Arial"/>
                <w:color w:val="000000"/>
                <w:sz w:val="18"/>
                <w:szCs w:val="18"/>
              </w:rPr>
              <w:pPrChange w:id="1099" w:author="Stephen Wandro" w:date="2021-04-29T15:32:00Z">
                <w:pPr>
                  <w:jc w:val="center"/>
                </w:pPr>
              </w:pPrChange>
            </w:pPr>
            <w:del w:id="1100"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DP11 </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01"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90" w14:textId="729D49F1"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02" w:author="Stephen Wandro" w:date="2021-04-29T15:32:00Z"/>
                <w:rFonts w:ascii="Arial" w:eastAsia="Cambria" w:hAnsi="Arial" w:cs="Arial"/>
                <w:color w:val="000000"/>
                <w:sz w:val="18"/>
                <w:szCs w:val="18"/>
              </w:rPr>
              <w:pPrChange w:id="1103"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04" w:author="Stephen Wandro" w:date="2021-04-29T15:32:00Z">
              <w:r w:rsidRPr="007C21EA" w:rsidDel="002F7687">
                <w:rPr>
                  <w:rFonts w:ascii="Arial" w:eastAsia="Cambria" w:hAnsi="Arial" w:cs="Arial"/>
                  <w:color w:val="000000"/>
                  <w:sz w:val="18"/>
                  <w:szCs w:val="18"/>
                </w:rPr>
                <w:delText>Mutant 4</w:delText>
              </w:r>
            </w:del>
          </w:p>
        </w:tc>
        <w:tc>
          <w:tcPr>
            <w:tcW w:w="1710" w:type="dxa"/>
            <w:tcBorders>
              <w:top w:val="single" w:sz="4" w:space="0" w:color="000000"/>
              <w:left w:val="single" w:sz="4" w:space="0" w:color="000000"/>
              <w:bottom w:val="single" w:sz="4" w:space="0" w:color="000000"/>
              <w:right w:val="single" w:sz="4" w:space="0" w:color="000000"/>
            </w:tcBorders>
            <w:tcPrChange w:id="1105"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91" w14:textId="59147EE6"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06" w:author="Stephen Wandro" w:date="2021-04-29T15:32:00Z"/>
                <w:rFonts w:ascii="Arial" w:eastAsia="Cambria" w:hAnsi="Arial" w:cs="Arial"/>
                <w:color w:val="000000"/>
                <w:sz w:val="18"/>
                <w:szCs w:val="18"/>
              </w:rPr>
              <w:pPrChange w:id="1107"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08" w:author="Stephen Wandro" w:date="2021-04-29T15:32:00Z">
              <w:r w:rsidRPr="007C21EA" w:rsidDel="002F7687">
                <w:rPr>
                  <w:rFonts w:ascii="Arial" w:eastAsia="Cambria" w:hAnsi="Arial" w:cs="Arial"/>
                  <w:color w:val="000000"/>
                  <w:sz w:val="18"/>
                  <w:szCs w:val="18"/>
                </w:rPr>
                <w:delText>vB_OCPT_SDS2</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09"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92" w14:textId="15B08FFA"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10" w:author="Stephen Wandro" w:date="2021-04-29T15:32:00Z"/>
                <w:rFonts w:ascii="Arial" w:eastAsia="Cambria" w:hAnsi="Arial" w:cs="Arial"/>
                <w:color w:val="000000"/>
                <w:sz w:val="18"/>
                <w:szCs w:val="18"/>
              </w:rPr>
              <w:pPrChange w:id="1111"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12" w:author="Stephen Wandro" w:date="2021-04-29T15:32:00Z">
              <w:r w:rsidRPr="007C21EA" w:rsidDel="002F7687">
                <w:rPr>
                  <w:rFonts w:ascii="Arial" w:eastAsia="Cambria" w:hAnsi="Arial" w:cs="Arial"/>
                  <w:color w:val="000000"/>
                  <w:sz w:val="18"/>
                  <w:szCs w:val="18"/>
                </w:rPr>
                <w:delText>(Epa) TagF gene. glycerol glycerophosphotransferase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13"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93" w14:textId="7F7BECE4" w:rsidR="000207FA" w:rsidRPr="007C21EA" w:rsidDel="002F7687" w:rsidRDefault="00563D7E" w:rsidP="002F7687">
            <w:pPr>
              <w:spacing w:line="480" w:lineRule="auto"/>
              <w:cnfStyle w:val="000000000000" w:firstRow="0" w:lastRow="0" w:firstColumn="0" w:lastColumn="0" w:oddVBand="0" w:evenVBand="0" w:oddHBand="0" w:evenHBand="0" w:firstRowFirstColumn="0" w:firstRowLastColumn="0" w:lastRowFirstColumn="0" w:lastRowLastColumn="0"/>
              <w:rPr>
                <w:del w:id="1114" w:author="Stephen Wandro" w:date="2021-04-29T15:32:00Z"/>
                <w:rFonts w:ascii="Arial" w:eastAsia="Cambria" w:hAnsi="Arial" w:cs="Arial"/>
                <w:color w:val="000000"/>
                <w:sz w:val="18"/>
                <w:szCs w:val="18"/>
              </w:rPr>
              <w:pPrChange w:id="1115"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16" w:author="Stephen Wandro" w:date="2021-04-29T15:32:00Z">
              <w:r w:rsidRPr="007C21EA" w:rsidDel="002F7687">
                <w:rPr>
                  <w:rFonts w:ascii="Arial" w:eastAsia="Cambria" w:hAnsi="Arial" w:cs="Arial"/>
                  <w:color w:val="000000"/>
                  <w:sz w:val="18"/>
                  <w:szCs w:val="18"/>
                </w:rPr>
                <w:delText>A113E</w:delText>
              </w:r>
            </w:del>
          </w:p>
        </w:tc>
      </w:tr>
      <w:tr w:rsidR="000207FA" w:rsidRPr="007C21EA" w:rsidDel="002F7687" w14:paraId="484C672C" w14:textId="21685B18" w:rsidTr="009921B3">
        <w:trPr>
          <w:cnfStyle w:val="000000100000" w:firstRow="0" w:lastRow="0" w:firstColumn="0" w:lastColumn="0" w:oddVBand="0" w:evenVBand="0" w:oddHBand="1" w:evenHBand="0" w:firstRowFirstColumn="0" w:firstRowLastColumn="0" w:lastRowFirstColumn="0" w:lastRowLastColumn="0"/>
          <w:trHeight w:val="367"/>
          <w:del w:id="1117" w:author="Stephen Wandro" w:date="2021-04-29T15:32:00Z"/>
          <w:trPrChange w:id="1118"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119"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00000094" w14:textId="55CF5BEF" w:rsidR="000207FA" w:rsidRPr="007C21EA" w:rsidDel="002F7687" w:rsidRDefault="00563D7E" w:rsidP="002F7687">
            <w:pPr>
              <w:spacing w:line="480" w:lineRule="auto"/>
              <w:cnfStyle w:val="001000100000" w:firstRow="0" w:lastRow="0" w:firstColumn="1" w:lastColumn="0" w:oddVBand="0" w:evenVBand="0" w:oddHBand="1" w:evenHBand="0" w:firstRowFirstColumn="0" w:firstRowLastColumn="0" w:lastRowFirstColumn="0" w:lastRowLastColumn="0"/>
              <w:rPr>
                <w:del w:id="1120" w:author="Stephen Wandro" w:date="2021-04-29T15:32:00Z"/>
                <w:rFonts w:ascii="Arial" w:eastAsia="Cambria" w:hAnsi="Arial" w:cs="Arial"/>
                <w:color w:val="000000"/>
                <w:sz w:val="18"/>
                <w:szCs w:val="18"/>
              </w:rPr>
              <w:pPrChange w:id="1121" w:author="Stephen Wandro" w:date="2021-04-29T15:32:00Z">
                <w:pPr>
                  <w:jc w:val="center"/>
                  <w:cnfStyle w:val="001000100000" w:firstRow="0" w:lastRow="0" w:firstColumn="1" w:lastColumn="0" w:oddVBand="0" w:evenVBand="0" w:oddHBand="1" w:evenHBand="0" w:firstRowFirstColumn="0" w:firstRowLastColumn="0" w:lastRowFirstColumn="0" w:lastRowLastColumn="0"/>
                </w:pPr>
              </w:pPrChange>
            </w:pPr>
            <w:del w:id="1122" w:author="Stephen Wandro" w:date="2021-04-29T15:32:00Z">
              <w:r w:rsidRPr="007C21EA" w:rsidDel="002F7687">
                <w:rPr>
                  <w:rFonts w:ascii="Arial" w:eastAsia="Cambria" w:hAnsi="Arial" w:cs="Arial"/>
                  <w:i/>
                  <w:color w:val="000000"/>
                  <w:sz w:val="18"/>
                  <w:szCs w:val="18"/>
                </w:rPr>
                <w:delText>E. faecalis</w:delText>
              </w:r>
              <w:r w:rsidRPr="007C21EA" w:rsidDel="002F7687">
                <w:rPr>
                  <w:rFonts w:ascii="Arial" w:eastAsia="Cambria" w:hAnsi="Arial" w:cs="Arial"/>
                  <w:color w:val="000000"/>
                  <w:sz w:val="18"/>
                  <w:szCs w:val="18"/>
                </w:rPr>
                <w:delText xml:space="preserve"> Yi6</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23"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00000095" w14:textId="13E1B455"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24" w:author="Stephen Wandro" w:date="2021-04-29T15:32:00Z"/>
                <w:rFonts w:ascii="Arial" w:eastAsia="Cambria" w:hAnsi="Arial" w:cs="Arial"/>
                <w:color w:val="000000"/>
                <w:sz w:val="18"/>
                <w:szCs w:val="18"/>
              </w:rPr>
              <w:pPrChange w:id="1125"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126" w:author="Stephen Wandro" w:date="2021-04-29T15:32:00Z">
              <w:r w:rsidRPr="007C21EA"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127"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00000096" w14:textId="68042950"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28" w:author="Stephen Wandro" w:date="2021-04-29T15:32:00Z"/>
                <w:rFonts w:ascii="Arial" w:eastAsia="Cambria" w:hAnsi="Arial" w:cs="Arial"/>
                <w:color w:val="000000"/>
                <w:sz w:val="18"/>
                <w:szCs w:val="18"/>
              </w:rPr>
              <w:pPrChange w:id="1129" w:author="Stephen Wandro" w:date="2021-04-29T15:32:00Z">
                <w:pPr>
                  <w:jc w:val="center"/>
                  <w:cnfStyle w:val="000000100000" w:firstRow="0" w:lastRow="0" w:firstColumn="0" w:lastColumn="0" w:oddVBand="0" w:evenVBand="0" w:oddHBand="1" w:evenHBand="0" w:firstRowFirstColumn="0" w:firstRowLastColumn="0" w:lastRowFirstColumn="0" w:lastRowLastColumn="0"/>
                </w:pPr>
              </w:pPrChange>
            </w:pPr>
            <w:del w:id="1130" w:author="Stephen Wandro" w:date="2021-04-29T15:32:00Z">
              <w:r w:rsidRPr="007C21EA" w:rsidDel="002F7687">
                <w:rPr>
                  <w:rFonts w:ascii="Arial" w:eastAsia="Cambria" w:hAnsi="Arial" w:cs="Arial"/>
                  <w:color w:val="000000"/>
                  <w:sz w:val="18"/>
                  <w:szCs w:val="18"/>
                </w:rPr>
                <w:delText>vB_OCPT_CCS3</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31"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00000097" w14:textId="33AA3522"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32" w:author="Stephen Wandro" w:date="2021-04-29T15:32:00Z"/>
                <w:rFonts w:ascii="Arial" w:eastAsia="Cambria" w:hAnsi="Arial" w:cs="Arial"/>
                <w:color w:val="000000"/>
                <w:sz w:val="18"/>
                <w:szCs w:val="18"/>
              </w:rPr>
              <w:pPrChange w:id="1133"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134" w:author="Stephen Wandro" w:date="2021-04-29T15:32:00Z">
              <w:r w:rsidRPr="007C21EA" w:rsidDel="002F7687">
                <w:rPr>
                  <w:rFonts w:ascii="Arial" w:eastAsia="Cambria" w:hAnsi="Arial" w:cs="Arial"/>
                  <w:color w:val="000000"/>
                  <w:sz w:val="18"/>
                  <w:szCs w:val="18"/>
                </w:rPr>
                <w:delText>(Epa) exopolysaccharide biosynthesis; aspartate aminotransferase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35"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0000098" w14:textId="5DABC318" w:rsidR="000207FA" w:rsidRPr="007C21EA" w:rsidDel="002F7687" w:rsidRDefault="00563D7E" w:rsidP="002F7687">
            <w:pPr>
              <w:spacing w:line="480" w:lineRule="auto"/>
              <w:cnfStyle w:val="000000100000" w:firstRow="0" w:lastRow="0" w:firstColumn="0" w:lastColumn="0" w:oddVBand="0" w:evenVBand="0" w:oddHBand="1" w:evenHBand="0" w:firstRowFirstColumn="0" w:firstRowLastColumn="0" w:lastRowFirstColumn="0" w:lastRowLastColumn="0"/>
              <w:rPr>
                <w:del w:id="1136" w:author="Stephen Wandro" w:date="2021-04-29T15:32:00Z"/>
                <w:rFonts w:ascii="Arial" w:eastAsia="Cambria" w:hAnsi="Arial" w:cs="Arial"/>
                <w:color w:val="000000"/>
                <w:sz w:val="18"/>
                <w:szCs w:val="18"/>
              </w:rPr>
              <w:pPrChange w:id="1137" w:author="Stephen Wandro" w:date="2021-04-29T15:32:00Z">
                <w:pPr>
                  <w:cnfStyle w:val="000000100000" w:firstRow="0" w:lastRow="0" w:firstColumn="0" w:lastColumn="0" w:oddVBand="0" w:evenVBand="0" w:oddHBand="1" w:evenHBand="0" w:firstRowFirstColumn="0" w:firstRowLastColumn="0" w:lastRowFirstColumn="0" w:lastRowLastColumn="0"/>
                </w:pPr>
              </w:pPrChange>
            </w:pPr>
            <w:del w:id="1138" w:author="Stephen Wandro" w:date="2021-04-29T15:32:00Z">
              <w:r w:rsidRPr="007C21EA" w:rsidDel="002F7687">
                <w:rPr>
                  <w:rFonts w:ascii="Arial" w:eastAsia="Cambria" w:hAnsi="Arial" w:cs="Arial"/>
                  <w:color w:val="000000"/>
                  <w:sz w:val="18"/>
                  <w:szCs w:val="18"/>
                </w:rPr>
                <w:delText>W7* ; P365S</w:delText>
              </w:r>
            </w:del>
          </w:p>
        </w:tc>
      </w:tr>
      <w:tr w:rsidR="005426A2" w:rsidRPr="007C21EA" w:rsidDel="002F7687" w14:paraId="3A26D67E" w14:textId="431116EC" w:rsidTr="009921B3">
        <w:trPr>
          <w:trHeight w:val="367"/>
          <w:del w:id="1139" w:author="Stephen Wandro" w:date="2021-04-29T15:32:00Z"/>
          <w:trPrChange w:id="1140" w:author="Stephen Wandro" w:date="2021-04-29T16:02:00Z">
            <w:trPr>
              <w:trHeight w:val="367"/>
            </w:trPr>
          </w:trPrChange>
        </w:trPr>
        <w:tc>
          <w:tcPr>
            <w:cnfStyle w:val="001000000000" w:firstRow="0" w:lastRow="0" w:firstColumn="1" w:lastColumn="0" w:oddVBand="0" w:evenVBand="0" w:oddHBand="0" w:evenHBand="0" w:firstRowFirstColumn="0" w:firstRowLastColumn="0" w:lastRowFirstColumn="0" w:lastRowLastColumn="0"/>
            <w:tcW w:w="1620" w:type="dxa"/>
            <w:tcBorders>
              <w:top w:val="single" w:sz="4" w:space="0" w:color="000000"/>
              <w:left w:val="single" w:sz="4" w:space="0" w:color="000000"/>
              <w:bottom w:val="single" w:sz="4" w:space="0" w:color="000000"/>
              <w:right w:val="single" w:sz="4" w:space="0" w:color="000000"/>
            </w:tcBorders>
            <w:tcPrChange w:id="1141" w:author="Stephen Wandro" w:date="2021-04-29T16:02:00Z">
              <w:tcPr>
                <w:tcW w:w="1620" w:type="dxa"/>
                <w:tcBorders>
                  <w:top w:val="single" w:sz="4" w:space="0" w:color="000000"/>
                  <w:left w:val="single" w:sz="4" w:space="0" w:color="000000"/>
                  <w:bottom w:val="single" w:sz="4" w:space="0" w:color="000000"/>
                  <w:right w:val="single" w:sz="4" w:space="0" w:color="000000"/>
                </w:tcBorders>
              </w:tcPr>
            </w:tcPrChange>
          </w:tcPr>
          <w:p w14:paraId="29B9B6D8" w14:textId="4F4CB2D7" w:rsidR="005426A2" w:rsidRPr="005426A2" w:rsidDel="002F7687" w:rsidRDefault="005426A2" w:rsidP="002F7687">
            <w:pPr>
              <w:spacing w:line="480" w:lineRule="auto"/>
              <w:rPr>
                <w:del w:id="1142" w:author="Stephen Wandro" w:date="2021-04-29T15:32:00Z"/>
                <w:rFonts w:ascii="Arial" w:eastAsia="Cambria" w:hAnsi="Arial" w:cs="Arial"/>
                <w:iCs/>
                <w:color w:val="000000"/>
                <w:sz w:val="18"/>
                <w:szCs w:val="18"/>
              </w:rPr>
              <w:pPrChange w:id="1143" w:author="Stephen Wandro" w:date="2021-04-29T15:32:00Z">
                <w:pPr>
                  <w:jc w:val="center"/>
                </w:pPr>
              </w:pPrChange>
            </w:pPr>
            <w:del w:id="1144" w:author="Stephen Wandro" w:date="2021-04-29T15:32:00Z">
              <w:r w:rsidDel="002F7687">
                <w:rPr>
                  <w:rFonts w:ascii="Arial" w:eastAsia="Cambria" w:hAnsi="Arial" w:cs="Arial"/>
                  <w:i/>
                  <w:color w:val="000000"/>
                  <w:sz w:val="18"/>
                  <w:szCs w:val="18"/>
                </w:rPr>
                <w:delText xml:space="preserve">E. faecalis </w:delText>
              </w:r>
              <w:r w:rsidDel="002F7687">
                <w:rPr>
                  <w:rFonts w:ascii="Arial" w:eastAsia="Cambria" w:hAnsi="Arial" w:cs="Arial"/>
                  <w:iCs/>
                  <w:color w:val="000000"/>
                  <w:sz w:val="18"/>
                  <w:szCs w:val="18"/>
                </w:rPr>
                <w:delText>V587</w:delText>
              </w:r>
            </w:del>
          </w:p>
        </w:tc>
        <w:tc>
          <w:tcPr>
            <w:tcW w:w="1080" w:type="dxa"/>
            <w:gridSpan w:val="3"/>
            <w:tcBorders>
              <w:top w:val="single" w:sz="4" w:space="0" w:color="000000"/>
              <w:left w:val="single" w:sz="4" w:space="0" w:color="000000"/>
              <w:bottom w:val="single" w:sz="4" w:space="0" w:color="000000"/>
              <w:right w:val="single" w:sz="4" w:space="0" w:color="000000"/>
            </w:tcBorders>
            <w:tcPrChange w:id="1145" w:author="Stephen Wandro" w:date="2021-04-29T16:02:00Z">
              <w:tcPr>
                <w:tcW w:w="1080" w:type="dxa"/>
                <w:gridSpan w:val="3"/>
                <w:tcBorders>
                  <w:top w:val="single" w:sz="4" w:space="0" w:color="000000"/>
                  <w:left w:val="single" w:sz="4" w:space="0" w:color="000000"/>
                  <w:bottom w:val="single" w:sz="4" w:space="0" w:color="000000"/>
                  <w:right w:val="single" w:sz="4" w:space="0" w:color="000000"/>
                </w:tcBorders>
              </w:tcPr>
            </w:tcPrChange>
          </w:tcPr>
          <w:p w14:paraId="54A8461F" w14:textId="5C983A7F"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46" w:author="Stephen Wandro" w:date="2021-04-29T15:32:00Z"/>
                <w:rFonts w:ascii="Arial" w:eastAsia="Cambria" w:hAnsi="Arial" w:cs="Arial"/>
                <w:color w:val="000000"/>
                <w:sz w:val="18"/>
                <w:szCs w:val="18"/>
              </w:rPr>
              <w:pPrChange w:id="1147"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48" w:author="Stephen Wandro" w:date="2021-04-29T15:32:00Z">
              <w:r w:rsidDel="002F7687">
                <w:rPr>
                  <w:rFonts w:ascii="Arial" w:eastAsia="Cambria" w:hAnsi="Arial" w:cs="Arial"/>
                  <w:color w:val="000000"/>
                  <w:sz w:val="18"/>
                  <w:szCs w:val="18"/>
                </w:rPr>
                <w:delText>Mutant 1</w:delText>
              </w:r>
            </w:del>
          </w:p>
        </w:tc>
        <w:tc>
          <w:tcPr>
            <w:tcW w:w="1710" w:type="dxa"/>
            <w:tcBorders>
              <w:top w:val="single" w:sz="4" w:space="0" w:color="000000"/>
              <w:left w:val="single" w:sz="4" w:space="0" w:color="000000"/>
              <w:bottom w:val="single" w:sz="4" w:space="0" w:color="000000"/>
              <w:right w:val="single" w:sz="4" w:space="0" w:color="000000"/>
            </w:tcBorders>
            <w:tcPrChange w:id="1149" w:author="Stephen Wandro" w:date="2021-04-29T16:02:00Z">
              <w:tcPr>
                <w:tcW w:w="1710" w:type="dxa"/>
                <w:tcBorders>
                  <w:top w:val="single" w:sz="4" w:space="0" w:color="000000"/>
                  <w:left w:val="single" w:sz="4" w:space="0" w:color="000000"/>
                  <w:bottom w:val="single" w:sz="4" w:space="0" w:color="000000"/>
                  <w:right w:val="single" w:sz="4" w:space="0" w:color="000000"/>
                </w:tcBorders>
              </w:tcPr>
            </w:tcPrChange>
          </w:tcPr>
          <w:p w14:paraId="5697024E" w14:textId="11056725"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0" w:author="Stephen Wandro" w:date="2021-04-29T15:32:00Z"/>
                <w:rFonts w:ascii="Arial" w:eastAsia="Cambria" w:hAnsi="Arial" w:cs="Arial"/>
                <w:color w:val="000000"/>
                <w:sz w:val="18"/>
                <w:szCs w:val="18"/>
              </w:rPr>
              <w:pPrChange w:id="1151" w:author="Stephen Wandro" w:date="2021-04-29T15:32:00Z">
                <w:pPr>
                  <w:jc w:val="center"/>
                  <w:cnfStyle w:val="000000000000" w:firstRow="0" w:lastRow="0" w:firstColumn="0" w:lastColumn="0" w:oddVBand="0" w:evenVBand="0" w:oddHBand="0" w:evenHBand="0" w:firstRowFirstColumn="0" w:firstRowLastColumn="0" w:lastRowFirstColumn="0" w:lastRowLastColumn="0"/>
                </w:pPr>
              </w:pPrChange>
            </w:pPr>
            <w:del w:id="1152" w:author="Stephen Wandro" w:date="2021-04-29T15:32:00Z">
              <w:r w:rsidDel="002F7687">
                <w:rPr>
                  <w:rFonts w:ascii="Arial" w:eastAsia="Cambria" w:hAnsi="Arial" w:cs="Arial"/>
                  <w:color w:val="000000"/>
                  <w:sz w:val="18"/>
                  <w:szCs w:val="18"/>
                </w:rPr>
                <w:delText>vB_OCPT_Bob</w:delText>
              </w:r>
            </w:del>
          </w:p>
        </w:tc>
        <w:tc>
          <w:tcPr>
            <w:tcW w:w="3725" w:type="dxa"/>
            <w:gridSpan w:val="4"/>
            <w:tcBorders>
              <w:top w:val="single" w:sz="4" w:space="0" w:color="000000"/>
              <w:left w:val="single" w:sz="4" w:space="0" w:color="000000"/>
              <w:bottom w:val="single" w:sz="4" w:space="0" w:color="000000"/>
              <w:right w:val="single" w:sz="4" w:space="0" w:color="000000"/>
            </w:tcBorders>
            <w:tcPrChange w:id="1153" w:author="Stephen Wandro" w:date="2021-04-29T16:02:00Z">
              <w:tcPr>
                <w:tcW w:w="3725" w:type="dxa"/>
                <w:gridSpan w:val="4"/>
                <w:tcBorders>
                  <w:top w:val="single" w:sz="4" w:space="0" w:color="000000"/>
                  <w:left w:val="single" w:sz="4" w:space="0" w:color="000000"/>
                  <w:bottom w:val="single" w:sz="4" w:space="0" w:color="000000"/>
                  <w:right w:val="single" w:sz="4" w:space="0" w:color="000000"/>
                </w:tcBorders>
              </w:tcPr>
            </w:tcPrChange>
          </w:tcPr>
          <w:p w14:paraId="7A404B84" w14:textId="5C050EBF"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4" w:author="Stephen Wandro" w:date="2021-04-29T15:32:00Z"/>
                <w:rFonts w:ascii="Arial" w:eastAsia="Cambria" w:hAnsi="Arial" w:cs="Arial"/>
                <w:color w:val="000000"/>
                <w:sz w:val="18"/>
                <w:szCs w:val="18"/>
              </w:rPr>
              <w:pPrChange w:id="1155"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56" w:author="Stephen Wandro" w:date="2021-04-29T15:32:00Z">
              <w:r w:rsidDel="002F7687">
                <w:rPr>
                  <w:rFonts w:ascii="Calibri" w:hAnsi="Calibri" w:cs="Calibri"/>
                  <w:sz w:val="22"/>
                  <w:szCs w:val="22"/>
                </w:rPr>
                <w:delText>UDP-glucose 4-epimerase GalE</w:delText>
              </w:r>
            </w:del>
          </w:p>
        </w:tc>
        <w:tc>
          <w:tcPr>
            <w:tcW w:w="1675" w:type="dxa"/>
            <w:gridSpan w:val="2"/>
            <w:tcBorders>
              <w:top w:val="single" w:sz="4" w:space="0" w:color="000000"/>
              <w:left w:val="single" w:sz="4" w:space="0" w:color="000000"/>
              <w:bottom w:val="single" w:sz="4" w:space="0" w:color="000000"/>
              <w:right w:val="single" w:sz="4" w:space="0" w:color="000000"/>
            </w:tcBorders>
            <w:tcPrChange w:id="1157" w:author="Stephen Wandro" w:date="2021-04-29T16:02:00Z">
              <w:tcPr>
                <w:tcW w:w="1675" w:type="dxa"/>
                <w:gridSpan w:val="2"/>
                <w:tcBorders>
                  <w:top w:val="single" w:sz="4" w:space="0" w:color="000000"/>
                  <w:left w:val="single" w:sz="4" w:space="0" w:color="000000"/>
                  <w:bottom w:val="single" w:sz="4" w:space="0" w:color="000000"/>
                  <w:right w:val="single" w:sz="4" w:space="0" w:color="000000"/>
                </w:tcBorders>
              </w:tcPr>
            </w:tcPrChange>
          </w:tcPr>
          <w:p w14:paraId="0F9DF759" w14:textId="6C1A2BD9" w:rsidR="005426A2" w:rsidRPr="007C21EA" w:rsidDel="002F7687" w:rsidRDefault="004B62FA" w:rsidP="002F7687">
            <w:pPr>
              <w:spacing w:line="480" w:lineRule="auto"/>
              <w:cnfStyle w:val="000000000000" w:firstRow="0" w:lastRow="0" w:firstColumn="0" w:lastColumn="0" w:oddVBand="0" w:evenVBand="0" w:oddHBand="0" w:evenHBand="0" w:firstRowFirstColumn="0" w:firstRowLastColumn="0" w:lastRowFirstColumn="0" w:lastRowLastColumn="0"/>
              <w:rPr>
                <w:del w:id="1158" w:author="Stephen Wandro" w:date="2021-04-29T15:32:00Z"/>
                <w:rFonts w:ascii="Arial" w:eastAsia="Cambria" w:hAnsi="Arial" w:cs="Arial"/>
                <w:color w:val="000000"/>
                <w:sz w:val="18"/>
                <w:szCs w:val="18"/>
              </w:rPr>
              <w:pPrChange w:id="1159" w:author="Stephen Wandro" w:date="2021-04-29T15:32:00Z">
                <w:pPr>
                  <w:cnfStyle w:val="000000000000" w:firstRow="0" w:lastRow="0" w:firstColumn="0" w:lastColumn="0" w:oddVBand="0" w:evenVBand="0" w:oddHBand="0" w:evenHBand="0" w:firstRowFirstColumn="0" w:firstRowLastColumn="0" w:lastRowFirstColumn="0" w:lastRowLastColumn="0"/>
                </w:pPr>
              </w:pPrChange>
            </w:pPr>
            <w:del w:id="1160" w:author="Stephen Wandro" w:date="2021-04-29T15:32:00Z">
              <w:r w:rsidDel="002F7687">
                <w:rPr>
                  <w:rFonts w:ascii="Arial" w:eastAsia="Cambria" w:hAnsi="Arial" w:cs="Arial"/>
                  <w:color w:val="000000"/>
                  <w:sz w:val="18"/>
                  <w:szCs w:val="18"/>
                </w:rPr>
                <w:delText>Silent point mutation</w:delText>
              </w:r>
            </w:del>
          </w:p>
        </w:tc>
      </w:tr>
      <w:bookmarkEnd w:id="1000"/>
      <w:tr w:rsidR="009921B3" w:rsidRPr="002F7687" w14:paraId="4B945D01" w14:textId="77777777" w:rsidTr="009921B3">
        <w:trPr>
          <w:gridAfter w:val="1"/>
          <w:cnfStyle w:val="000000100000" w:firstRow="0" w:lastRow="0" w:firstColumn="0" w:lastColumn="0" w:oddVBand="0" w:evenVBand="0" w:oddHBand="1" w:evenHBand="0" w:firstRowFirstColumn="0" w:firstRowLastColumn="0" w:lastRowFirstColumn="0" w:lastRowLastColumn="0"/>
          <w:trHeight w:val="540"/>
          <w:ins w:id="1161" w:author="Stephen Wandro" w:date="2021-04-29T15:36:00Z"/>
          <w:trPrChange w:id="1162" w:author="Stephen Wandro" w:date="2021-04-29T16:02:00Z">
            <w:trPr>
              <w:gridAfter w:val="1"/>
              <w:wAfter w:w="450" w:type="dxa"/>
              <w:trHeight w:val="54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163" w:author="Stephen Wandro" w:date="2021-04-29T16:02:00Z">
              <w:tcPr>
                <w:tcW w:w="1795" w:type="dxa"/>
                <w:gridSpan w:val="2"/>
                <w:hideMark/>
              </w:tcPr>
            </w:tcPrChange>
          </w:tcPr>
          <w:p w14:paraId="24CC020F"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164" w:author="Stephen Wandro" w:date="2021-04-29T15:36:00Z"/>
                <w:bCs/>
                <w:color w:val="000000"/>
                <w:sz w:val="16"/>
                <w:szCs w:val="16"/>
              </w:rPr>
            </w:pPr>
            <w:ins w:id="1165" w:author="Stephen Wandro" w:date="2021-04-29T15:36:00Z">
              <w:r w:rsidRPr="002F7687">
                <w:rPr>
                  <w:rFonts w:eastAsia="Calibri"/>
                  <w:bCs/>
                  <w:color w:val="000000"/>
                  <w:sz w:val="16"/>
                  <w:szCs w:val="16"/>
                </w:rPr>
                <w:t>Host</w:t>
              </w:r>
            </w:ins>
          </w:p>
        </w:tc>
        <w:tc>
          <w:tcPr>
            <w:tcW w:w="815" w:type="dxa"/>
            <w:hideMark/>
            <w:tcPrChange w:id="1166" w:author="Stephen Wandro" w:date="2021-04-29T16:02:00Z">
              <w:tcPr>
                <w:tcW w:w="393" w:type="dxa"/>
                <w:hideMark/>
              </w:tcPr>
            </w:tcPrChange>
          </w:tcPr>
          <w:p w14:paraId="4177CFB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67" w:author="Stephen Wandro" w:date="2021-04-29T15:36:00Z"/>
                <w:b/>
                <w:bCs/>
                <w:color w:val="000000"/>
                <w:sz w:val="16"/>
                <w:szCs w:val="16"/>
              </w:rPr>
            </w:pPr>
            <w:ins w:id="1168" w:author="Stephen Wandro" w:date="2021-04-29T15:36:00Z">
              <w:r w:rsidRPr="002F7687">
                <w:rPr>
                  <w:rFonts w:eastAsia="Calibri"/>
                  <w:b/>
                  <w:bCs/>
                  <w:color w:val="000000"/>
                  <w:sz w:val="16"/>
                  <w:szCs w:val="16"/>
                </w:rPr>
                <w:t>Phage</w:t>
              </w:r>
            </w:ins>
          </w:p>
        </w:tc>
        <w:tc>
          <w:tcPr>
            <w:tcW w:w="2994" w:type="dxa"/>
            <w:gridSpan w:val="3"/>
            <w:hideMark/>
            <w:tcPrChange w:id="1169" w:author="Stephen Wandro" w:date="2021-04-29T16:02:00Z">
              <w:tcPr>
                <w:tcW w:w="3416" w:type="dxa"/>
                <w:gridSpan w:val="3"/>
                <w:hideMark/>
              </w:tcPr>
            </w:tcPrChange>
          </w:tcPr>
          <w:p w14:paraId="2C6795C4"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0" w:author="Stephen Wandro" w:date="2021-04-29T15:36:00Z"/>
                <w:b/>
                <w:bCs/>
                <w:color w:val="000000"/>
                <w:sz w:val="16"/>
                <w:szCs w:val="16"/>
              </w:rPr>
            </w:pPr>
            <w:ins w:id="1171" w:author="Stephen Wandro" w:date="2021-04-29T15:36:00Z">
              <w:r w:rsidRPr="002F7687">
                <w:rPr>
                  <w:rFonts w:eastAsia="Calibri"/>
                  <w:b/>
                  <w:bCs/>
                  <w:color w:val="000000"/>
                  <w:sz w:val="16"/>
                  <w:szCs w:val="16"/>
                </w:rPr>
                <w:t>Mutated gene</w:t>
              </w:r>
            </w:ins>
          </w:p>
        </w:tc>
        <w:tc>
          <w:tcPr>
            <w:tcW w:w="1085" w:type="dxa"/>
            <w:hideMark/>
            <w:tcPrChange w:id="1172" w:author="Stephen Wandro" w:date="2021-04-29T16:02:00Z">
              <w:tcPr>
                <w:tcW w:w="1085" w:type="dxa"/>
                <w:hideMark/>
              </w:tcPr>
            </w:tcPrChange>
          </w:tcPr>
          <w:p w14:paraId="1CE9393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3" w:author="Stephen Wandro" w:date="2021-04-29T15:36:00Z"/>
                <w:b/>
                <w:bCs/>
                <w:color w:val="000000"/>
                <w:sz w:val="16"/>
                <w:szCs w:val="16"/>
              </w:rPr>
            </w:pPr>
            <w:ins w:id="1174" w:author="Stephen Wandro" w:date="2021-04-29T15:36:00Z">
              <w:r w:rsidRPr="002F7687">
                <w:rPr>
                  <w:b/>
                  <w:bCs/>
                  <w:color w:val="000000"/>
                  <w:sz w:val="16"/>
                  <w:szCs w:val="16"/>
                </w:rPr>
                <w:t>Locus_id</w:t>
              </w:r>
            </w:ins>
          </w:p>
        </w:tc>
        <w:tc>
          <w:tcPr>
            <w:tcW w:w="1186" w:type="dxa"/>
            <w:hideMark/>
            <w:tcPrChange w:id="1175" w:author="Stephen Wandro" w:date="2021-04-29T16:02:00Z">
              <w:tcPr>
                <w:tcW w:w="1186" w:type="dxa"/>
                <w:hideMark/>
              </w:tcPr>
            </w:tcPrChange>
          </w:tcPr>
          <w:p w14:paraId="3A45225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6" w:author="Stephen Wandro" w:date="2021-04-29T15:36:00Z"/>
                <w:b/>
                <w:bCs/>
                <w:color w:val="000000"/>
                <w:sz w:val="16"/>
                <w:szCs w:val="16"/>
              </w:rPr>
            </w:pPr>
            <w:ins w:id="1177" w:author="Stephen Wandro" w:date="2021-04-29T15:36:00Z">
              <w:r w:rsidRPr="002F7687">
                <w:rPr>
                  <w:rFonts w:eastAsia="Calibri"/>
                  <w:b/>
                  <w:bCs/>
                  <w:color w:val="000000"/>
                  <w:sz w:val="16"/>
                  <w:szCs w:val="16"/>
                </w:rPr>
                <w:t>Mutation</w:t>
              </w:r>
            </w:ins>
          </w:p>
        </w:tc>
        <w:tc>
          <w:tcPr>
            <w:tcW w:w="1475" w:type="dxa"/>
            <w:gridSpan w:val="2"/>
            <w:hideMark/>
            <w:tcPrChange w:id="1178" w:author="Stephen Wandro" w:date="2021-04-29T16:02:00Z">
              <w:tcPr>
                <w:tcW w:w="1475" w:type="dxa"/>
                <w:gridSpan w:val="2"/>
                <w:hideMark/>
              </w:tcPr>
            </w:tcPrChange>
          </w:tcPr>
          <w:p w14:paraId="0942326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179" w:author="Stephen Wandro" w:date="2021-04-29T15:36:00Z"/>
                <w:b/>
                <w:bCs/>
                <w:color w:val="000000"/>
                <w:sz w:val="16"/>
                <w:szCs w:val="16"/>
              </w:rPr>
            </w:pPr>
            <w:ins w:id="1180" w:author="Stephen Wandro" w:date="2021-04-29T15:36:00Z">
              <w:r w:rsidRPr="002F7687">
                <w:rPr>
                  <w:b/>
                  <w:bCs/>
                  <w:color w:val="000000"/>
                  <w:sz w:val="16"/>
                  <w:szCs w:val="16"/>
                </w:rPr>
                <w:t>Exopolysaccharide</w:t>
              </w:r>
              <w:r w:rsidRPr="002F7687">
                <w:rPr>
                  <w:b/>
                  <w:bCs/>
                  <w:color w:val="000000"/>
                  <w:sz w:val="16"/>
                  <w:szCs w:val="16"/>
                </w:rPr>
                <w:br/>
                <w:t>Locus</w:t>
              </w:r>
            </w:ins>
          </w:p>
        </w:tc>
      </w:tr>
      <w:tr w:rsidR="009921B3" w:rsidRPr="002F7687" w14:paraId="7A7F61A8" w14:textId="77777777" w:rsidTr="009921B3">
        <w:trPr>
          <w:gridAfter w:val="1"/>
          <w:trHeight w:val="270"/>
          <w:ins w:id="1181" w:author="Stephen Wandro" w:date="2021-04-29T15:36:00Z"/>
          <w:trPrChange w:id="11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183" w:author="Stephen Wandro" w:date="2021-04-29T16:02:00Z">
              <w:tcPr>
                <w:tcW w:w="1795" w:type="dxa"/>
                <w:gridSpan w:val="2"/>
                <w:hideMark/>
              </w:tcPr>
            </w:tcPrChange>
          </w:tcPr>
          <w:p w14:paraId="15C0C310" w14:textId="77777777" w:rsidR="002F7687" w:rsidRPr="002F7687" w:rsidRDefault="002F7687" w:rsidP="002F7687">
            <w:pPr>
              <w:jc w:val="center"/>
              <w:rPr>
                <w:ins w:id="1184" w:author="Stephen Wandro" w:date="2021-04-29T15:36:00Z"/>
                <w:color w:val="000000"/>
                <w:sz w:val="16"/>
                <w:szCs w:val="16"/>
              </w:rPr>
            </w:pPr>
            <w:ins w:id="1185" w:author="Stephen Wandro" w:date="2021-04-29T15:36:00Z">
              <w:r w:rsidRPr="002F7687">
                <w:rPr>
                  <w:rFonts w:eastAsia="Cambria"/>
                  <w:i/>
                  <w:iCs/>
                  <w:color w:val="000000"/>
                  <w:sz w:val="16"/>
                  <w:szCs w:val="16"/>
                </w:rPr>
                <w:t>E. faecalis</w:t>
              </w:r>
              <w:r w:rsidRPr="002F7687">
                <w:rPr>
                  <w:rFonts w:eastAsia="Cambria"/>
                  <w:color w:val="000000"/>
                  <w:sz w:val="16"/>
                  <w:szCs w:val="16"/>
                </w:rPr>
                <w:t xml:space="preserve"> DP11 </w:t>
              </w:r>
            </w:ins>
          </w:p>
        </w:tc>
        <w:tc>
          <w:tcPr>
            <w:tcW w:w="815" w:type="dxa"/>
            <w:hideMark/>
            <w:tcPrChange w:id="1186" w:author="Stephen Wandro" w:date="2021-04-29T16:02:00Z">
              <w:tcPr>
                <w:tcW w:w="393" w:type="dxa"/>
                <w:hideMark/>
              </w:tcPr>
            </w:tcPrChange>
          </w:tcPr>
          <w:p w14:paraId="1F07EC2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87" w:author="Stephen Wandro" w:date="2021-04-29T15:36:00Z"/>
                <w:color w:val="000000"/>
                <w:sz w:val="16"/>
                <w:szCs w:val="16"/>
              </w:rPr>
            </w:pPr>
            <w:ins w:id="1188" w:author="Stephen Wandro" w:date="2021-04-29T15:36:00Z">
              <w:r w:rsidRPr="002F7687">
                <w:rPr>
                  <w:rFonts w:eastAsia="Cambria"/>
                  <w:color w:val="000000"/>
                  <w:sz w:val="16"/>
                  <w:szCs w:val="16"/>
                </w:rPr>
                <w:t>Ump</w:t>
              </w:r>
            </w:ins>
          </w:p>
        </w:tc>
        <w:tc>
          <w:tcPr>
            <w:tcW w:w="2994" w:type="dxa"/>
            <w:gridSpan w:val="3"/>
            <w:hideMark/>
            <w:tcPrChange w:id="1189" w:author="Stephen Wandro" w:date="2021-04-29T16:02:00Z">
              <w:tcPr>
                <w:tcW w:w="3416" w:type="dxa"/>
                <w:gridSpan w:val="3"/>
                <w:hideMark/>
              </w:tcPr>
            </w:tcPrChange>
          </w:tcPr>
          <w:p w14:paraId="0DFBFFA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0" w:author="Stephen Wandro" w:date="2021-04-29T15:36:00Z"/>
                <w:color w:val="000000"/>
                <w:sz w:val="16"/>
                <w:szCs w:val="16"/>
              </w:rPr>
            </w:pPr>
            <w:ins w:id="1191" w:author="Stephen Wandro" w:date="2021-04-29T15:36:00Z">
              <w:r w:rsidRPr="002F7687">
                <w:rPr>
                  <w:rFonts w:eastAsia="Cambria"/>
                  <w:color w:val="000000"/>
                  <w:sz w:val="16"/>
                  <w:szCs w:val="16"/>
                </w:rPr>
                <w:t>(Epa) WgbU UDP-N-acetylglucosamine 4-epimerase</w:t>
              </w:r>
            </w:ins>
          </w:p>
        </w:tc>
        <w:tc>
          <w:tcPr>
            <w:tcW w:w="1085" w:type="dxa"/>
            <w:hideMark/>
            <w:tcPrChange w:id="1192" w:author="Stephen Wandro" w:date="2021-04-29T16:02:00Z">
              <w:tcPr>
                <w:tcW w:w="1085" w:type="dxa"/>
                <w:hideMark/>
              </w:tcPr>
            </w:tcPrChange>
          </w:tcPr>
          <w:p w14:paraId="178C18F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3" w:author="Stephen Wandro" w:date="2021-04-29T15:36:00Z"/>
                <w:color w:val="000000"/>
                <w:sz w:val="16"/>
                <w:szCs w:val="16"/>
              </w:rPr>
            </w:pPr>
            <w:ins w:id="1194" w:author="Stephen Wandro" w:date="2021-04-29T15:36:00Z">
              <w:r w:rsidRPr="002F7687">
                <w:rPr>
                  <w:color w:val="000000"/>
                  <w:sz w:val="16"/>
                  <w:szCs w:val="16"/>
                </w:rPr>
                <w:t> </w:t>
              </w:r>
            </w:ins>
          </w:p>
        </w:tc>
        <w:tc>
          <w:tcPr>
            <w:tcW w:w="1186" w:type="dxa"/>
            <w:noWrap/>
            <w:hideMark/>
            <w:tcPrChange w:id="1195" w:author="Stephen Wandro" w:date="2021-04-29T16:02:00Z">
              <w:tcPr>
                <w:tcW w:w="1186" w:type="dxa"/>
                <w:noWrap/>
                <w:hideMark/>
              </w:tcPr>
            </w:tcPrChange>
          </w:tcPr>
          <w:p w14:paraId="74A781E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6" w:author="Stephen Wandro" w:date="2021-04-29T15:36:00Z"/>
                <w:color w:val="000000"/>
                <w:sz w:val="16"/>
                <w:szCs w:val="16"/>
              </w:rPr>
            </w:pPr>
            <w:ins w:id="1197" w:author="Stephen Wandro" w:date="2021-04-29T15:36:00Z">
              <w:r w:rsidRPr="002F7687">
                <w:rPr>
                  <w:color w:val="000000"/>
                  <w:sz w:val="16"/>
                  <w:szCs w:val="16"/>
                </w:rPr>
                <w:t>SNP</w:t>
              </w:r>
            </w:ins>
          </w:p>
        </w:tc>
        <w:tc>
          <w:tcPr>
            <w:tcW w:w="1475" w:type="dxa"/>
            <w:gridSpan w:val="2"/>
            <w:noWrap/>
            <w:hideMark/>
            <w:tcPrChange w:id="1198" w:author="Stephen Wandro" w:date="2021-04-29T16:02:00Z">
              <w:tcPr>
                <w:tcW w:w="1475" w:type="dxa"/>
                <w:gridSpan w:val="2"/>
                <w:noWrap/>
                <w:hideMark/>
              </w:tcPr>
            </w:tcPrChange>
          </w:tcPr>
          <w:p w14:paraId="592EFBD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199" w:author="Stephen Wandro" w:date="2021-04-29T15:36:00Z"/>
                <w:color w:val="000000"/>
                <w:sz w:val="16"/>
                <w:szCs w:val="16"/>
              </w:rPr>
            </w:pPr>
            <w:ins w:id="1200" w:author="Stephen Wandro" w:date="2021-04-29T15:36:00Z">
              <w:r w:rsidRPr="002F7687">
                <w:rPr>
                  <w:color w:val="000000"/>
                  <w:sz w:val="16"/>
                  <w:szCs w:val="16"/>
                </w:rPr>
                <w:t>Epa</w:t>
              </w:r>
            </w:ins>
          </w:p>
        </w:tc>
      </w:tr>
      <w:tr w:rsidR="009921B3" w:rsidRPr="002F7687" w14:paraId="03D3C63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01" w:author="Stephen Wandro" w:date="2021-04-29T15:36:00Z"/>
          <w:trPrChange w:id="12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03" w:author="Stephen Wandro" w:date="2021-04-29T16:02:00Z">
              <w:tcPr>
                <w:tcW w:w="1795" w:type="dxa"/>
                <w:gridSpan w:val="2"/>
                <w:hideMark/>
              </w:tcPr>
            </w:tcPrChange>
          </w:tcPr>
          <w:p w14:paraId="03D256FB"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04" w:author="Stephen Wandro" w:date="2021-04-29T15:36:00Z"/>
                <w:color w:val="000000"/>
                <w:sz w:val="16"/>
                <w:szCs w:val="16"/>
              </w:rPr>
            </w:pPr>
            <w:ins w:id="1205"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06" w:author="Stephen Wandro" w:date="2021-04-29T16:02:00Z">
              <w:tcPr>
                <w:tcW w:w="393" w:type="dxa"/>
                <w:hideMark/>
              </w:tcPr>
            </w:tcPrChange>
          </w:tcPr>
          <w:p w14:paraId="375F92D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07" w:author="Stephen Wandro" w:date="2021-04-29T15:36:00Z"/>
                <w:color w:val="000000"/>
                <w:sz w:val="16"/>
                <w:szCs w:val="16"/>
              </w:rPr>
            </w:pPr>
            <w:ins w:id="1208" w:author="Stephen Wandro" w:date="2021-04-29T15:36:00Z">
              <w:r w:rsidRPr="002F7687">
                <w:rPr>
                  <w:rFonts w:eastAsia="Cambria"/>
                  <w:color w:val="000000"/>
                  <w:sz w:val="16"/>
                  <w:szCs w:val="16"/>
                </w:rPr>
                <w:t>Ump</w:t>
              </w:r>
            </w:ins>
          </w:p>
        </w:tc>
        <w:tc>
          <w:tcPr>
            <w:tcW w:w="2994" w:type="dxa"/>
            <w:gridSpan w:val="3"/>
            <w:hideMark/>
            <w:tcPrChange w:id="1209" w:author="Stephen Wandro" w:date="2021-04-29T16:02:00Z">
              <w:tcPr>
                <w:tcW w:w="3416" w:type="dxa"/>
                <w:gridSpan w:val="3"/>
                <w:hideMark/>
              </w:tcPr>
            </w:tcPrChange>
          </w:tcPr>
          <w:p w14:paraId="6891B3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0" w:author="Stephen Wandro" w:date="2021-04-29T15:36:00Z"/>
                <w:color w:val="000000"/>
                <w:sz w:val="16"/>
                <w:szCs w:val="16"/>
              </w:rPr>
            </w:pPr>
            <w:ins w:id="1211" w:author="Stephen Wandro" w:date="2021-04-29T15:36:00Z">
              <w:r w:rsidRPr="002F7687">
                <w:rPr>
                  <w:rFonts w:eastAsia="Cambria"/>
                  <w:color w:val="000000"/>
                  <w:sz w:val="16"/>
                  <w:szCs w:val="16"/>
                </w:rPr>
                <w:t>(Epa) WecA</w:t>
              </w:r>
            </w:ins>
          </w:p>
        </w:tc>
        <w:tc>
          <w:tcPr>
            <w:tcW w:w="1085" w:type="dxa"/>
            <w:hideMark/>
            <w:tcPrChange w:id="1212" w:author="Stephen Wandro" w:date="2021-04-29T16:02:00Z">
              <w:tcPr>
                <w:tcW w:w="1085" w:type="dxa"/>
                <w:hideMark/>
              </w:tcPr>
            </w:tcPrChange>
          </w:tcPr>
          <w:p w14:paraId="38AC7E7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3" w:author="Stephen Wandro" w:date="2021-04-29T15:36:00Z"/>
                <w:color w:val="000000"/>
                <w:sz w:val="16"/>
                <w:szCs w:val="16"/>
              </w:rPr>
            </w:pPr>
            <w:ins w:id="1214" w:author="Stephen Wandro" w:date="2021-04-29T15:36:00Z">
              <w:r w:rsidRPr="002F7687">
                <w:rPr>
                  <w:color w:val="000000"/>
                  <w:sz w:val="16"/>
                  <w:szCs w:val="16"/>
                </w:rPr>
                <w:t> </w:t>
              </w:r>
            </w:ins>
          </w:p>
        </w:tc>
        <w:tc>
          <w:tcPr>
            <w:tcW w:w="1186" w:type="dxa"/>
            <w:noWrap/>
            <w:hideMark/>
            <w:tcPrChange w:id="1215" w:author="Stephen Wandro" w:date="2021-04-29T16:02:00Z">
              <w:tcPr>
                <w:tcW w:w="1186" w:type="dxa"/>
                <w:noWrap/>
                <w:hideMark/>
              </w:tcPr>
            </w:tcPrChange>
          </w:tcPr>
          <w:p w14:paraId="4C7B98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6" w:author="Stephen Wandro" w:date="2021-04-29T15:36:00Z"/>
                <w:color w:val="000000"/>
                <w:sz w:val="16"/>
                <w:szCs w:val="16"/>
              </w:rPr>
            </w:pPr>
            <w:ins w:id="1217" w:author="Stephen Wandro" w:date="2021-04-29T15:36:00Z">
              <w:r w:rsidRPr="002F7687">
                <w:rPr>
                  <w:color w:val="000000"/>
                  <w:sz w:val="16"/>
                  <w:szCs w:val="16"/>
                </w:rPr>
                <w:t>Nonsense</w:t>
              </w:r>
            </w:ins>
          </w:p>
        </w:tc>
        <w:tc>
          <w:tcPr>
            <w:tcW w:w="1475" w:type="dxa"/>
            <w:gridSpan w:val="2"/>
            <w:noWrap/>
            <w:hideMark/>
            <w:tcPrChange w:id="1218" w:author="Stephen Wandro" w:date="2021-04-29T16:02:00Z">
              <w:tcPr>
                <w:tcW w:w="1475" w:type="dxa"/>
                <w:gridSpan w:val="2"/>
                <w:noWrap/>
                <w:hideMark/>
              </w:tcPr>
            </w:tcPrChange>
          </w:tcPr>
          <w:p w14:paraId="3C8CE25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19" w:author="Stephen Wandro" w:date="2021-04-29T15:36:00Z"/>
                <w:color w:val="000000"/>
                <w:sz w:val="16"/>
                <w:szCs w:val="16"/>
              </w:rPr>
            </w:pPr>
            <w:ins w:id="1220" w:author="Stephen Wandro" w:date="2021-04-29T15:36:00Z">
              <w:r w:rsidRPr="002F7687">
                <w:rPr>
                  <w:color w:val="000000"/>
                  <w:sz w:val="16"/>
                  <w:szCs w:val="16"/>
                </w:rPr>
                <w:t>Epa</w:t>
              </w:r>
            </w:ins>
          </w:p>
        </w:tc>
      </w:tr>
      <w:tr w:rsidR="009921B3" w:rsidRPr="002F7687" w14:paraId="7869516D" w14:textId="77777777" w:rsidTr="009921B3">
        <w:trPr>
          <w:gridAfter w:val="1"/>
          <w:trHeight w:val="270"/>
          <w:ins w:id="1221" w:author="Stephen Wandro" w:date="2021-04-29T15:36:00Z"/>
          <w:trPrChange w:id="12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23" w:author="Stephen Wandro" w:date="2021-04-29T16:02:00Z">
              <w:tcPr>
                <w:tcW w:w="1795" w:type="dxa"/>
                <w:gridSpan w:val="2"/>
                <w:hideMark/>
              </w:tcPr>
            </w:tcPrChange>
          </w:tcPr>
          <w:p w14:paraId="6E684F66" w14:textId="77777777" w:rsidR="002F7687" w:rsidRPr="002F7687" w:rsidRDefault="002F7687" w:rsidP="002F7687">
            <w:pPr>
              <w:jc w:val="center"/>
              <w:rPr>
                <w:ins w:id="1224" w:author="Stephen Wandro" w:date="2021-04-29T15:36:00Z"/>
                <w:color w:val="000000"/>
                <w:sz w:val="16"/>
                <w:szCs w:val="16"/>
              </w:rPr>
            </w:pPr>
            <w:ins w:id="1225"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26" w:author="Stephen Wandro" w:date="2021-04-29T16:02:00Z">
              <w:tcPr>
                <w:tcW w:w="393" w:type="dxa"/>
                <w:hideMark/>
              </w:tcPr>
            </w:tcPrChange>
          </w:tcPr>
          <w:p w14:paraId="32BADBF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27" w:author="Stephen Wandro" w:date="2021-04-29T15:36:00Z"/>
                <w:color w:val="000000"/>
                <w:sz w:val="16"/>
                <w:szCs w:val="16"/>
              </w:rPr>
            </w:pPr>
            <w:ins w:id="1228" w:author="Stephen Wandro" w:date="2021-04-29T15:36:00Z">
              <w:r w:rsidRPr="002F7687">
                <w:rPr>
                  <w:rFonts w:eastAsia="Cambria"/>
                  <w:color w:val="000000"/>
                  <w:sz w:val="16"/>
                  <w:szCs w:val="16"/>
                </w:rPr>
                <w:t>SDS1</w:t>
              </w:r>
            </w:ins>
          </w:p>
        </w:tc>
        <w:tc>
          <w:tcPr>
            <w:tcW w:w="2994" w:type="dxa"/>
            <w:gridSpan w:val="3"/>
            <w:hideMark/>
            <w:tcPrChange w:id="1229" w:author="Stephen Wandro" w:date="2021-04-29T16:02:00Z">
              <w:tcPr>
                <w:tcW w:w="3416" w:type="dxa"/>
                <w:gridSpan w:val="3"/>
                <w:hideMark/>
              </w:tcPr>
            </w:tcPrChange>
          </w:tcPr>
          <w:p w14:paraId="4595596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0" w:author="Stephen Wandro" w:date="2021-04-29T15:36:00Z"/>
                <w:color w:val="000000"/>
                <w:sz w:val="16"/>
                <w:szCs w:val="16"/>
              </w:rPr>
            </w:pPr>
            <w:ins w:id="1231" w:author="Stephen Wandro" w:date="2021-04-29T15:36:00Z">
              <w:r w:rsidRPr="002F7687">
                <w:rPr>
                  <w:rFonts w:eastAsia="Cambria"/>
                  <w:color w:val="000000"/>
                  <w:sz w:val="16"/>
                  <w:szCs w:val="16"/>
                </w:rPr>
                <w:t>(Epa) WgbU UDP-N-acetylglucosamine 4-epimerase</w:t>
              </w:r>
            </w:ins>
          </w:p>
        </w:tc>
        <w:tc>
          <w:tcPr>
            <w:tcW w:w="1085" w:type="dxa"/>
            <w:hideMark/>
            <w:tcPrChange w:id="1232" w:author="Stephen Wandro" w:date="2021-04-29T16:02:00Z">
              <w:tcPr>
                <w:tcW w:w="1085" w:type="dxa"/>
                <w:hideMark/>
              </w:tcPr>
            </w:tcPrChange>
          </w:tcPr>
          <w:p w14:paraId="0D930FD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3" w:author="Stephen Wandro" w:date="2021-04-29T15:36:00Z"/>
                <w:color w:val="000000"/>
                <w:sz w:val="16"/>
                <w:szCs w:val="16"/>
              </w:rPr>
            </w:pPr>
            <w:ins w:id="1234" w:author="Stephen Wandro" w:date="2021-04-29T15:36:00Z">
              <w:r w:rsidRPr="002F7687">
                <w:rPr>
                  <w:color w:val="000000"/>
                  <w:sz w:val="16"/>
                  <w:szCs w:val="16"/>
                </w:rPr>
                <w:t> </w:t>
              </w:r>
            </w:ins>
          </w:p>
        </w:tc>
        <w:tc>
          <w:tcPr>
            <w:tcW w:w="1186" w:type="dxa"/>
            <w:noWrap/>
            <w:hideMark/>
            <w:tcPrChange w:id="1235" w:author="Stephen Wandro" w:date="2021-04-29T16:02:00Z">
              <w:tcPr>
                <w:tcW w:w="1186" w:type="dxa"/>
                <w:noWrap/>
                <w:hideMark/>
              </w:tcPr>
            </w:tcPrChange>
          </w:tcPr>
          <w:p w14:paraId="5DD2B17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6" w:author="Stephen Wandro" w:date="2021-04-29T15:36:00Z"/>
                <w:color w:val="000000"/>
                <w:sz w:val="16"/>
                <w:szCs w:val="16"/>
              </w:rPr>
            </w:pPr>
            <w:ins w:id="1237" w:author="Stephen Wandro" w:date="2021-04-29T15:36:00Z">
              <w:r w:rsidRPr="002F7687">
                <w:rPr>
                  <w:color w:val="000000"/>
                  <w:sz w:val="16"/>
                  <w:szCs w:val="16"/>
                </w:rPr>
                <w:t>SNP</w:t>
              </w:r>
            </w:ins>
          </w:p>
        </w:tc>
        <w:tc>
          <w:tcPr>
            <w:tcW w:w="1475" w:type="dxa"/>
            <w:gridSpan w:val="2"/>
            <w:noWrap/>
            <w:hideMark/>
            <w:tcPrChange w:id="1238" w:author="Stephen Wandro" w:date="2021-04-29T16:02:00Z">
              <w:tcPr>
                <w:tcW w:w="1475" w:type="dxa"/>
                <w:gridSpan w:val="2"/>
                <w:noWrap/>
                <w:hideMark/>
              </w:tcPr>
            </w:tcPrChange>
          </w:tcPr>
          <w:p w14:paraId="76F0368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39" w:author="Stephen Wandro" w:date="2021-04-29T15:36:00Z"/>
                <w:color w:val="000000"/>
                <w:sz w:val="16"/>
                <w:szCs w:val="16"/>
              </w:rPr>
            </w:pPr>
            <w:ins w:id="1240" w:author="Stephen Wandro" w:date="2021-04-29T15:36:00Z">
              <w:r w:rsidRPr="002F7687">
                <w:rPr>
                  <w:color w:val="000000"/>
                  <w:sz w:val="16"/>
                  <w:szCs w:val="16"/>
                </w:rPr>
                <w:t>Epa</w:t>
              </w:r>
            </w:ins>
          </w:p>
        </w:tc>
      </w:tr>
      <w:tr w:rsidR="009921B3" w:rsidRPr="002F7687" w14:paraId="6467C3A9"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41" w:author="Stephen Wandro" w:date="2021-04-29T15:36:00Z"/>
          <w:trPrChange w:id="12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43" w:author="Stephen Wandro" w:date="2021-04-29T16:02:00Z">
              <w:tcPr>
                <w:tcW w:w="1795" w:type="dxa"/>
                <w:gridSpan w:val="2"/>
                <w:hideMark/>
              </w:tcPr>
            </w:tcPrChange>
          </w:tcPr>
          <w:p w14:paraId="7B65C831"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44" w:author="Stephen Wandro" w:date="2021-04-29T15:36:00Z"/>
                <w:color w:val="000000"/>
                <w:sz w:val="16"/>
                <w:szCs w:val="16"/>
              </w:rPr>
            </w:pPr>
            <w:ins w:id="1245" w:author="Stephen Wandro" w:date="2021-04-29T15:36:00Z">
              <w:r w:rsidRPr="002F7687">
                <w:rPr>
                  <w:i/>
                  <w:iCs/>
                  <w:color w:val="000000"/>
                  <w:sz w:val="16"/>
                  <w:szCs w:val="16"/>
                </w:rPr>
                <w:t>E. faecalis</w:t>
              </w:r>
              <w:r w:rsidRPr="002F7687">
                <w:rPr>
                  <w:color w:val="000000"/>
                  <w:sz w:val="16"/>
                  <w:szCs w:val="16"/>
                </w:rPr>
                <w:t xml:space="preserve"> DP11 </w:t>
              </w:r>
            </w:ins>
          </w:p>
        </w:tc>
        <w:tc>
          <w:tcPr>
            <w:tcW w:w="815" w:type="dxa"/>
            <w:hideMark/>
            <w:tcPrChange w:id="1246" w:author="Stephen Wandro" w:date="2021-04-29T16:02:00Z">
              <w:tcPr>
                <w:tcW w:w="393" w:type="dxa"/>
                <w:hideMark/>
              </w:tcPr>
            </w:tcPrChange>
          </w:tcPr>
          <w:p w14:paraId="0ABDFAE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47" w:author="Stephen Wandro" w:date="2021-04-29T15:36:00Z"/>
                <w:color w:val="000000"/>
                <w:sz w:val="16"/>
                <w:szCs w:val="16"/>
              </w:rPr>
            </w:pPr>
            <w:ins w:id="1248" w:author="Stephen Wandro" w:date="2021-04-29T15:36:00Z">
              <w:r w:rsidRPr="002F7687">
                <w:rPr>
                  <w:rFonts w:eastAsia="Cambria"/>
                  <w:color w:val="000000"/>
                  <w:sz w:val="16"/>
                  <w:szCs w:val="16"/>
                </w:rPr>
                <w:t>SDS2</w:t>
              </w:r>
            </w:ins>
          </w:p>
        </w:tc>
        <w:tc>
          <w:tcPr>
            <w:tcW w:w="2994" w:type="dxa"/>
            <w:gridSpan w:val="3"/>
            <w:hideMark/>
            <w:tcPrChange w:id="1249" w:author="Stephen Wandro" w:date="2021-04-29T16:02:00Z">
              <w:tcPr>
                <w:tcW w:w="3416" w:type="dxa"/>
                <w:gridSpan w:val="3"/>
                <w:hideMark/>
              </w:tcPr>
            </w:tcPrChange>
          </w:tcPr>
          <w:p w14:paraId="354F80E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0" w:author="Stephen Wandro" w:date="2021-04-29T15:36:00Z"/>
                <w:color w:val="000000"/>
                <w:sz w:val="16"/>
                <w:szCs w:val="16"/>
              </w:rPr>
            </w:pPr>
            <w:ins w:id="1251" w:author="Stephen Wandro" w:date="2021-04-29T15:36:00Z">
              <w:r w:rsidRPr="002F7687">
                <w:rPr>
                  <w:rFonts w:eastAsia="Cambria"/>
                  <w:color w:val="000000"/>
                  <w:sz w:val="16"/>
                  <w:szCs w:val="16"/>
                </w:rPr>
                <w:t>(Epa) TagF gene. glycerol glycerophosphotransferase</w:t>
              </w:r>
            </w:ins>
          </w:p>
        </w:tc>
        <w:tc>
          <w:tcPr>
            <w:tcW w:w="1085" w:type="dxa"/>
            <w:hideMark/>
            <w:tcPrChange w:id="1252" w:author="Stephen Wandro" w:date="2021-04-29T16:02:00Z">
              <w:tcPr>
                <w:tcW w:w="1085" w:type="dxa"/>
                <w:hideMark/>
              </w:tcPr>
            </w:tcPrChange>
          </w:tcPr>
          <w:p w14:paraId="461109F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3" w:author="Stephen Wandro" w:date="2021-04-29T15:36:00Z"/>
                <w:color w:val="000000"/>
                <w:sz w:val="16"/>
                <w:szCs w:val="16"/>
              </w:rPr>
            </w:pPr>
            <w:ins w:id="1254" w:author="Stephen Wandro" w:date="2021-04-29T15:36:00Z">
              <w:r w:rsidRPr="002F7687">
                <w:rPr>
                  <w:color w:val="000000"/>
                  <w:sz w:val="16"/>
                  <w:szCs w:val="16"/>
                </w:rPr>
                <w:t> </w:t>
              </w:r>
            </w:ins>
          </w:p>
        </w:tc>
        <w:tc>
          <w:tcPr>
            <w:tcW w:w="1186" w:type="dxa"/>
            <w:noWrap/>
            <w:hideMark/>
            <w:tcPrChange w:id="1255" w:author="Stephen Wandro" w:date="2021-04-29T16:02:00Z">
              <w:tcPr>
                <w:tcW w:w="1186" w:type="dxa"/>
                <w:noWrap/>
                <w:hideMark/>
              </w:tcPr>
            </w:tcPrChange>
          </w:tcPr>
          <w:p w14:paraId="16B81FB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6" w:author="Stephen Wandro" w:date="2021-04-29T15:36:00Z"/>
                <w:color w:val="000000"/>
                <w:sz w:val="16"/>
                <w:szCs w:val="16"/>
              </w:rPr>
            </w:pPr>
            <w:ins w:id="1257" w:author="Stephen Wandro" w:date="2021-04-29T15:36:00Z">
              <w:r w:rsidRPr="002F7687">
                <w:rPr>
                  <w:color w:val="000000"/>
                  <w:sz w:val="16"/>
                  <w:szCs w:val="16"/>
                </w:rPr>
                <w:t>SNP</w:t>
              </w:r>
            </w:ins>
          </w:p>
        </w:tc>
        <w:tc>
          <w:tcPr>
            <w:tcW w:w="1475" w:type="dxa"/>
            <w:gridSpan w:val="2"/>
            <w:noWrap/>
            <w:hideMark/>
            <w:tcPrChange w:id="1258" w:author="Stephen Wandro" w:date="2021-04-29T16:02:00Z">
              <w:tcPr>
                <w:tcW w:w="1475" w:type="dxa"/>
                <w:gridSpan w:val="2"/>
                <w:noWrap/>
                <w:hideMark/>
              </w:tcPr>
            </w:tcPrChange>
          </w:tcPr>
          <w:p w14:paraId="30A5D1A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59" w:author="Stephen Wandro" w:date="2021-04-29T15:36:00Z"/>
                <w:color w:val="000000"/>
                <w:sz w:val="16"/>
                <w:szCs w:val="16"/>
              </w:rPr>
            </w:pPr>
            <w:ins w:id="1260" w:author="Stephen Wandro" w:date="2021-04-29T15:36:00Z">
              <w:r w:rsidRPr="002F7687">
                <w:rPr>
                  <w:color w:val="000000"/>
                  <w:sz w:val="16"/>
                  <w:szCs w:val="16"/>
                </w:rPr>
                <w:t>Epa</w:t>
              </w:r>
            </w:ins>
          </w:p>
        </w:tc>
      </w:tr>
      <w:tr w:rsidR="009921B3" w:rsidRPr="002F7687" w14:paraId="3A54636B" w14:textId="77777777" w:rsidTr="009921B3">
        <w:trPr>
          <w:gridAfter w:val="1"/>
          <w:trHeight w:val="270"/>
          <w:ins w:id="1261" w:author="Stephen Wandro" w:date="2021-04-29T15:36:00Z"/>
          <w:trPrChange w:id="12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hideMark/>
            <w:tcPrChange w:id="1263" w:author="Stephen Wandro" w:date="2021-04-29T16:02:00Z">
              <w:tcPr>
                <w:tcW w:w="1795" w:type="dxa"/>
                <w:gridSpan w:val="2"/>
                <w:hideMark/>
              </w:tcPr>
            </w:tcPrChange>
          </w:tcPr>
          <w:p w14:paraId="7BCA10BE" w14:textId="77777777" w:rsidR="002F7687" w:rsidRPr="002F7687" w:rsidRDefault="002F7687" w:rsidP="002F7687">
            <w:pPr>
              <w:jc w:val="center"/>
              <w:rPr>
                <w:ins w:id="1264" w:author="Stephen Wandro" w:date="2021-04-29T15:36:00Z"/>
                <w:color w:val="000000"/>
                <w:sz w:val="16"/>
                <w:szCs w:val="16"/>
              </w:rPr>
            </w:pPr>
            <w:ins w:id="1265" w:author="Stephen Wandro" w:date="2021-04-29T15:36:00Z">
              <w:r w:rsidRPr="002F7687">
                <w:rPr>
                  <w:rFonts w:eastAsia="Cambria"/>
                  <w:i/>
                  <w:iCs/>
                  <w:color w:val="000000"/>
                  <w:sz w:val="16"/>
                  <w:szCs w:val="16"/>
                </w:rPr>
                <w:t>E. faecalis</w:t>
              </w:r>
              <w:r w:rsidRPr="002F7687">
                <w:rPr>
                  <w:rFonts w:eastAsia="Cambria"/>
                  <w:color w:val="000000"/>
                  <w:sz w:val="16"/>
                  <w:szCs w:val="16"/>
                </w:rPr>
                <w:t xml:space="preserve"> V587</w:t>
              </w:r>
            </w:ins>
          </w:p>
        </w:tc>
        <w:tc>
          <w:tcPr>
            <w:tcW w:w="815" w:type="dxa"/>
            <w:hideMark/>
            <w:tcPrChange w:id="1266" w:author="Stephen Wandro" w:date="2021-04-29T16:02:00Z">
              <w:tcPr>
                <w:tcW w:w="393" w:type="dxa"/>
                <w:hideMark/>
              </w:tcPr>
            </w:tcPrChange>
          </w:tcPr>
          <w:p w14:paraId="11F14DE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67" w:author="Stephen Wandro" w:date="2021-04-29T15:36:00Z"/>
                <w:color w:val="000000"/>
                <w:sz w:val="16"/>
                <w:szCs w:val="16"/>
              </w:rPr>
            </w:pPr>
            <w:ins w:id="1268" w:author="Stephen Wandro" w:date="2021-04-29T15:36:00Z">
              <w:r w:rsidRPr="002F7687">
                <w:rPr>
                  <w:rFonts w:eastAsia="Cambria"/>
                  <w:color w:val="000000"/>
                  <w:sz w:val="16"/>
                  <w:szCs w:val="16"/>
                </w:rPr>
                <w:t>Bob</w:t>
              </w:r>
            </w:ins>
          </w:p>
        </w:tc>
        <w:tc>
          <w:tcPr>
            <w:tcW w:w="2994" w:type="dxa"/>
            <w:gridSpan w:val="3"/>
            <w:hideMark/>
            <w:tcPrChange w:id="1269" w:author="Stephen Wandro" w:date="2021-04-29T16:02:00Z">
              <w:tcPr>
                <w:tcW w:w="3416" w:type="dxa"/>
                <w:gridSpan w:val="3"/>
                <w:hideMark/>
              </w:tcPr>
            </w:tcPrChange>
          </w:tcPr>
          <w:p w14:paraId="71453FC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0" w:author="Stephen Wandro" w:date="2021-04-29T15:36:00Z"/>
                <w:color w:val="000000"/>
                <w:sz w:val="16"/>
                <w:szCs w:val="16"/>
              </w:rPr>
            </w:pPr>
            <w:ins w:id="1271" w:author="Stephen Wandro" w:date="2021-04-29T15:36:00Z">
              <w:r w:rsidRPr="002F7687">
                <w:rPr>
                  <w:color w:val="000000"/>
                  <w:sz w:val="16"/>
                  <w:szCs w:val="16"/>
                </w:rPr>
                <w:t>UDP-glucose 4-epimerase GalE</w:t>
              </w:r>
            </w:ins>
          </w:p>
        </w:tc>
        <w:tc>
          <w:tcPr>
            <w:tcW w:w="1085" w:type="dxa"/>
            <w:hideMark/>
            <w:tcPrChange w:id="1272" w:author="Stephen Wandro" w:date="2021-04-29T16:02:00Z">
              <w:tcPr>
                <w:tcW w:w="1085" w:type="dxa"/>
                <w:hideMark/>
              </w:tcPr>
            </w:tcPrChange>
          </w:tcPr>
          <w:p w14:paraId="08AD628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3" w:author="Stephen Wandro" w:date="2021-04-29T15:36:00Z"/>
                <w:color w:val="000000"/>
                <w:sz w:val="16"/>
                <w:szCs w:val="16"/>
              </w:rPr>
            </w:pPr>
            <w:ins w:id="1274" w:author="Stephen Wandro" w:date="2021-04-29T15:36:00Z">
              <w:r w:rsidRPr="002F7687">
                <w:rPr>
                  <w:color w:val="000000"/>
                  <w:sz w:val="16"/>
                  <w:szCs w:val="16"/>
                </w:rPr>
                <w:t> </w:t>
              </w:r>
            </w:ins>
          </w:p>
        </w:tc>
        <w:tc>
          <w:tcPr>
            <w:tcW w:w="1186" w:type="dxa"/>
            <w:noWrap/>
            <w:hideMark/>
            <w:tcPrChange w:id="1275" w:author="Stephen Wandro" w:date="2021-04-29T16:02:00Z">
              <w:tcPr>
                <w:tcW w:w="1186" w:type="dxa"/>
                <w:noWrap/>
                <w:hideMark/>
              </w:tcPr>
            </w:tcPrChange>
          </w:tcPr>
          <w:p w14:paraId="7EA8D03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6" w:author="Stephen Wandro" w:date="2021-04-29T15:36:00Z"/>
                <w:color w:val="000000"/>
                <w:sz w:val="16"/>
                <w:szCs w:val="16"/>
              </w:rPr>
            </w:pPr>
            <w:ins w:id="1277" w:author="Stephen Wandro" w:date="2021-04-29T15:36:00Z">
              <w:r w:rsidRPr="002F7687">
                <w:rPr>
                  <w:color w:val="000000"/>
                  <w:sz w:val="16"/>
                  <w:szCs w:val="16"/>
                </w:rPr>
                <w:t>Silent</w:t>
              </w:r>
            </w:ins>
          </w:p>
        </w:tc>
        <w:tc>
          <w:tcPr>
            <w:tcW w:w="1475" w:type="dxa"/>
            <w:gridSpan w:val="2"/>
            <w:noWrap/>
            <w:hideMark/>
            <w:tcPrChange w:id="1278" w:author="Stephen Wandro" w:date="2021-04-29T16:02:00Z">
              <w:tcPr>
                <w:tcW w:w="1475" w:type="dxa"/>
                <w:gridSpan w:val="2"/>
                <w:noWrap/>
                <w:hideMark/>
              </w:tcPr>
            </w:tcPrChange>
          </w:tcPr>
          <w:p w14:paraId="2D47E62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279" w:author="Stephen Wandro" w:date="2021-04-29T15:36:00Z"/>
                <w:color w:val="000000"/>
                <w:sz w:val="16"/>
                <w:szCs w:val="16"/>
              </w:rPr>
            </w:pPr>
            <w:ins w:id="1280" w:author="Stephen Wandro" w:date="2021-04-29T15:36:00Z">
              <w:r w:rsidRPr="002F7687">
                <w:rPr>
                  <w:color w:val="000000"/>
                  <w:sz w:val="16"/>
                  <w:szCs w:val="16"/>
                </w:rPr>
                <w:t> </w:t>
              </w:r>
            </w:ins>
          </w:p>
        </w:tc>
      </w:tr>
      <w:tr w:rsidR="009921B3" w:rsidRPr="002F7687" w14:paraId="7EB0D7D7"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281" w:author="Stephen Wandro" w:date="2021-04-29T15:36:00Z"/>
          <w:trPrChange w:id="12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283" w:author="Stephen Wandro" w:date="2021-04-29T16:02:00Z">
              <w:tcPr>
                <w:tcW w:w="1795" w:type="dxa"/>
                <w:gridSpan w:val="2"/>
                <w:noWrap/>
                <w:hideMark/>
              </w:tcPr>
            </w:tcPrChange>
          </w:tcPr>
          <w:p w14:paraId="5276DB22"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284" w:author="Stephen Wandro" w:date="2021-04-29T15:36:00Z"/>
                <w:rFonts w:ascii="Arial" w:hAnsi="Arial" w:cs="Arial"/>
                <w:color w:val="000000"/>
                <w:sz w:val="16"/>
                <w:szCs w:val="16"/>
              </w:rPr>
            </w:pPr>
            <w:ins w:id="128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286" w:author="Stephen Wandro" w:date="2021-04-29T16:02:00Z">
              <w:tcPr>
                <w:tcW w:w="393" w:type="dxa"/>
                <w:noWrap/>
                <w:hideMark/>
              </w:tcPr>
            </w:tcPrChange>
          </w:tcPr>
          <w:p w14:paraId="34C18A5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87" w:author="Stephen Wandro" w:date="2021-04-29T15:36:00Z"/>
                <w:rFonts w:ascii="Arial" w:hAnsi="Arial" w:cs="Arial"/>
                <w:color w:val="000000"/>
                <w:sz w:val="16"/>
                <w:szCs w:val="16"/>
              </w:rPr>
            </w:pPr>
            <w:ins w:id="1288" w:author="Stephen Wandro" w:date="2021-04-29T15:36:00Z">
              <w:r w:rsidRPr="002F7687">
                <w:rPr>
                  <w:rFonts w:ascii="Arial" w:hAnsi="Arial" w:cs="Arial"/>
                  <w:sz w:val="16"/>
                  <w:szCs w:val="16"/>
                </w:rPr>
                <w:t>Bop</w:t>
              </w:r>
            </w:ins>
          </w:p>
        </w:tc>
        <w:tc>
          <w:tcPr>
            <w:tcW w:w="2994" w:type="dxa"/>
            <w:gridSpan w:val="3"/>
            <w:noWrap/>
            <w:hideMark/>
            <w:tcPrChange w:id="1289" w:author="Stephen Wandro" w:date="2021-04-29T16:02:00Z">
              <w:tcPr>
                <w:tcW w:w="3416" w:type="dxa"/>
                <w:gridSpan w:val="3"/>
                <w:noWrap/>
                <w:hideMark/>
              </w:tcPr>
            </w:tcPrChange>
          </w:tcPr>
          <w:p w14:paraId="7FE4B6B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0" w:author="Stephen Wandro" w:date="2021-04-29T15:36:00Z"/>
                <w:rFonts w:ascii="Arial" w:hAnsi="Arial" w:cs="Arial"/>
                <w:color w:val="000000"/>
                <w:sz w:val="16"/>
                <w:szCs w:val="16"/>
              </w:rPr>
            </w:pPr>
            <w:ins w:id="1291"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292" w:author="Stephen Wandro" w:date="2021-04-29T16:02:00Z">
              <w:tcPr>
                <w:tcW w:w="1085" w:type="dxa"/>
                <w:noWrap/>
                <w:hideMark/>
              </w:tcPr>
            </w:tcPrChange>
          </w:tcPr>
          <w:p w14:paraId="0441A00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3" w:author="Stephen Wandro" w:date="2021-04-29T15:36:00Z"/>
                <w:rFonts w:ascii="Arial" w:hAnsi="Arial" w:cs="Arial"/>
                <w:color w:val="000000"/>
                <w:sz w:val="16"/>
                <w:szCs w:val="16"/>
              </w:rPr>
            </w:pPr>
            <w:ins w:id="1294" w:author="Stephen Wandro" w:date="2021-04-29T15:36:00Z">
              <w:r w:rsidRPr="002F7687">
                <w:rPr>
                  <w:rFonts w:ascii="Arial" w:hAnsi="Arial" w:cs="Arial"/>
                  <w:color w:val="000000"/>
                  <w:sz w:val="16"/>
                  <w:szCs w:val="16"/>
                </w:rPr>
                <w:t>UMS_01916</w:t>
              </w:r>
            </w:ins>
          </w:p>
        </w:tc>
        <w:tc>
          <w:tcPr>
            <w:tcW w:w="1186" w:type="dxa"/>
            <w:noWrap/>
            <w:hideMark/>
            <w:tcPrChange w:id="1295" w:author="Stephen Wandro" w:date="2021-04-29T16:02:00Z">
              <w:tcPr>
                <w:tcW w:w="1186" w:type="dxa"/>
                <w:noWrap/>
                <w:hideMark/>
              </w:tcPr>
            </w:tcPrChange>
          </w:tcPr>
          <w:p w14:paraId="64A4425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6" w:author="Stephen Wandro" w:date="2021-04-29T15:36:00Z"/>
                <w:color w:val="000000"/>
                <w:sz w:val="16"/>
                <w:szCs w:val="16"/>
              </w:rPr>
            </w:pPr>
            <w:ins w:id="1297" w:author="Stephen Wandro" w:date="2021-04-29T15:36:00Z">
              <w:r w:rsidRPr="002F7687">
                <w:rPr>
                  <w:color w:val="000000"/>
                  <w:sz w:val="16"/>
                  <w:szCs w:val="16"/>
                </w:rPr>
                <w:t>SNP, Nonsense</w:t>
              </w:r>
            </w:ins>
          </w:p>
        </w:tc>
        <w:tc>
          <w:tcPr>
            <w:tcW w:w="1475" w:type="dxa"/>
            <w:gridSpan w:val="2"/>
            <w:noWrap/>
            <w:hideMark/>
            <w:tcPrChange w:id="1298" w:author="Stephen Wandro" w:date="2021-04-29T16:02:00Z">
              <w:tcPr>
                <w:tcW w:w="1475" w:type="dxa"/>
                <w:gridSpan w:val="2"/>
                <w:noWrap/>
                <w:hideMark/>
              </w:tcPr>
            </w:tcPrChange>
          </w:tcPr>
          <w:p w14:paraId="0C93019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299" w:author="Stephen Wandro" w:date="2021-04-29T15:36:00Z"/>
                <w:rFonts w:ascii="Arial" w:hAnsi="Arial" w:cs="Arial"/>
                <w:color w:val="000000"/>
                <w:sz w:val="16"/>
                <w:szCs w:val="16"/>
              </w:rPr>
            </w:pPr>
            <w:ins w:id="1300" w:author="Stephen Wandro" w:date="2021-04-29T15:36:00Z">
              <w:r w:rsidRPr="002F7687">
                <w:rPr>
                  <w:rFonts w:ascii="Arial" w:hAnsi="Arial" w:cs="Arial"/>
                  <w:sz w:val="16"/>
                  <w:szCs w:val="16"/>
                </w:rPr>
                <w:t>Epa</w:t>
              </w:r>
            </w:ins>
          </w:p>
        </w:tc>
      </w:tr>
      <w:tr w:rsidR="009921B3" w:rsidRPr="002F7687" w14:paraId="422126DB" w14:textId="77777777" w:rsidTr="009921B3">
        <w:trPr>
          <w:gridAfter w:val="1"/>
          <w:trHeight w:val="270"/>
          <w:ins w:id="1301" w:author="Stephen Wandro" w:date="2021-04-29T15:36:00Z"/>
          <w:trPrChange w:id="13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03" w:author="Stephen Wandro" w:date="2021-04-29T16:02:00Z">
              <w:tcPr>
                <w:tcW w:w="1795" w:type="dxa"/>
                <w:gridSpan w:val="2"/>
                <w:noWrap/>
                <w:hideMark/>
              </w:tcPr>
            </w:tcPrChange>
          </w:tcPr>
          <w:p w14:paraId="61555913" w14:textId="77777777" w:rsidR="002F7687" w:rsidRPr="002F7687" w:rsidRDefault="002F7687" w:rsidP="002F7687">
            <w:pPr>
              <w:jc w:val="center"/>
              <w:rPr>
                <w:ins w:id="1304" w:author="Stephen Wandro" w:date="2021-04-29T15:36:00Z"/>
                <w:rFonts w:ascii="Arial" w:hAnsi="Arial" w:cs="Arial"/>
                <w:color w:val="000000"/>
                <w:sz w:val="16"/>
                <w:szCs w:val="16"/>
              </w:rPr>
            </w:pPr>
            <w:ins w:id="130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06" w:author="Stephen Wandro" w:date="2021-04-29T16:02:00Z">
              <w:tcPr>
                <w:tcW w:w="393" w:type="dxa"/>
                <w:noWrap/>
                <w:hideMark/>
              </w:tcPr>
            </w:tcPrChange>
          </w:tcPr>
          <w:p w14:paraId="224725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07" w:author="Stephen Wandro" w:date="2021-04-29T15:36:00Z"/>
                <w:rFonts w:ascii="Arial" w:hAnsi="Arial" w:cs="Arial"/>
                <w:color w:val="000000"/>
                <w:sz w:val="16"/>
                <w:szCs w:val="16"/>
              </w:rPr>
            </w:pPr>
            <w:ins w:id="1308" w:author="Stephen Wandro" w:date="2021-04-29T15:36:00Z">
              <w:r w:rsidRPr="002F7687">
                <w:rPr>
                  <w:rFonts w:ascii="Arial" w:hAnsi="Arial" w:cs="Arial"/>
                  <w:sz w:val="16"/>
                  <w:szCs w:val="16"/>
                </w:rPr>
                <w:t>Bop</w:t>
              </w:r>
            </w:ins>
          </w:p>
        </w:tc>
        <w:tc>
          <w:tcPr>
            <w:tcW w:w="2994" w:type="dxa"/>
            <w:gridSpan w:val="3"/>
            <w:noWrap/>
            <w:hideMark/>
            <w:tcPrChange w:id="1309" w:author="Stephen Wandro" w:date="2021-04-29T16:02:00Z">
              <w:tcPr>
                <w:tcW w:w="3416" w:type="dxa"/>
                <w:gridSpan w:val="3"/>
                <w:noWrap/>
                <w:hideMark/>
              </w:tcPr>
            </w:tcPrChange>
          </w:tcPr>
          <w:p w14:paraId="1E73227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0" w:author="Stephen Wandro" w:date="2021-04-29T15:36:00Z"/>
                <w:rFonts w:ascii="Arial" w:hAnsi="Arial" w:cs="Arial"/>
                <w:color w:val="000000"/>
                <w:sz w:val="16"/>
                <w:szCs w:val="16"/>
              </w:rPr>
            </w:pPr>
            <w:ins w:id="1311" w:author="Stephen Wandro" w:date="2021-04-29T15:36:00Z">
              <w:r w:rsidRPr="002F7687">
                <w:rPr>
                  <w:rFonts w:ascii="Arial" w:hAnsi="Arial" w:cs="Arial"/>
                  <w:sz w:val="16"/>
                  <w:szCs w:val="16"/>
                </w:rPr>
                <w:t>UTP-glucose-1-phosphate uridylyltransferase</w:t>
              </w:r>
            </w:ins>
          </w:p>
        </w:tc>
        <w:tc>
          <w:tcPr>
            <w:tcW w:w="1085" w:type="dxa"/>
            <w:noWrap/>
            <w:hideMark/>
            <w:tcPrChange w:id="1312" w:author="Stephen Wandro" w:date="2021-04-29T16:02:00Z">
              <w:tcPr>
                <w:tcW w:w="1085" w:type="dxa"/>
                <w:noWrap/>
                <w:hideMark/>
              </w:tcPr>
            </w:tcPrChange>
          </w:tcPr>
          <w:p w14:paraId="41FEB3C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3" w:author="Stephen Wandro" w:date="2021-04-29T15:36:00Z"/>
                <w:rFonts w:ascii="Arial" w:hAnsi="Arial" w:cs="Arial"/>
                <w:color w:val="000000"/>
                <w:sz w:val="16"/>
                <w:szCs w:val="16"/>
              </w:rPr>
            </w:pPr>
            <w:ins w:id="1314" w:author="Stephen Wandro" w:date="2021-04-29T15:36:00Z">
              <w:r w:rsidRPr="002F7687">
                <w:rPr>
                  <w:rFonts w:ascii="Arial" w:hAnsi="Arial" w:cs="Arial"/>
                  <w:color w:val="000000"/>
                  <w:sz w:val="16"/>
                  <w:szCs w:val="16"/>
                </w:rPr>
                <w:t> </w:t>
              </w:r>
            </w:ins>
          </w:p>
        </w:tc>
        <w:tc>
          <w:tcPr>
            <w:tcW w:w="1186" w:type="dxa"/>
            <w:noWrap/>
            <w:hideMark/>
            <w:tcPrChange w:id="1315" w:author="Stephen Wandro" w:date="2021-04-29T16:02:00Z">
              <w:tcPr>
                <w:tcW w:w="1186" w:type="dxa"/>
                <w:noWrap/>
                <w:hideMark/>
              </w:tcPr>
            </w:tcPrChange>
          </w:tcPr>
          <w:p w14:paraId="6342E29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6" w:author="Stephen Wandro" w:date="2021-04-29T15:36:00Z"/>
                <w:rFonts w:ascii="Arial" w:hAnsi="Arial" w:cs="Arial"/>
                <w:color w:val="000000"/>
                <w:sz w:val="16"/>
                <w:szCs w:val="16"/>
              </w:rPr>
            </w:pPr>
            <w:ins w:id="1317" w:author="Stephen Wandro" w:date="2021-04-29T15:36:00Z">
              <w:r w:rsidRPr="002F7687">
                <w:rPr>
                  <w:rFonts w:ascii="Arial" w:hAnsi="Arial" w:cs="Arial"/>
                  <w:sz w:val="16"/>
                  <w:szCs w:val="16"/>
                </w:rPr>
                <w:t>DEL</w:t>
              </w:r>
            </w:ins>
          </w:p>
        </w:tc>
        <w:tc>
          <w:tcPr>
            <w:tcW w:w="1475" w:type="dxa"/>
            <w:gridSpan w:val="2"/>
            <w:noWrap/>
            <w:hideMark/>
            <w:tcPrChange w:id="1318" w:author="Stephen Wandro" w:date="2021-04-29T16:02:00Z">
              <w:tcPr>
                <w:tcW w:w="1475" w:type="dxa"/>
                <w:gridSpan w:val="2"/>
                <w:noWrap/>
                <w:hideMark/>
              </w:tcPr>
            </w:tcPrChange>
          </w:tcPr>
          <w:p w14:paraId="17FC38F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19" w:author="Stephen Wandro" w:date="2021-04-29T15:36:00Z"/>
                <w:rFonts w:ascii="Arial" w:hAnsi="Arial" w:cs="Arial"/>
                <w:color w:val="000000"/>
                <w:sz w:val="16"/>
                <w:szCs w:val="16"/>
              </w:rPr>
            </w:pPr>
            <w:ins w:id="1320" w:author="Stephen Wandro" w:date="2021-04-29T15:36:00Z">
              <w:r w:rsidRPr="002F7687">
                <w:rPr>
                  <w:rFonts w:ascii="Arial" w:hAnsi="Arial" w:cs="Arial"/>
                  <w:color w:val="000000"/>
                  <w:sz w:val="16"/>
                  <w:szCs w:val="16"/>
                </w:rPr>
                <w:t> </w:t>
              </w:r>
            </w:ins>
          </w:p>
        </w:tc>
      </w:tr>
      <w:tr w:rsidR="009921B3" w:rsidRPr="002F7687" w14:paraId="275778E1"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321" w:author="Stephen Wandro" w:date="2021-04-29T15:36:00Z"/>
          <w:trPrChange w:id="13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23" w:author="Stephen Wandro" w:date="2021-04-29T16:02:00Z">
              <w:tcPr>
                <w:tcW w:w="1795" w:type="dxa"/>
                <w:gridSpan w:val="2"/>
                <w:noWrap/>
                <w:hideMark/>
              </w:tcPr>
            </w:tcPrChange>
          </w:tcPr>
          <w:p w14:paraId="0CDC66F8"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324" w:author="Stephen Wandro" w:date="2021-04-29T15:36:00Z"/>
                <w:rFonts w:ascii="Arial" w:hAnsi="Arial" w:cs="Arial"/>
                <w:color w:val="000000"/>
                <w:sz w:val="16"/>
                <w:szCs w:val="16"/>
              </w:rPr>
            </w:pPr>
            <w:ins w:id="132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26" w:author="Stephen Wandro" w:date="2021-04-29T16:02:00Z">
              <w:tcPr>
                <w:tcW w:w="393" w:type="dxa"/>
                <w:noWrap/>
                <w:hideMark/>
              </w:tcPr>
            </w:tcPrChange>
          </w:tcPr>
          <w:p w14:paraId="7E66EF8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27" w:author="Stephen Wandro" w:date="2021-04-29T15:36:00Z"/>
                <w:rFonts w:ascii="Arial" w:hAnsi="Arial" w:cs="Arial"/>
                <w:color w:val="000000"/>
                <w:sz w:val="16"/>
                <w:szCs w:val="16"/>
              </w:rPr>
            </w:pPr>
            <w:ins w:id="1328" w:author="Stephen Wandro" w:date="2021-04-29T15:36:00Z">
              <w:r w:rsidRPr="002F7687">
                <w:rPr>
                  <w:rFonts w:ascii="Arial" w:hAnsi="Arial" w:cs="Arial"/>
                  <w:color w:val="000000"/>
                  <w:sz w:val="16"/>
                  <w:szCs w:val="16"/>
                </w:rPr>
                <w:t>Bop</w:t>
              </w:r>
            </w:ins>
          </w:p>
        </w:tc>
        <w:tc>
          <w:tcPr>
            <w:tcW w:w="2994" w:type="dxa"/>
            <w:gridSpan w:val="3"/>
            <w:noWrap/>
            <w:hideMark/>
            <w:tcPrChange w:id="1329" w:author="Stephen Wandro" w:date="2021-04-29T16:02:00Z">
              <w:tcPr>
                <w:tcW w:w="3416" w:type="dxa"/>
                <w:gridSpan w:val="3"/>
                <w:noWrap/>
                <w:hideMark/>
              </w:tcPr>
            </w:tcPrChange>
          </w:tcPr>
          <w:p w14:paraId="4E006AD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0" w:author="Stephen Wandro" w:date="2021-04-29T15:36:00Z"/>
                <w:rFonts w:ascii="Arial" w:hAnsi="Arial" w:cs="Arial"/>
                <w:color w:val="000000"/>
                <w:sz w:val="16"/>
                <w:szCs w:val="16"/>
              </w:rPr>
            </w:pPr>
            <w:ins w:id="1331" w:author="Stephen Wandro" w:date="2021-04-29T15:36:00Z">
              <w:r w:rsidRPr="002F7687">
                <w:rPr>
                  <w:rFonts w:ascii="Arial" w:hAnsi="Arial" w:cs="Arial"/>
                  <w:color w:val="000000"/>
                  <w:sz w:val="16"/>
                  <w:szCs w:val="16"/>
                </w:rPr>
                <w:t>UDP-N-acetylglucosamine 1-carboxyvinyltransferase 1</w:t>
              </w:r>
            </w:ins>
          </w:p>
        </w:tc>
        <w:tc>
          <w:tcPr>
            <w:tcW w:w="1085" w:type="dxa"/>
            <w:noWrap/>
            <w:hideMark/>
            <w:tcPrChange w:id="1332" w:author="Stephen Wandro" w:date="2021-04-29T16:02:00Z">
              <w:tcPr>
                <w:tcW w:w="1085" w:type="dxa"/>
                <w:noWrap/>
                <w:hideMark/>
              </w:tcPr>
            </w:tcPrChange>
          </w:tcPr>
          <w:p w14:paraId="011038C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3" w:author="Stephen Wandro" w:date="2021-04-29T15:36:00Z"/>
                <w:rFonts w:ascii="Arial" w:hAnsi="Arial" w:cs="Arial"/>
                <w:color w:val="000000"/>
                <w:sz w:val="16"/>
                <w:szCs w:val="16"/>
              </w:rPr>
            </w:pPr>
            <w:ins w:id="1334" w:author="Stephen Wandro" w:date="2021-04-29T15:36:00Z">
              <w:r w:rsidRPr="002F7687">
                <w:rPr>
                  <w:rFonts w:ascii="Arial" w:hAnsi="Arial" w:cs="Arial"/>
                  <w:color w:val="000000"/>
                  <w:sz w:val="16"/>
                  <w:szCs w:val="16"/>
                </w:rPr>
                <w:t> </w:t>
              </w:r>
            </w:ins>
          </w:p>
        </w:tc>
        <w:tc>
          <w:tcPr>
            <w:tcW w:w="1186" w:type="dxa"/>
            <w:noWrap/>
            <w:hideMark/>
            <w:tcPrChange w:id="1335" w:author="Stephen Wandro" w:date="2021-04-29T16:02:00Z">
              <w:tcPr>
                <w:tcW w:w="1186" w:type="dxa"/>
                <w:noWrap/>
                <w:hideMark/>
              </w:tcPr>
            </w:tcPrChange>
          </w:tcPr>
          <w:p w14:paraId="665F601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6" w:author="Stephen Wandro" w:date="2021-04-29T15:36:00Z"/>
                <w:rFonts w:ascii="Arial" w:hAnsi="Arial" w:cs="Arial"/>
                <w:color w:val="000000"/>
                <w:sz w:val="16"/>
                <w:szCs w:val="16"/>
              </w:rPr>
            </w:pPr>
            <w:ins w:id="1337" w:author="Stephen Wandro" w:date="2021-04-29T15:36:00Z">
              <w:r w:rsidRPr="002F7687">
                <w:rPr>
                  <w:rFonts w:ascii="Arial" w:hAnsi="Arial" w:cs="Arial"/>
                  <w:color w:val="000000"/>
                  <w:sz w:val="16"/>
                  <w:szCs w:val="16"/>
                </w:rPr>
                <w:t>SNP</w:t>
              </w:r>
            </w:ins>
          </w:p>
        </w:tc>
        <w:tc>
          <w:tcPr>
            <w:tcW w:w="1475" w:type="dxa"/>
            <w:gridSpan w:val="2"/>
            <w:noWrap/>
            <w:hideMark/>
            <w:tcPrChange w:id="1338" w:author="Stephen Wandro" w:date="2021-04-29T16:02:00Z">
              <w:tcPr>
                <w:tcW w:w="1475" w:type="dxa"/>
                <w:gridSpan w:val="2"/>
                <w:noWrap/>
                <w:hideMark/>
              </w:tcPr>
            </w:tcPrChange>
          </w:tcPr>
          <w:p w14:paraId="73F55F5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39" w:author="Stephen Wandro" w:date="2021-04-29T15:36:00Z"/>
                <w:rFonts w:ascii="Arial" w:hAnsi="Arial" w:cs="Arial"/>
                <w:color w:val="000000"/>
                <w:sz w:val="16"/>
                <w:szCs w:val="16"/>
              </w:rPr>
            </w:pPr>
            <w:ins w:id="1340" w:author="Stephen Wandro" w:date="2021-04-29T15:36:00Z">
              <w:r w:rsidRPr="002F7687">
                <w:rPr>
                  <w:rFonts w:ascii="Arial" w:hAnsi="Arial" w:cs="Arial"/>
                  <w:color w:val="000000"/>
                  <w:sz w:val="16"/>
                  <w:szCs w:val="16"/>
                </w:rPr>
                <w:t> </w:t>
              </w:r>
            </w:ins>
          </w:p>
        </w:tc>
      </w:tr>
      <w:tr w:rsidR="009921B3" w:rsidRPr="002F7687" w14:paraId="23DDC500" w14:textId="77777777" w:rsidTr="009921B3">
        <w:trPr>
          <w:gridAfter w:val="1"/>
          <w:trHeight w:val="270"/>
          <w:ins w:id="1341" w:author="Stephen Wandro" w:date="2021-04-29T15:36:00Z"/>
          <w:trPrChange w:id="13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43" w:author="Stephen Wandro" w:date="2021-04-29T16:02:00Z">
              <w:tcPr>
                <w:tcW w:w="1795" w:type="dxa"/>
                <w:gridSpan w:val="2"/>
                <w:noWrap/>
                <w:hideMark/>
              </w:tcPr>
            </w:tcPrChange>
          </w:tcPr>
          <w:p w14:paraId="61C51558" w14:textId="77777777" w:rsidR="002F7687" w:rsidRPr="002F7687" w:rsidRDefault="002F7687" w:rsidP="002F7687">
            <w:pPr>
              <w:jc w:val="center"/>
              <w:rPr>
                <w:ins w:id="1344" w:author="Stephen Wandro" w:date="2021-04-29T15:36:00Z"/>
                <w:rFonts w:ascii="Arial" w:hAnsi="Arial" w:cs="Arial"/>
                <w:color w:val="000000"/>
                <w:sz w:val="16"/>
                <w:szCs w:val="16"/>
              </w:rPr>
            </w:pPr>
            <w:ins w:id="134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46" w:author="Stephen Wandro" w:date="2021-04-29T16:02:00Z">
              <w:tcPr>
                <w:tcW w:w="393" w:type="dxa"/>
                <w:noWrap/>
                <w:hideMark/>
              </w:tcPr>
            </w:tcPrChange>
          </w:tcPr>
          <w:p w14:paraId="60D0C75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47" w:author="Stephen Wandro" w:date="2021-04-29T15:36:00Z"/>
                <w:rFonts w:ascii="Arial" w:hAnsi="Arial" w:cs="Arial"/>
                <w:color w:val="000000"/>
                <w:sz w:val="16"/>
                <w:szCs w:val="16"/>
              </w:rPr>
            </w:pPr>
            <w:ins w:id="1348" w:author="Stephen Wandro" w:date="2021-04-29T15:36:00Z">
              <w:r w:rsidRPr="002F7687">
                <w:rPr>
                  <w:rFonts w:ascii="Arial" w:hAnsi="Arial" w:cs="Arial"/>
                  <w:sz w:val="16"/>
                  <w:szCs w:val="16"/>
                </w:rPr>
                <w:t>Bop</w:t>
              </w:r>
            </w:ins>
          </w:p>
        </w:tc>
        <w:tc>
          <w:tcPr>
            <w:tcW w:w="2994" w:type="dxa"/>
            <w:gridSpan w:val="3"/>
            <w:noWrap/>
            <w:hideMark/>
            <w:tcPrChange w:id="1349" w:author="Stephen Wandro" w:date="2021-04-29T16:02:00Z">
              <w:tcPr>
                <w:tcW w:w="3416" w:type="dxa"/>
                <w:gridSpan w:val="3"/>
                <w:noWrap/>
                <w:hideMark/>
              </w:tcPr>
            </w:tcPrChange>
          </w:tcPr>
          <w:p w14:paraId="447CC79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0" w:author="Stephen Wandro" w:date="2021-04-29T15:36:00Z"/>
                <w:rFonts w:ascii="Arial" w:hAnsi="Arial" w:cs="Arial"/>
                <w:color w:val="000000"/>
                <w:sz w:val="16"/>
                <w:szCs w:val="16"/>
              </w:rPr>
            </w:pPr>
            <w:ins w:id="1351" w:author="Stephen Wandro" w:date="2021-04-29T15:36:00Z">
              <w:r w:rsidRPr="002F7687">
                <w:rPr>
                  <w:rFonts w:ascii="Arial" w:hAnsi="Arial" w:cs="Arial"/>
                  <w:sz w:val="16"/>
                  <w:szCs w:val="16"/>
                </w:rPr>
                <w:t>isoleucyl-tRNA synthetase</w:t>
              </w:r>
            </w:ins>
          </w:p>
        </w:tc>
        <w:tc>
          <w:tcPr>
            <w:tcW w:w="1085" w:type="dxa"/>
            <w:noWrap/>
            <w:hideMark/>
            <w:tcPrChange w:id="1352" w:author="Stephen Wandro" w:date="2021-04-29T16:02:00Z">
              <w:tcPr>
                <w:tcW w:w="1085" w:type="dxa"/>
                <w:noWrap/>
                <w:hideMark/>
              </w:tcPr>
            </w:tcPrChange>
          </w:tcPr>
          <w:p w14:paraId="020214B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3" w:author="Stephen Wandro" w:date="2021-04-29T15:36:00Z"/>
                <w:rFonts w:ascii="Arial" w:hAnsi="Arial" w:cs="Arial"/>
                <w:color w:val="000000"/>
                <w:sz w:val="16"/>
                <w:szCs w:val="16"/>
              </w:rPr>
            </w:pPr>
            <w:ins w:id="1354" w:author="Stephen Wandro" w:date="2021-04-29T15:36:00Z">
              <w:r w:rsidRPr="002F7687">
                <w:rPr>
                  <w:rFonts w:ascii="Arial" w:hAnsi="Arial" w:cs="Arial"/>
                  <w:color w:val="000000"/>
                  <w:sz w:val="16"/>
                  <w:szCs w:val="16"/>
                </w:rPr>
                <w:t> </w:t>
              </w:r>
            </w:ins>
          </w:p>
        </w:tc>
        <w:tc>
          <w:tcPr>
            <w:tcW w:w="1186" w:type="dxa"/>
            <w:noWrap/>
            <w:hideMark/>
            <w:tcPrChange w:id="1355" w:author="Stephen Wandro" w:date="2021-04-29T16:02:00Z">
              <w:tcPr>
                <w:tcW w:w="1186" w:type="dxa"/>
                <w:noWrap/>
                <w:hideMark/>
              </w:tcPr>
            </w:tcPrChange>
          </w:tcPr>
          <w:p w14:paraId="24E2A6E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6" w:author="Stephen Wandro" w:date="2021-04-29T15:36:00Z"/>
                <w:rFonts w:ascii="Arial" w:hAnsi="Arial" w:cs="Arial"/>
                <w:color w:val="000000"/>
                <w:sz w:val="16"/>
                <w:szCs w:val="16"/>
              </w:rPr>
            </w:pPr>
            <w:ins w:id="1357" w:author="Stephen Wandro" w:date="2021-04-29T15:36:00Z">
              <w:r w:rsidRPr="002F7687">
                <w:rPr>
                  <w:rFonts w:ascii="Arial" w:hAnsi="Arial" w:cs="Arial"/>
                  <w:sz w:val="16"/>
                  <w:szCs w:val="16"/>
                </w:rPr>
                <w:t>DEL</w:t>
              </w:r>
            </w:ins>
          </w:p>
        </w:tc>
        <w:tc>
          <w:tcPr>
            <w:tcW w:w="1475" w:type="dxa"/>
            <w:gridSpan w:val="2"/>
            <w:noWrap/>
            <w:hideMark/>
            <w:tcPrChange w:id="1358" w:author="Stephen Wandro" w:date="2021-04-29T16:02:00Z">
              <w:tcPr>
                <w:tcW w:w="1475" w:type="dxa"/>
                <w:gridSpan w:val="2"/>
                <w:noWrap/>
                <w:hideMark/>
              </w:tcPr>
            </w:tcPrChange>
          </w:tcPr>
          <w:p w14:paraId="2629924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59" w:author="Stephen Wandro" w:date="2021-04-29T15:36:00Z"/>
                <w:rFonts w:ascii="Arial" w:hAnsi="Arial" w:cs="Arial"/>
                <w:color w:val="000000"/>
                <w:sz w:val="16"/>
                <w:szCs w:val="16"/>
              </w:rPr>
            </w:pPr>
            <w:ins w:id="1360" w:author="Stephen Wandro" w:date="2021-04-29T15:36:00Z">
              <w:r w:rsidRPr="002F7687">
                <w:rPr>
                  <w:rFonts w:ascii="Arial" w:hAnsi="Arial" w:cs="Arial"/>
                  <w:color w:val="000000"/>
                  <w:sz w:val="16"/>
                  <w:szCs w:val="16"/>
                </w:rPr>
                <w:t> </w:t>
              </w:r>
            </w:ins>
          </w:p>
        </w:tc>
      </w:tr>
      <w:tr w:rsidR="009921B3" w:rsidRPr="002F7687" w14:paraId="0E1D83B8"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361" w:author="Stephen Wandro" w:date="2021-04-29T15:36:00Z"/>
          <w:trPrChange w:id="13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63" w:author="Stephen Wandro" w:date="2021-04-29T16:02:00Z">
              <w:tcPr>
                <w:tcW w:w="1795" w:type="dxa"/>
                <w:gridSpan w:val="2"/>
                <w:noWrap/>
                <w:hideMark/>
              </w:tcPr>
            </w:tcPrChange>
          </w:tcPr>
          <w:p w14:paraId="0DDB599C"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364" w:author="Stephen Wandro" w:date="2021-04-29T15:36:00Z"/>
                <w:rFonts w:ascii="Arial" w:hAnsi="Arial" w:cs="Arial"/>
                <w:color w:val="000000"/>
                <w:sz w:val="16"/>
                <w:szCs w:val="16"/>
              </w:rPr>
            </w:pPr>
            <w:ins w:id="136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66" w:author="Stephen Wandro" w:date="2021-04-29T16:02:00Z">
              <w:tcPr>
                <w:tcW w:w="393" w:type="dxa"/>
                <w:noWrap/>
                <w:hideMark/>
              </w:tcPr>
            </w:tcPrChange>
          </w:tcPr>
          <w:p w14:paraId="3309698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67" w:author="Stephen Wandro" w:date="2021-04-29T15:36:00Z"/>
                <w:rFonts w:ascii="Arial" w:hAnsi="Arial" w:cs="Arial"/>
                <w:color w:val="000000"/>
                <w:sz w:val="16"/>
                <w:szCs w:val="16"/>
              </w:rPr>
            </w:pPr>
            <w:ins w:id="1368" w:author="Stephen Wandro" w:date="2021-04-29T15:36:00Z">
              <w:r w:rsidRPr="002F7687">
                <w:rPr>
                  <w:rFonts w:ascii="Arial" w:hAnsi="Arial" w:cs="Arial"/>
                  <w:color w:val="000000"/>
                  <w:sz w:val="16"/>
                  <w:szCs w:val="16"/>
                </w:rPr>
                <w:t>Bop</w:t>
              </w:r>
            </w:ins>
          </w:p>
        </w:tc>
        <w:tc>
          <w:tcPr>
            <w:tcW w:w="2994" w:type="dxa"/>
            <w:gridSpan w:val="3"/>
            <w:noWrap/>
            <w:hideMark/>
            <w:tcPrChange w:id="1369" w:author="Stephen Wandro" w:date="2021-04-29T16:02:00Z">
              <w:tcPr>
                <w:tcW w:w="3416" w:type="dxa"/>
                <w:gridSpan w:val="3"/>
                <w:noWrap/>
                <w:hideMark/>
              </w:tcPr>
            </w:tcPrChange>
          </w:tcPr>
          <w:p w14:paraId="0B2207D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0" w:author="Stephen Wandro" w:date="2021-04-29T15:36:00Z"/>
                <w:rFonts w:ascii="Arial" w:hAnsi="Arial" w:cs="Arial"/>
                <w:color w:val="000000"/>
                <w:sz w:val="16"/>
                <w:szCs w:val="16"/>
              </w:rPr>
            </w:pPr>
            <w:ins w:id="1371" w:author="Stephen Wandro" w:date="2021-04-29T15:36:00Z">
              <w:r w:rsidRPr="002F7687">
                <w:rPr>
                  <w:rFonts w:ascii="Arial" w:hAnsi="Arial" w:cs="Arial"/>
                  <w:color w:val="000000"/>
                  <w:sz w:val="16"/>
                  <w:szCs w:val="16"/>
                </w:rPr>
                <w:t>exopolysaccharide biosynthesis polyprenyl glycosylphosphotransferase</w:t>
              </w:r>
            </w:ins>
          </w:p>
        </w:tc>
        <w:tc>
          <w:tcPr>
            <w:tcW w:w="1085" w:type="dxa"/>
            <w:noWrap/>
            <w:hideMark/>
            <w:tcPrChange w:id="1372" w:author="Stephen Wandro" w:date="2021-04-29T16:02:00Z">
              <w:tcPr>
                <w:tcW w:w="1085" w:type="dxa"/>
                <w:noWrap/>
                <w:hideMark/>
              </w:tcPr>
            </w:tcPrChange>
          </w:tcPr>
          <w:p w14:paraId="33933B2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3" w:author="Stephen Wandro" w:date="2021-04-29T15:36:00Z"/>
                <w:rFonts w:ascii="Arial" w:hAnsi="Arial" w:cs="Arial"/>
                <w:color w:val="000000"/>
                <w:sz w:val="16"/>
                <w:szCs w:val="16"/>
              </w:rPr>
            </w:pPr>
            <w:ins w:id="1374" w:author="Stephen Wandro" w:date="2021-04-29T15:36:00Z">
              <w:r w:rsidRPr="002F7687">
                <w:rPr>
                  <w:rFonts w:ascii="Arial" w:hAnsi="Arial" w:cs="Arial"/>
                  <w:color w:val="000000"/>
                  <w:sz w:val="16"/>
                  <w:szCs w:val="16"/>
                </w:rPr>
                <w:t> </w:t>
              </w:r>
            </w:ins>
          </w:p>
        </w:tc>
        <w:tc>
          <w:tcPr>
            <w:tcW w:w="1186" w:type="dxa"/>
            <w:noWrap/>
            <w:hideMark/>
            <w:tcPrChange w:id="1375" w:author="Stephen Wandro" w:date="2021-04-29T16:02:00Z">
              <w:tcPr>
                <w:tcW w:w="1186" w:type="dxa"/>
                <w:noWrap/>
                <w:hideMark/>
              </w:tcPr>
            </w:tcPrChange>
          </w:tcPr>
          <w:p w14:paraId="32518A5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6" w:author="Stephen Wandro" w:date="2021-04-29T15:36:00Z"/>
                <w:rFonts w:ascii="Arial" w:hAnsi="Arial" w:cs="Arial"/>
                <w:color w:val="000000"/>
                <w:sz w:val="16"/>
                <w:szCs w:val="16"/>
              </w:rPr>
            </w:pPr>
            <w:ins w:id="1377" w:author="Stephen Wandro" w:date="2021-04-29T15:36:00Z">
              <w:r w:rsidRPr="002F7687">
                <w:rPr>
                  <w:rFonts w:ascii="Arial" w:hAnsi="Arial" w:cs="Arial"/>
                  <w:color w:val="000000"/>
                  <w:sz w:val="16"/>
                  <w:szCs w:val="16"/>
                </w:rPr>
                <w:t>DEL</w:t>
              </w:r>
            </w:ins>
          </w:p>
        </w:tc>
        <w:tc>
          <w:tcPr>
            <w:tcW w:w="1475" w:type="dxa"/>
            <w:gridSpan w:val="2"/>
            <w:noWrap/>
            <w:hideMark/>
            <w:tcPrChange w:id="1378" w:author="Stephen Wandro" w:date="2021-04-29T16:02:00Z">
              <w:tcPr>
                <w:tcW w:w="1475" w:type="dxa"/>
                <w:gridSpan w:val="2"/>
                <w:noWrap/>
                <w:hideMark/>
              </w:tcPr>
            </w:tcPrChange>
          </w:tcPr>
          <w:p w14:paraId="7D35A59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379" w:author="Stephen Wandro" w:date="2021-04-29T15:36:00Z"/>
                <w:rFonts w:ascii="Arial" w:hAnsi="Arial" w:cs="Arial"/>
                <w:color w:val="000000"/>
                <w:sz w:val="16"/>
                <w:szCs w:val="16"/>
              </w:rPr>
            </w:pPr>
            <w:ins w:id="1380" w:author="Stephen Wandro" w:date="2021-04-29T15:36:00Z">
              <w:r w:rsidRPr="002F7687">
                <w:rPr>
                  <w:rFonts w:ascii="Arial" w:hAnsi="Arial" w:cs="Arial"/>
                  <w:color w:val="000000"/>
                  <w:sz w:val="16"/>
                  <w:szCs w:val="16"/>
                </w:rPr>
                <w:t>Epa</w:t>
              </w:r>
            </w:ins>
          </w:p>
        </w:tc>
      </w:tr>
      <w:tr w:rsidR="009921B3" w:rsidRPr="002F7687" w14:paraId="762C673B" w14:textId="77777777" w:rsidTr="009921B3">
        <w:trPr>
          <w:gridAfter w:val="1"/>
          <w:trHeight w:val="270"/>
          <w:ins w:id="1381" w:author="Stephen Wandro" w:date="2021-04-29T15:36:00Z"/>
          <w:trPrChange w:id="13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383" w:author="Stephen Wandro" w:date="2021-04-29T16:02:00Z">
              <w:tcPr>
                <w:tcW w:w="1795" w:type="dxa"/>
                <w:gridSpan w:val="2"/>
                <w:noWrap/>
                <w:hideMark/>
              </w:tcPr>
            </w:tcPrChange>
          </w:tcPr>
          <w:p w14:paraId="1D52EDCE" w14:textId="77777777" w:rsidR="002F7687" w:rsidRPr="002F7687" w:rsidRDefault="002F7687" w:rsidP="002F7687">
            <w:pPr>
              <w:jc w:val="center"/>
              <w:rPr>
                <w:ins w:id="1384" w:author="Stephen Wandro" w:date="2021-04-29T15:36:00Z"/>
                <w:rFonts w:ascii="Arial" w:hAnsi="Arial" w:cs="Arial"/>
                <w:color w:val="000000"/>
                <w:sz w:val="16"/>
                <w:szCs w:val="16"/>
              </w:rPr>
            </w:pPr>
            <w:ins w:id="138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386" w:author="Stephen Wandro" w:date="2021-04-29T16:02:00Z">
              <w:tcPr>
                <w:tcW w:w="393" w:type="dxa"/>
                <w:noWrap/>
                <w:hideMark/>
              </w:tcPr>
            </w:tcPrChange>
          </w:tcPr>
          <w:p w14:paraId="1179C80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87" w:author="Stephen Wandro" w:date="2021-04-29T15:36:00Z"/>
                <w:rFonts w:ascii="Arial" w:hAnsi="Arial" w:cs="Arial"/>
                <w:color w:val="000000"/>
                <w:sz w:val="16"/>
                <w:szCs w:val="16"/>
              </w:rPr>
            </w:pPr>
            <w:ins w:id="1388" w:author="Stephen Wandro" w:date="2021-04-29T15:36:00Z">
              <w:r w:rsidRPr="002F7687">
                <w:rPr>
                  <w:rFonts w:ascii="Arial" w:hAnsi="Arial" w:cs="Arial"/>
                  <w:sz w:val="16"/>
                  <w:szCs w:val="16"/>
                </w:rPr>
                <w:t>phiV12</w:t>
              </w:r>
            </w:ins>
          </w:p>
        </w:tc>
        <w:tc>
          <w:tcPr>
            <w:tcW w:w="2994" w:type="dxa"/>
            <w:gridSpan w:val="3"/>
            <w:noWrap/>
            <w:hideMark/>
            <w:tcPrChange w:id="1389" w:author="Stephen Wandro" w:date="2021-04-29T16:02:00Z">
              <w:tcPr>
                <w:tcW w:w="3416" w:type="dxa"/>
                <w:gridSpan w:val="3"/>
                <w:noWrap/>
                <w:hideMark/>
              </w:tcPr>
            </w:tcPrChange>
          </w:tcPr>
          <w:p w14:paraId="07FADC3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0" w:author="Stephen Wandro" w:date="2021-04-29T15:36:00Z"/>
                <w:rFonts w:ascii="Arial" w:hAnsi="Arial" w:cs="Arial"/>
                <w:color w:val="000000"/>
                <w:sz w:val="16"/>
                <w:szCs w:val="16"/>
              </w:rPr>
            </w:pPr>
            <w:ins w:id="1391" w:author="Stephen Wandro" w:date="2021-04-29T15:36:00Z">
              <w:r w:rsidRPr="002F7687">
                <w:rPr>
                  <w:rFonts w:ascii="Arial" w:hAnsi="Arial" w:cs="Arial"/>
                  <w:sz w:val="16"/>
                  <w:szCs w:val="16"/>
                </w:rPr>
                <w:t>30S ribosomal protein S7</w:t>
              </w:r>
            </w:ins>
          </w:p>
        </w:tc>
        <w:tc>
          <w:tcPr>
            <w:tcW w:w="1085" w:type="dxa"/>
            <w:noWrap/>
            <w:hideMark/>
            <w:tcPrChange w:id="1392" w:author="Stephen Wandro" w:date="2021-04-29T16:02:00Z">
              <w:tcPr>
                <w:tcW w:w="1085" w:type="dxa"/>
                <w:noWrap/>
                <w:hideMark/>
              </w:tcPr>
            </w:tcPrChange>
          </w:tcPr>
          <w:p w14:paraId="3DDE8AD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3" w:author="Stephen Wandro" w:date="2021-04-29T15:36:00Z"/>
                <w:rFonts w:ascii="Arial" w:hAnsi="Arial" w:cs="Arial"/>
                <w:color w:val="000000"/>
                <w:sz w:val="16"/>
                <w:szCs w:val="16"/>
              </w:rPr>
            </w:pPr>
            <w:ins w:id="1394" w:author="Stephen Wandro" w:date="2021-04-29T15:36:00Z">
              <w:r w:rsidRPr="002F7687">
                <w:rPr>
                  <w:rFonts w:ascii="Arial" w:hAnsi="Arial" w:cs="Arial"/>
                  <w:color w:val="000000"/>
                  <w:sz w:val="16"/>
                  <w:szCs w:val="16"/>
                </w:rPr>
                <w:t> </w:t>
              </w:r>
            </w:ins>
          </w:p>
        </w:tc>
        <w:tc>
          <w:tcPr>
            <w:tcW w:w="1186" w:type="dxa"/>
            <w:noWrap/>
            <w:hideMark/>
            <w:tcPrChange w:id="1395" w:author="Stephen Wandro" w:date="2021-04-29T16:02:00Z">
              <w:tcPr>
                <w:tcW w:w="1186" w:type="dxa"/>
                <w:noWrap/>
                <w:hideMark/>
              </w:tcPr>
            </w:tcPrChange>
          </w:tcPr>
          <w:p w14:paraId="1D8011D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6" w:author="Stephen Wandro" w:date="2021-04-29T15:36:00Z"/>
                <w:rFonts w:ascii="Arial" w:hAnsi="Arial" w:cs="Arial"/>
                <w:color w:val="000000"/>
                <w:sz w:val="16"/>
                <w:szCs w:val="16"/>
              </w:rPr>
            </w:pPr>
            <w:ins w:id="1397" w:author="Stephen Wandro" w:date="2021-04-29T15:36:00Z">
              <w:r w:rsidRPr="002F7687">
                <w:rPr>
                  <w:rFonts w:ascii="Arial" w:hAnsi="Arial" w:cs="Arial"/>
                  <w:sz w:val="16"/>
                  <w:szCs w:val="16"/>
                </w:rPr>
                <w:t>SNP</w:t>
              </w:r>
            </w:ins>
          </w:p>
        </w:tc>
        <w:tc>
          <w:tcPr>
            <w:tcW w:w="1475" w:type="dxa"/>
            <w:gridSpan w:val="2"/>
            <w:noWrap/>
            <w:hideMark/>
            <w:tcPrChange w:id="1398" w:author="Stephen Wandro" w:date="2021-04-29T16:02:00Z">
              <w:tcPr>
                <w:tcW w:w="1475" w:type="dxa"/>
                <w:gridSpan w:val="2"/>
                <w:noWrap/>
                <w:hideMark/>
              </w:tcPr>
            </w:tcPrChange>
          </w:tcPr>
          <w:p w14:paraId="5538915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399" w:author="Stephen Wandro" w:date="2021-04-29T15:36:00Z"/>
                <w:rFonts w:ascii="Arial" w:hAnsi="Arial" w:cs="Arial"/>
                <w:color w:val="000000"/>
                <w:sz w:val="16"/>
                <w:szCs w:val="16"/>
              </w:rPr>
            </w:pPr>
            <w:ins w:id="1400" w:author="Stephen Wandro" w:date="2021-04-29T15:36:00Z">
              <w:r w:rsidRPr="002F7687">
                <w:rPr>
                  <w:rFonts w:ascii="Arial" w:hAnsi="Arial" w:cs="Arial"/>
                  <w:color w:val="000000"/>
                  <w:sz w:val="16"/>
                  <w:szCs w:val="16"/>
                </w:rPr>
                <w:t> </w:t>
              </w:r>
            </w:ins>
          </w:p>
        </w:tc>
      </w:tr>
      <w:tr w:rsidR="009921B3" w:rsidRPr="002F7687" w14:paraId="037DB10E"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01" w:author="Stephen Wandro" w:date="2021-04-29T15:36:00Z"/>
          <w:trPrChange w:id="14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03" w:author="Stephen Wandro" w:date="2021-04-29T16:02:00Z">
              <w:tcPr>
                <w:tcW w:w="1795" w:type="dxa"/>
                <w:gridSpan w:val="2"/>
                <w:noWrap/>
                <w:hideMark/>
              </w:tcPr>
            </w:tcPrChange>
          </w:tcPr>
          <w:p w14:paraId="20813E38"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04" w:author="Stephen Wandro" w:date="2021-04-29T15:36:00Z"/>
                <w:rFonts w:ascii="Arial" w:hAnsi="Arial" w:cs="Arial"/>
                <w:color w:val="000000"/>
                <w:sz w:val="16"/>
                <w:szCs w:val="16"/>
              </w:rPr>
            </w:pPr>
            <w:ins w:id="140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Yi6</w:t>
              </w:r>
            </w:ins>
          </w:p>
        </w:tc>
        <w:tc>
          <w:tcPr>
            <w:tcW w:w="815" w:type="dxa"/>
            <w:noWrap/>
            <w:hideMark/>
            <w:tcPrChange w:id="1406" w:author="Stephen Wandro" w:date="2021-04-29T16:02:00Z">
              <w:tcPr>
                <w:tcW w:w="393" w:type="dxa"/>
                <w:noWrap/>
                <w:hideMark/>
              </w:tcPr>
            </w:tcPrChange>
          </w:tcPr>
          <w:p w14:paraId="193CA08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07" w:author="Stephen Wandro" w:date="2021-04-29T15:36:00Z"/>
                <w:rFonts w:ascii="Arial" w:hAnsi="Arial" w:cs="Arial"/>
                <w:color w:val="000000"/>
                <w:sz w:val="16"/>
                <w:szCs w:val="16"/>
              </w:rPr>
            </w:pPr>
            <w:ins w:id="1408" w:author="Stephen Wandro" w:date="2021-04-29T15:36:00Z">
              <w:r w:rsidRPr="002F7687">
                <w:rPr>
                  <w:rFonts w:ascii="Arial" w:hAnsi="Arial" w:cs="Arial"/>
                  <w:color w:val="000000"/>
                  <w:sz w:val="16"/>
                  <w:szCs w:val="16"/>
                </w:rPr>
                <w:t>phiV12</w:t>
              </w:r>
            </w:ins>
          </w:p>
        </w:tc>
        <w:tc>
          <w:tcPr>
            <w:tcW w:w="2994" w:type="dxa"/>
            <w:gridSpan w:val="3"/>
            <w:noWrap/>
            <w:hideMark/>
            <w:tcPrChange w:id="1409" w:author="Stephen Wandro" w:date="2021-04-29T16:02:00Z">
              <w:tcPr>
                <w:tcW w:w="3416" w:type="dxa"/>
                <w:gridSpan w:val="3"/>
                <w:noWrap/>
                <w:hideMark/>
              </w:tcPr>
            </w:tcPrChange>
          </w:tcPr>
          <w:p w14:paraId="45E6CE4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0" w:author="Stephen Wandro" w:date="2021-04-29T15:36:00Z"/>
                <w:rFonts w:ascii="Arial" w:hAnsi="Arial" w:cs="Arial"/>
                <w:color w:val="000000"/>
                <w:sz w:val="16"/>
                <w:szCs w:val="16"/>
              </w:rPr>
            </w:pPr>
            <w:ins w:id="1411" w:author="Stephen Wandro" w:date="2021-04-29T15:36:00Z">
              <w:r w:rsidRPr="002F7687">
                <w:rPr>
                  <w:rFonts w:ascii="Arial" w:hAnsi="Arial" w:cs="Arial"/>
                  <w:color w:val="000000"/>
                  <w:sz w:val="16"/>
                  <w:szCs w:val="16"/>
                </w:rPr>
                <w:t>DNA-directed RNA polymerase subunit alpha</w:t>
              </w:r>
            </w:ins>
          </w:p>
        </w:tc>
        <w:tc>
          <w:tcPr>
            <w:tcW w:w="1085" w:type="dxa"/>
            <w:noWrap/>
            <w:hideMark/>
            <w:tcPrChange w:id="1412" w:author="Stephen Wandro" w:date="2021-04-29T16:02:00Z">
              <w:tcPr>
                <w:tcW w:w="1085" w:type="dxa"/>
                <w:noWrap/>
                <w:hideMark/>
              </w:tcPr>
            </w:tcPrChange>
          </w:tcPr>
          <w:p w14:paraId="428564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3" w:author="Stephen Wandro" w:date="2021-04-29T15:36:00Z"/>
                <w:rFonts w:ascii="Arial" w:hAnsi="Arial" w:cs="Arial"/>
                <w:color w:val="000000"/>
                <w:sz w:val="16"/>
                <w:szCs w:val="16"/>
              </w:rPr>
            </w:pPr>
            <w:ins w:id="1414" w:author="Stephen Wandro" w:date="2021-04-29T15:36:00Z">
              <w:r w:rsidRPr="002F7687">
                <w:rPr>
                  <w:rFonts w:ascii="Arial" w:hAnsi="Arial" w:cs="Arial"/>
                  <w:color w:val="000000"/>
                  <w:sz w:val="16"/>
                  <w:szCs w:val="16"/>
                </w:rPr>
                <w:t> </w:t>
              </w:r>
            </w:ins>
          </w:p>
        </w:tc>
        <w:tc>
          <w:tcPr>
            <w:tcW w:w="1186" w:type="dxa"/>
            <w:noWrap/>
            <w:hideMark/>
            <w:tcPrChange w:id="1415" w:author="Stephen Wandro" w:date="2021-04-29T16:02:00Z">
              <w:tcPr>
                <w:tcW w:w="1186" w:type="dxa"/>
                <w:noWrap/>
                <w:hideMark/>
              </w:tcPr>
            </w:tcPrChange>
          </w:tcPr>
          <w:p w14:paraId="1279A80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6" w:author="Stephen Wandro" w:date="2021-04-29T15:36:00Z"/>
                <w:rFonts w:ascii="Arial" w:hAnsi="Arial" w:cs="Arial"/>
                <w:color w:val="000000"/>
                <w:sz w:val="16"/>
                <w:szCs w:val="16"/>
              </w:rPr>
            </w:pPr>
            <w:ins w:id="1417" w:author="Stephen Wandro" w:date="2021-04-29T15:36:00Z">
              <w:r w:rsidRPr="002F7687">
                <w:rPr>
                  <w:rFonts w:ascii="Arial" w:hAnsi="Arial" w:cs="Arial"/>
                  <w:color w:val="000000"/>
                  <w:sz w:val="16"/>
                  <w:szCs w:val="16"/>
                </w:rPr>
                <w:t>SNP</w:t>
              </w:r>
            </w:ins>
          </w:p>
        </w:tc>
        <w:tc>
          <w:tcPr>
            <w:tcW w:w="1475" w:type="dxa"/>
            <w:gridSpan w:val="2"/>
            <w:noWrap/>
            <w:hideMark/>
            <w:tcPrChange w:id="1418" w:author="Stephen Wandro" w:date="2021-04-29T16:02:00Z">
              <w:tcPr>
                <w:tcW w:w="1475" w:type="dxa"/>
                <w:gridSpan w:val="2"/>
                <w:noWrap/>
                <w:hideMark/>
              </w:tcPr>
            </w:tcPrChange>
          </w:tcPr>
          <w:p w14:paraId="602EEE6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19" w:author="Stephen Wandro" w:date="2021-04-29T15:36:00Z"/>
                <w:rFonts w:ascii="Arial" w:hAnsi="Arial" w:cs="Arial"/>
                <w:color w:val="000000"/>
                <w:sz w:val="16"/>
                <w:szCs w:val="16"/>
              </w:rPr>
            </w:pPr>
            <w:ins w:id="1420" w:author="Stephen Wandro" w:date="2021-04-29T15:36:00Z">
              <w:r w:rsidRPr="002F7687">
                <w:rPr>
                  <w:rFonts w:ascii="Arial" w:hAnsi="Arial" w:cs="Arial"/>
                  <w:color w:val="000000"/>
                  <w:sz w:val="16"/>
                  <w:szCs w:val="16"/>
                </w:rPr>
                <w:t> </w:t>
              </w:r>
            </w:ins>
          </w:p>
        </w:tc>
      </w:tr>
      <w:tr w:rsidR="009921B3" w:rsidRPr="002F7687" w14:paraId="03CCE28D" w14:textId="77777777" w:rsidTr="009921B3">
        <w:trPr>
          <w:gridAfter w:val="1"/>
          <w:trHeight w:val="270"/>
          <w:ins w:id="1421" w:author="Stephen Wandro" w:date="2021-04-29T15:36:00Z"/>
          <w:trPrChange w:id="14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23" w:author="Stephen Wandro" w:date="2021-04-29T16:02:00Z">
              <w:tcPr>
                <w:tcW w:w="1795" w:type="dxa"/>
                <w:gridSpan w:val="2"/>
                <w:noWrap/>
                <w:hideMark/>
              </w:tcPr>
            </w:tcPrChange>
          </w:tcPr>
          <w:p w14:paraId="07FE1751" w14:textId="77777777" w:rsidR="002F7687" w:rsidRPr="002F7687" w:rsidRDefault="002F7687" w:rsidP="002F7687">
            <w:pPr>
              <w:jc w:val="center"/>
              <w:rPr>
                <w:ins w:id="1424" w:author="Stephen Wandro" w:date="2021-04-29T15:36:00Z"/>
                <w:rFonts w:ascii="Arial" w:hAnsi="Arial" w:cs="Arial"/>
                <w:color w:val="000000"/>
                <w:sz w:val="16"/>
                <w:szCs w:val="16"/>
              </w:rPr>
            </w:pPr>
            <w:ins w:id="142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26" w:author="Stephen Wandro" w:date="2021-04-29T16:02:00Z">
              <w:tcPr>
                <w:tcW w:w="393" w:type="dxa"/>
                <w:noWrap/>
                <w:hideMark/>
              </w:tcPr>
            </w:tcPrChange>
          </w:tcPr>
          <w:p w14:paraId="39D13ED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27" w:author="Stephen Wandro" w:date="2021-04-29T15:36:00Z"/>
                <w:rFonts w:ascii="Arial" w:hAnsi="Arial" w:cs="Arial"/>
                <w:color w:val="000000"/>
                <w:sz w:val="16"/>
                <w:szCs w:val="16"/>
              </w:rPr>
            </w:pPr>
            <w:ins w:id="1428" w:author="Stephen Wandro" w:date="2021-04-29T15:36:00Z">
              <w:r w:rsidRPr="002F7687">
                <w:rPr>
                  <w:rFonts w:ascii="Arial" w:hAnsi="Arial" w:cs="Arial"/>
                  <w:sz w:val="16"/>
                  <w:szCs w:val="16"/>
                </w:rPr>
                <w:t>Bop</w:t>
              </w:r>
            </w:ins>
          </w:p>
        </w:tc>
        <w:tc>
          <w:tcPr>
            <w:tcW w:w="2994" w:type="dxa"/>
            <w:gridSpan w:val="3"/>
            <w:noWrap/>
            <w:hideMark/>
            <w:tcPrChange w:id="1429" w:author="Stephen Wandro" w:date="2021-04-29T16:02:00Z">
              <w:tcPr>
                <w:tcW w:w="3416" w:type="dxa"/>
                <w:gridSpan w:val="3"/>
                <w:noWrap/>
                <w:hideMark/>
              </w:tcPr>
            </w:tcPrChange>
          </w:tcPr>
          <w:p w14:paraId="2B65863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0" w:author="Stephen Wandro" w:date="2021-04-29T15:36:00Z"/>
                <w:rFonts w:ascii="Arial" w:hAnsi="Arial" w:cs="Arial"/>
                <w:color w:val="000000"/>
                <w:sz w:val="16"/>
                <w:szCs w:val="16"/>
              </w:rPr>
            </w:pPr>
            <w:ins w:id="1431" w:author="Stephen Wandro" w:date="2021-04-29T15:36:00Z">
              <w:r w:rsidRPr="002F7687">
                <w:rPr>
                  <w:rFonts w:ascii="Arial" w:hAnsi="Arial" w:cs="Arial"/>
                  <w:sz w:val="16"/>
                  <w:szCs w:val="16"/>
                </w:rPr>
                <w:t>NAD-dependent epimerase/dehydratase</w:t>
              </w:r>
            </w:ins>
          </w:p>
        </w:tc>
        <w:tc>
          <w:tcPr>
            <w:tcW w:w="1085" w:type="dxa"/>
            <w:noWrap/>
            <w:hideMark/>
            <w:tcPrChange w:id="1432" w:author="Stephen Wandro" w:date="2021-04-29T16:02:00Z">
              <w:tcPr>
                <w:tcW w:w="1085" w:type="dxa"/>
                <w:noWrap/>
                <w:hideMark/>
              </w:tcPr>
            </w:tcPrChange>
          </w:tcPr>
          <w:p w14:paraId="70DAD55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3" w:author="Stephen Wandro" w:date="2021-04-29T15:36:00Z"/>
                <w:rFonts w:ascii="Arial" w:hAnsi="Arial" w:cs="Arial"/>
                <w:color w:val="000000"/>
                <w:sz w:val="16"/>
                <w:szCs w:val="16"/>
              </w:rPr>
            </w:pPr>
            <w:ins w:id="1434" w:author="Stephen Wandro" w:date="2021-04-29T15:36:00Z">
              <w:r w:rsidRPr="002F7687">
                <w:rPr>
                  <w:rFonts w:ascii="Arial" w:hAnsi="Arial" w:cs="Arial"/>
                  <w:color w:val="000000"/>
                  <w:sz w:val="16"/>
                  <w:szCs w:val="16"/>
                </w:rPr>
                <w:t> </w:t>
              </w:r>
            </w:ins>
          </w:p>
        </w:tc>
        <w:tc>
          <w:tcPr>
            <w:tcW w:w="1186" w:type="dxa"/>
            <w:noWrap/>
            <w:hideMark/>
            <w:tcPrChange w:id="1435" w:author="Stephen Wandro" w:date="2021-04-29T16:02:00Z">
              <w:tcPr>
                <w:tcW w:w="1186" w:type="dxa"/>
                <w:noWrap/>
                <w:hideMark/>
              </w:tcPr>
            </w:tcPrChange>
          </w:tcPr>
          <w:p w14:paraId="1636E03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6" w:author="Stephen Wandro" w:date="2021-04-29T15:36:00Z"/>
                <w:rFonts w:ascii="Arial" w:hAnsi="Arial" w:cs="Arial"/>
                <w:color w:val="000000"/>
                <w:sz w:val="16"/>
                <w:szCs w:val="16"/>
              </w:rPr>
            </w:pPr>
            <w:ins w:id="1437" w:author="Stephen Wandro" w:date="2021-04-29T15:36:00Z">
              <w:r w:rsidRPr="002F7687">
                <w:rPr>
                  <w:rFonts w:ascii="Arial" w:hAnsi="Arial" w:cs="Arial"/>
                  <w:sz w:val="16"/>
                  <w:szCs w:val="16"/>
                </w:rPr>
                <w:t>SNP</w:t>
              </w:r>
            </w:ins>
          </w:p>
        </w:tc>
        <w:tc>
          <w:tcPr>
            <w:tcW w:w="1475" w:type="dxa"/>
            <w:gridSpan w:val="2"/>
            <w:noWrap/>
            <w:hideMark/>
            <w:tcPrChange w:id="1438" w:author="Stephen Wandro" w:date="2021-04-29T16:02:00Z">
              <w:tcPr>
                <w:tcW w:w="1475" w:type="dxa"/>
                <w:gridSpan w:val="2"/>
                <w:noWrap/>
                <w:hideMark/>
              </w:tcPr>
            </w:tcPrChange>
          </w:tcPr>
          <w:p w14:paraId="5243883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39" w:author="Stephen Wandro" w:date="2021-04-29T15:36:00Z"/>
                <w:rFonts w:ascii="Arial" w:hAnsi="Arial" w:cs="Arial"/>
                <w:color w:val="000000"/>
                <w:sz w:val="16"/>
                <w:szCs w:val="16"/>
              </w:rPr>
            </w:pPr>
            <w:ins w:id="1440" w:author="Stephen Wandro" w:date="2021-04-29T15:36:00Z">
              <w:r w:rsidRPr="002F7687">
                <w:rPr>
                  <w:rFonts w:ascii="Arial" w:hAnsi="Arial" w:cs="Arial"/>
                  <w:sz w:val="16"/>
                  <w:szCs w:val="16"/>
                </w:rPr>
                <w:t>Epa</w:t>
              </w:r>
            </w:ins>
          </w:p>
        </w:tc>
      </w:tr>
      <w:tr w:rsidR="009921B3" w:rsidRPr="002F7687" w14:paraId="2DB6A20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41" w:author="Stephen Wandro" w:date="2021-04-29T15:36:00Z"/>
          <w:trPrChange w:id="14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43" w:author="Stephen Wandro" w:date="2021-04-29T16:02:00Z">
              <w:tcPr>
                <w:tcW w:w="1795" w:type="dxa"/>
                <w:gridSpan w:val="2"/>
                <w:noWrap/>
                <w:hideMark/>
              </w:tcPr>
            </w:tcPrChange>
          </w:tcPr>
          <w:p w14:paraId="661BDC6A"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44" w:author="Stephen Wandro" w:date="2021-04-29T15:36:00Z"/>
                <w:rFonts w:ascii="Arial" w:hAnsi="Arial" w:cs="Arial"/>
                <w:color w:val="000000"/>
                <w:sz w:val="16"/>
                <w:szCs w:val="16"/>
              </w:rPr>
            </w:pPr>
            <w:ins w:id="144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46" w:author="Stephen Wandro" w:date="2021-04-29T16:02:00Z">
              <w:tcPr>
                <w:tcW w:w="393" w:type="dxa"/>
                <w:noWrap/>
                <w:hideMark/>
              </w:tcPr>
            </w:tcPrChange>
          </w:tcPr>
          <w:p w14:paraId="55E3BA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47" w:author="Stephen Wandro" w:date="2021-04-29T15:36:00Z"/>
                <w:rFonts w:ascii="Arial" w:hAnsi="Arial" w:cs="Arial"/>
                <w:color w:val="000000"/>
                <w:sz w:val="16"/>
                <w:szCs w:val="16"/>
              </w:rPr>
            </w:pPr>
            <w:ins w:id="1448" w:author="Stephen Wandro" w:date="2021-04-29T15:36:00Z">
              <w:r w:rsidRPr="002F7687">
                <w:rPr>
                  <w:rFonts w:ascii="Arial" w:hAnsi="Arial" w:cs="Arial"/>
                  <w:color w:val="000000"/>
                  <w:sz w:val="16"/>
                  <w:szCs w:val="16"/>
                </w:rPr>
                <w:t>Bop</w:t>
              </w:r>
            </w:ins>
          </w:p>
        </w:tc>
        <w:tc>
          <w:tcPr>
            <w:tcW w:w="2994" w:type="dxa"/>
            <w:gridSpan w:val="3"/>
            <w:noWrap/>
            <w:hideMark/>
            <w:tcPrChange w:id="1449" w:author="Stephen Wandro" w:date="2021-04-29T16:02:00Z">
              <w:tcPr>
                <w:tcW w:w="3416" w:type="dxa"/>
                <w:gridSpan w:val="3"/>
                <w:noWrap/>
                <w:hideMark/>
              </w:tcPr>
            </w:tcPrChange>
          </w:tcPr>
          <w:p w14:paraId="1C6D311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0" w:author="Stephen Wandro" w:date="2021-04-29T15:36:00Z"/>
                <w:rFonts w:ascii="Arial" w:hAnsi="Arial" w:cs="Arial"/>
                <w:color w:val="000000"/>
                <w:sz w:val="16"/>
                <w:szCs w:val="16"/>
              </w:rPr>
            </w:pPr>
            <w:ins w:id="1451" w:author="Stephen Wandro" w:date="2021-04-29T15:36:00Z">
              <w:r w:rsidRPr="002F7687">
                <w:rPr>
                  <w:rFonts w:ascii="Arial" w:hAnsi="Arial" w:cs="Arial"/>
                  <w:color w:val="000000"/>
                  <w:sz w:val="16"/>
                  <w:szCs w:val="16"/>
                </w:rPr>
                <w:t>glucose-1-phosphate thymidylyltransferase</w:t>
              </w:r>
            </w:ins>
          </w:p>
        </w:tc>
        <w:tc>
          <w:tcPr>
            <w:tcW w:w="1085" w:type="dxa"/>
            <w:noWrap/>
            <w:hideMark/>
            <w:tcPrChange w:id="1452" w:author="Stephen Wandro" w:date="2021-04-29T16:02:00Z">
              <w:tcPr>
                <w:tcW w:w="1085" w:type="dxa"/>
                <w:noWrap/>
                <w:hideMark/>
              </w:tcPr>
            </w:tcPrChange>
          </w:tcPr>
          <w:p w14:paraId="24014BA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3" w:author="Stephen Wandro" w:date="2021-04-29T15:36:00Z"/>
                <w:rFonts w:ascii="Arial" w:hAnsi="Arial" w:cs="Arial"/>
                <w:color w:val="000000"/>
                <w:sz w:val="16"/>
                <w:szCs w:val="16"/>
              </w:rPr>
            </w:pPr>
            <w:ins w:id="1454" w:author="Stephen Wandro" w:date="2021-04-29T15:36:00Z">
              <w:r w:rsidRPr="002F7687">
                <w:rPr>
                  <w:rFonts w:ascii="Arial" w:hAnsi="Arial" w:cs="Arial"/>
                  <w:color w:val="000000"/>
                  <w:sz w:val="16"/>
                  <w:szCs w:val="16"/>
                </w:rPr>
                <w:t> </w:t>
              </w:r>
            </w:ins>
          </w:p>
        </w:tc>
        <w:tc>
          <w:tcPr>
            <w:tcW w:w="1186" w:type="dxa"/>
            <w:noWrap/>
            <w:hideMark/>
            <w:tcPrChange w:id="1455" w:author="Stephen Wandro" w:date="2021-04-29T16:02:00Z">
              <w:tcPr>
                <w:tcW w:w="1186" w:type="dxa"/>
                <w:noWrap/>
                <w:hideMark/>
              </w:tcPr>
            </w:tcPrChange>
          </w:tcPr>
          <w:p w14:paraId="60BEEDC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6" w:author="Stephen Wandro" w:date="2021-04-29T15:36:00Z"/>
                <w:rFonts w:ascii="Arial" w:hAnsi="Arial" w:cs="Arial"/>
                <w:color w:val="000000"/>
                <w:sz w:val="16"/>
                <w:szCs w:val="16"/>
              </w:rPr>
            </w:pPr>
            <w:ins w:id="1457" w:author="Stephen Wandro" w:date="2021-04-29T15:36:00Z">
              <w:r w:rsidRPr="002F7687">
                <w:rPr>
                  <w:rFonts w:ascii="Arial" w:hAnsi="Arial" w:cs="Arial"/>
                  <w:color w:val="000000"/>
                  <w:sz w:val="16"/>
                  <w:szCs w:val="16"/>
                </w:rPr>
                <w:t>SNP</w:t>
              </w:r>
            </w:ins>
          </w:p>
        </w:tc>
        <w:tc>
          <w:tcPr>
            <w:tcW w:w="1475" w:type="dxa"/>
            <w:gridSpan w:val="2"/>
            <w:noWrap/>
            <w:hideMark/>
            <w:tcPrChange w:id="1458" w:author="Stephen Wandro" w:date="2021-04-29T16:02:00Z">
              <w:tcPr>
                <w:tcW w:w="1475" w:type="dxa"/>
                <w:gridSpan w:val="2"/>
                <w:noWrap/>
                <w:hideMark/>
              </w:tcPr>
            </w:tcPrChange>
          </w:tcPr>
          <w:p w14:paraId="17B59F8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59" w:author="Stephen Wandro" w:date="2021-04-29T15:36:00Z"/>
                <w:rFonts w:ascii="Arial" w:hAnsi="Arial" w:cs="Arial"/>
                <w:color w:val="000000"/>
                <w:sz w:val="16"/>
                <w:szCs w:val="16"/>
              </w:rPr>
            </w:pPr>
            <w:ins w:id="1460" w:author="Stephen Wandro" w:date="2021-04-29T15:36:00Z">
              <w:r w:rsidRPr="002F7687">
                <w:rPr>
                  <w:rFonts w:ascii="Arial" w:hAnsi="Arial" w:cs="Arial"/>
                  <w:color w:val="000000"/>
                  <w:sz w:val="16"/>
                  <w:szCs w:val="16"/>
                </w:rPr>
                <w:t>Epa</w:t>
              </w:r>
            </w:ins>
          </w:p>
        </w:tc>
      </w:tr>
      <w:tr w:rsidR="009921B3" w:rsidRPr="002F7687" w14:paraId="6DAE137A" w14:textId="77777777" w:rsidTr="009921B3">
        <w:trPr>
          <w:gridAfter w:val="1"/>
          <w:trHeight w:val="270"/>
          <w:ins w:id="1461" w:author="Stephen Wandro" w:date="2021-04-29T15:36:00Z"/>
          <w:trPrChange w:id="14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63" w:author="Stephen Wandro" w:date="2021-04-29T16:02:00Z">
              <w:tcPr>
                <w:tcW w:w="1795" w:type="dxa"/>
                <w:gridSpan w:val="2"/>
                <w:noWrap/>
                <w:hideMark/>
              </w:tcPr>
            </w:tcPrChange>
          </w:tcPr>
          <w:p w14:paraId="52732DDA" w14:textId="77777777" w:rsidR="002F7687" w:rsidRPr="002F7687" w:rsidRDefault="002F7687" w:rsidP="002F7687">
            <w:pPr>
              <w:jc w:val="center"/>
              <w:rPr>
                <w:ins w:id="1464" w:author="Stephen Wandro" w:date="2021-04-29T15:36:00Z"/>
                <w:rFonts w:ascii="Arial" w:hAnsi="Arial" w:cs="Arial"/>
                <w:color w:val="000000"/>
                <w:sz w:val="16"/>
                <w:szCs w:val="16"/>
              </w:rPr>
            </w:pPr>
            <w:ins w:id="146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66" w:author="Stephen Wandro" w:date="2021-04-29T16:02:00Z">
              <w:tcPr>
                <w:tcW w:w="393" w:type="dxa"/>
                <w:noWrap/>
                <w:hideMark/>
              </w:tcPr>
            </w:tcPrChange>
          </w:tcPr>
          <w:p w14:paraId="27B2E45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67" w:author="Stephen Wandro" w:date="2021-04-29T15:36:00Z"/>
                <w:rFonts w:ascii="Arial" w:hAnsi="Arial" w:cs="Arial"/>
                <w:color w:val="000000"/>
                <w:sz w:val="16"/>
                <w:szCs w:val="16"/>
              </w:rPr>
            </w:pPr>
            <w:ins w:id="1468" w:author="Stephen Wandro" w:date="2021-04-29T15:36:00Z">
              <w:r w:rsidRPr="002F7687">
                <w:rPr>
                  <w:rFonts w:ascii="Arial" w:hAnsi="Arial" w:cs="Arial"/>
                  <w:color w:val="000000"/>
                  <w:sz w:val="16"/>
                  <w:szCs w:val="16"/>
                </w:rPr>
                <w:t>Bop</w:t>
              </w:r>
            </w:ins>
          </w:p>
        </w:tc>
        <w:tc>
          <w:tcPr>
            <w:tcW w:w="2994" w:type="dxa"/>
            <w:gridSpan w:val="3"/>
            <w:noWrap/>
            <w:hideMark/>
            <w:tcPrChange w:id="1469" w:author="Stephen Wandro" w:date="2021-04-29T16:02:00Z">
              <w:tcPr>
                <w:tcW w:w="3416" w:type="dxa"/>
                <w:gridSpan w:val="3"/>
                <w:noWrap/>
                <w:hideMark/>
              </w:tcPr>
            </w:tcPrChange>
          </w:tcPr>
          <w:p w14:paraId="14EE461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0" w:author="Stephen Wandro" w:date="2021-04-29T15:36:00Z"/>
                <w:rFonts w:ascii="Arial" w:hAnsi="Arial" w:cs="Arial"/>
                <w:color w:val="000000"/>
                <w:sz w:val="16"/>
                <w:szCs w:val="16"/>
              </w:rPr>
            </w:pPr>
            <w:ins w:id="1471" w:author="Stephen Wandro" w:date="2021-04-29T15:36:00Z">
              <w:r w:rsidRPr="002F7687">
                <w:rPr>
                  <w:rFonts w:ascii="Arial" w:hAnsi="Arial" w:cs="Arial"/>
                  <w:sz w:val="16"/>
                  <w:szCs w:val="16"/>
                </w:rPr>
                <w:t>endonuclease III</w:t>
              </w:r>
            </w:ins>
          </w:p>
        </w:tc>
        <w:tc>
          <w:tcPr>
            <w:tcW w:w="1085" w:type="dxa"/>
            <w:noWrap/>
            <w:hideMark/>
            <w:tcPrChange w:id="1472" w:author="Stephen Wandro" w:date="2021-04-29T16:02:00Z">
              <w:tcPr>
                <w:tcW w:w="1085" w:type="dxa"/>
                <w:noWrap/>
                <w:hideMark/>
              </w:tcPr>
            </w:tcPrChange>
          </w:tcPr>
          <w:p w14:paraId="140345C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3" w:author="Stephen Wandro" w:date="2021-04-29T15:36:00Z"/>
                <w:rFonts w:ascii="Arial" w:hAnsi="Arial" w:cs="Arial"/>
                <w:color w:val="000000"/>
                <w:sz w:val="16"/>
                <w:szCs w:val="16"/>
              </w:rPr>
            </w:pPr>
            <w:ins w:id="1474" w:author="Stephen Wandro" w:date="2021-04-29T15:36:00Z">
              <w:r w:rsidRPr="002F7687">
                <w:rPr>
                  <w:rFonts w:ascii="Arial" w:hAnsi="Arial" w:cs="Arial"/>
                  <w:color w:val="000000"/>
                  <w:sz w:val="16"/>
                  <w:szCs w:val="16"/>
                </w:rPr>
                <w:t> </w:t>
              </w:r>
            </w:ins>
          </w:p>
        </w:tc>
        <w:tc>
          <w:tcPr>
            <w:tcW w:w="1186" w:type="dxa"/>
            <w:noWrap/>
            <w:hideMark/>
            <w:tcPrChange w:id="1475" w:author="Stephen Wandro" w:date="2021-04-29T16:02:00Z">
              <w:tcPr>
                <w:tcW w:w="1186" w:type="dxa"/>
                <w:noWrap/>
                <w:hideMark/>
              </w:tcPr>
            </w:tcPrChange>
          </w:tcPr>
          <w:p w14:paraId="5C97EAC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6" w:author="Stephen Wandro" w:date="2021-04-29T15:36:00Z"/>
                <w:rFonts w:ascii="Arial" w:hAnsi="Arial" w:cs="Arial"/>
                <w:color w:val="000000"/>
                <w:sz w:val="16"/>
                <w:szCs w:val="16"/>
              </w:rPr>
            </w:pPr>
            <w:ins w:id="1477" w:author="Stephen Wandro" w:date="2021-04-29T15:36:00Z">
              <w:r w:rsidRPr="002F7687">
                <w:rPr>
                  <w:rFonts w:ascii="Arial" w:hAnsi="Arial" w:cs="Arial"/>
                  <w:color w:val="000000"/>
                  <w:sz w:val="16"/>
                  <w:szCs w:val="16"/>
                </w:rPr>
                <w:t>SNP</w:t>
              </w:r>
            </w:ins>
          </w:p>
        </w:tc>
        <w:tc>
          <w:tcPr>
            <w:tcW w:w="1475" w:type="dxa"/>
            <w:gridSpan w:val="2"/>
            <w:noWrap/>
            <w:hideMark/>
            <w:tcPrChange w:id="1478" w:author="Stephen Wandro" w:date="2021-04-29T16:02:00Z">
              <w:tcPr>
                <w:tcW w:w="1475" w:type="dxa"/>
                <w:gridSpan w:val="2"/>
                <w:noWrap/>
                <w:hideMark/>
              </w:tcPr>
            </w:tcPrChange>
          </w:tcPr>
          <w:p w14:paraId="4B17DE0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479" w:author="Stephen Wandro" w:date="2021-04-29T15:36:00Z"/>
                <w:rFonts w:ascii="Arial" w:hAnsi="Arial" w:cs="Arial"/>
                <w:color w:val="000000"/>
                <w:sz w:val="16"/>
                <w:szCs w:val="16"/>
              </w:rPr>
            </w:pPr>
            <w:ins w:id="1480" w:author="Stephen Wandro" w:date="2021-04-29T15:36:00Z">
              <w:r w:rsidRPr="002F7687">
                <w:rPr>
                  <w:rFonts w:ascii="Arial" w:hAnsi="Arial" w:cs="Arial"/>
                  <w:color w:val="000000"/>
                  <w:sz w:val="16"/>
                  <w:szCs w:val="16"/>
                </w:rPr>
                <w:t> </w:t>
              </w:r>
            </w:ins>
          </w:p>
        </w:tc>
      </w:tr>
      <w:tr w:rsidR="009921B3" w:rsidRPr="002F7687" w14:paraId="3A4C16B5"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481" w:author="Stephen Wandro" w:date="2021-04-29T15:36:00Z"/>
          <w:trPrChange w:id="14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483" w:author="Stephen Wandro" w:date="2021-04-29T16:02:00Z">
              <w:tcPr>
                <w:tcW w:w="1795" w:type="dxa"/>
                <w:gridSpan w:val="2"/>
                <w:noWrap/>
                <w:hideMark/>
              </w:tcPr>
            </w:tcPrChange>
          </w:tcPr>
          <w:p w14:paraId="4A2E141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484" w:author="Stephen Wandro" w:date="2021-04-29T15:36:00Z"/>
                <w:rFonts w:ascii="Arial" w:hAnsi="Arial" w:cs="Arial"/>
                <w:color w:val="000000"/>
                <w:sz w:val="16"/>
                <w:szCs w:val="16"/>
              </w:rPr>
            </w:pPr>
            <w:ins w:id="148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486" w:author="Stephen Wandro" w:date="2021-04-29T16:02:00Z">
              <w:tcPr>
                <w:tcW w:w="393" w:type="dxa"/>
                <w:noWrap/>
                <w:hideMark/>
              </w:tcPr>
            </w:tcPrChange>
          </w:tcPr>
          <w:p w14:paraId="64C5E8C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87" w:author="Stephen Wandro" w:date="2021-04-29T15:36:00Z"/>
                <w:rFonts w:ascii="Arial" w:hAnsi="Arial" w:cs="Arial"/>
                <w:color w:val="000000"/>
                <w:sz w:val="16"/>
                <w:szCs w:val="16"/>
              </w:rPr>
            </w:pPr>
            <w:ins w:id="1488" w:author="Stephen Wandro" w:date="2021-04-29T15:36:00Z">
              <w:r w:rsidRPr="002F7687">
                <w:rPr>
                  <w:rFonts w:ascii="Arial" w:hAnsi="Arial" w:cs="Arial"/>
                  <w:sz w:val="16"/>
                  <w:szCs w:val="16"/>
                </w:rPr>
                <w:t>phiV12</w:t>
              </w:r>
            </w:ins>
          </w:p>
        </w:tc>
        <w:tc>
          <w:tcPr>
            <w:tcW w:w="2994" w:type="dxa"/>
            <w:gridSpan w:val="3"/>
            <w:noWrap/>
            <w:hideMark/>
            <w:tcPrChange w:id="1489" w:author="Stephen Wandro" w:date="2021-04-29T16:02:00Z">
              <w:tcPr>
                <w:tcW w:w="3416" w:type="dxa"/>
                <w:gridSpan w:val="3"/>
                <w:noWrap/>
                <w:hideMark/>
              </w:tcPr>
            </w:tcPrChange>
          </w:tcPr>
          <w:p w14:paraId="177F46F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0" w:author="Stephen Wandro" w:date="2021-04-29T15:36:00Z"/>
                <w:rFonts w:ascii="Arial" w:hAnsi="Arial" w:cs="Arial"/>
                <w:color w:val="000000"/>
                <w:sz w:val="16"/>
                <w:szCs w:val="16"/>
              </w:rPr>
            </w:pPr>
            <w:ins w:id="1491"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492" w:author="Stephen Wandro" w:date="2021-04-29T16:02:00Z">
              <w:tcPr>
                <w:tcW w:w="1085" w:type="dxa"/>
                <w:noWrap/>
                <w:hideMark/>
              </w:tcPr>
            </w:tcPrChange>
          </w:tcPr>
          <w:p w14:paraId="08D298E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3" w:author="Stephen Wandro" w:date="2021-04-29T15:36:00Z"/>
                <w:rFonts w:ascii="Arial" w:hAnsi="Arial" w:cs="Arial"/>
                <w:color w:val="000000"/>
                <w:sz w:val="16"/>
                <w:szCs w:val="16"/>
              </w:rPr>
            </w:pPr>
            <w:ins w:id="1494" w:author="Stephen Wandro" w:date="2021-04-29T15:36:00Z">
              <w:r w:rsidRPr="002F7687">
                <w:rPr>
                  <w:rFonts w:ascii="Arial" w:hAnsi="Arial" w:cs="Arial"/>
                  <w:color w:val="000000"/>
                  <w:sz w:val="16"/>
                  <w:szCs w:val="16"/>
                </w:rPr>
                <w:t> </w:t>
              </w:r>
            </w:ins>
          </w:p>
        </w:tc>
        <w:tc>
          <w:tcPr>
            <w:tcW w:w="1186" w:type="dxa"/>
            <w:noWrap/>
            <w:hideMark/>
            <w:tcPrChange w:id="1495" w:author="Stephen Wandro" w:date="2021-04-29T16:02:00Z">
              <w:tcPr>
                <w:tcW w:w="1186" w:type="dxa"/>
                <w:noWrap/>
                <w:hideMark/>
              </w:tcPr>
            </w:tcPrChange>
          </w:tcPr>
          <w:p w14:paraId="12406C4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6" w:author="Stephen Wandro" w:date="2021-04-29T15:36:00Z"/>
                <w:rFonts w:ascii="Arial" w:hAnsi="Arial" w:cs="Arial"/>
                <w:color w:val="000000"/>
                <w:sz w:val="16"/>
                <w:szCs w:val="16"/>
              </w:rPr>
            </w:pPr>
            <w:ins w:id="1497" w:author="Stephen Wandro" w:date="2021-04-29T15:36:00Z">
              <w:r w:rsidRPr="002F7687">
                <w:rPr>
                  <w:rFonts w:ascii="Arial" w:hAnsi="Arial" w:cs="Arial"/>
                  <w:color w:val="000000"/>
                  <w:sz w:val="16"/>
                  <w:szCs w:val="16"/>
                </w:rPr>
                <w:t>SNP</w:t>
              </w:r>
            </w:ins>
          </w:p>
        </w:tc>
        <w:tc>
          <w:tcPr>
            <w:tcW w:w="1475" w:type="dxa"/>
            <w:gridSpan w:val="2"/>
            <w:noWrap/>
            <w:hideMark/>
            <w:tcPrChange w:id="1498" w:author="Stephen Wandro" w:date="2021-04-29T16:02:00Z">
              <w:tcPr>
                <w:tcW w:w="1475" w:type="dxa"/>
                <w:gridSpan w:val="2"/>
                <w:noWrap/>
                <w:hideMark/>
              </w:tcPr>
            </w:tcPrChange>
          </w:tcPr>
          <w:p w14:paraId="4C858BA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499" w:author="Stephen Wandro" w:date="2021-04-29T15:36:00Z"/>
                <w:rFonts w:ascii="Arial" w:hAnsi="Arial" w:cs="Arial"/>
                <w:color w:val="000000"/>
                <w:sz w:val="16"/>
                <w:szCs w:val="16"/>
              </w:rPr>
            </w:pPr>
            <w:ins w:id="1500" w:author="Stephen Wandro" w:date="2021-04-29T15:36:00Z">
              <w:r w:rsidRPr="002F7687">
                <w:rPr>
                  <w:rFonts w:ascii="Arial" w:hAnsi="Arial" w:cs="Arial"/>
                  <w:sz w:val="16"/>
                  <w:szCs w:val="16"/>
                </w:rPr>
                <w:t>Epa</w:t>
              </w:r>
            </w:ins>
          </w:p>
        </w:tc>
      </w:tr>
      <w:tr w:rsidR="009921B3" w:rsidRPr="002F7687" w14:paraId="5C4EAE0E" w14:textId="77777777" w:rsidTr="009921B3">
        <w:trPr>
          <w:gridAfter w:val="1"/>
          <w:trHeight w:val="270"/>
          <w:ins w:id="1501" w:author="Stephen Wandro" w:date="2021-04-29T15:36:00Z"/>
          <w:trPrChange w:id="15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03" w:author="Stephen Wandro" w:date="2021-04-29T16:02:00Z">
              <w:tcPr>
                <w:tcW w:w="1795" w:type="dxa"/>
                <w:gridSpan w:val="2"/>
                <w:noWrap/>
                <w:hideMark/>
              </w:tcPr>
            </w:tcPrChange>
          </w:tcPr>
          <w:p w14:paraId="140FF3B3" w14:textId="77777777" w:rsidR="002F7687" w:rsidRPr="002F7687" w:rsidRDefault="002F7687" w:rsidP="002F7687">
            <w:pPr>
              <w:jc w:val="center"/>
              <w:rPr>
                <w:ins w:id="1504" w:author="Stephen Wandro" w:date="2021-04-29T15:36:00Z"/>
                <w:rFonts w:ascii="Arial" w:hAnsi="Arial" w:cs="Arial"/>
                <w:color w:val="000000"/>
                <w:sz w:val="16"/>
                <w:szCs w:val="16"/>
              </w:rPr>
            </w:pPr>
            <w:ins w:id="150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506" w:author="Stephen Wandro" w:date="2021-04-29T16:02:00Z">
              <w:tcPr>
                <w:tcW w:w="393" w:type="dxa"/>
                <w:noWrap/>
                <w:hideMark/>
              </w:tcPr>
            </w:tcPrChange>
          </w:tcPr>
          <w:p w14:paraId="4304DA9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07" w:author="Stephen Wandro" w:date="2021-04-29T15:36:00Z"/>
                <w:rFonts w:ascii="Arial" w:hAnsi="Arial" w:cs="Arial"/>
                <w:color w:val="000000"/>
                <w:sz w:val="16"/>
                <w:szCs w:val="16"/>
              </w:rPr>
            </w:pPr>
            <w:ins w:id="1508" w:author="Stephen Wandro" w:date="2021-04-29T15:36:00Z">
              <w:r w:rsidRPr="002F7687">
                <w:rPr>
                  <w:rFonts w:ascii="Arial" w:hAnsi="Arial" w:cs="Arial"/>
                  <w:color w:val="000000"/>
                  <w:sz w:val="16"/>
                  <w:szCs w:val="16"/>
                </w:rPr>
                <w:t>phiV12</w:t>
              </w:r>
            </w:ins>
          </w:p>
        </w:tc>
        <w:tc>
          <w:tcPr>
            <w:tcW w:w="2994" w:type="dxa"/>
            <w:gridSpan w:val="3"/>
            <w:noWrap/>
            <w:hideMark/>
            <w:tcPrChange w:id="1509" w:author="Stephen Wandro" w:date="2021-04-29T16:02:00Z">
              <w:tcPr>
                <w:tcW w:w="3416" w:type="dxa"/>
                <w:gridSpan w:val="3"/>
                <w:noWrap/>
                <w:hideMark/>
              </w:tcPr>
            </w:tcPrChange>
          </w:tcPr>
          <w:p w14:paraId="2C43A8E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0" w:author="Stephen Wandro" w:date="2021-04-29T15:36:00Z"/>
                <w:rFonts w:ascii="Arial" w:hAnsi="Arial" w:cs="Arial"/>
                <w:color w:val="000000"/>
                <w:sz w:val="16"/>
                <w:szCs w:val="16"/>
              </w:rPr>
            </w:pPr>
            <w:ins w:id="1511" w:author="Stephen Wandro" w:date="2021-04-29T15:36:00Z">
              <w:r w:rsidRPr="002F7687">
                <w:rPr>
                  <w:rFonts w:ascii="Arial" w:hAnsi="Arial" w:cs="Arial"/>
                  <w:color w:val="000000"/>
                  <w:sz w:val="16"/>
                  <w:szCs w:val="16"/>
                </w:rPr>
                <w:t>NAD-dependent epimerase/dehydratase</w:t>
              </w:r>
            </w:ins>
          </w:p>
        </w:tc>
        <w:tc>
          <w:tcPr>
            <w:tcW w:w="1085" w:type="dxa"/>
            <w:noWrap/>
            <w:hideMark/>
            <w:tcPrChange w:id="1512" w:author="Stephen Wandro" w:date="2021-04-29T16:02:00Z">
              <w:tcPr>
                <w:tcW w:w="1085" w:type="dxa"/>
                <w:noWrap/>
                <w:hideMark/>
              </w:tcPr>
            </w:tcPrChange>
          </w:tcPr>
          <w:p w14:paraId="3AB3870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3" w:author="Stephen Wandro" w:date="2021-04-29T15:36:00Z"/>
                <w:rFonts w:ascii="Arial" w:hAnsi="Arial" w:cs="Arial"/>
                <w:color w:val="000000"/>
                <w:sz w:val="16"/>
                <w:szCs w:val="16"/>
              </w:rPr>
            </w:pPr>
            <w:ins w:id="1514" w:author="Stephen Wandro" w:date="2021-04-29T15:36:00Z">
              <w:r w:rsidRPr="002F7687">
                <w:rPr>
                  <w:rFonts w:ascii="Arial" w:hAnsi="Arial" w:cs="Arial"/>
                  <w:color w:val="000000"/>
                  <w:sz w:val="16"/>
                  <w:szCs w:val="16"/>
                </w:rPr>
                <w:t> </w:t>
              </w:r>
            </w:ins>
          </w:p>
        </w:tc>
        <w:tc>
          <w:tcPr>
            <w:tcW w:w="1186" w:type="dxa"/>
            <w:noWrap/>
            <w:hideMark/>
            <w:tcPrChange w:id="1515" w:author="Stephen Wandro" w:date="2021-04-29T16:02:00Z">
              <w:tcPr>
                <w:tcW w:w="1186" w:type="dxa"/>
                <w:noWrap/>
                <w:hideMark/>
              </w:tcPr>
            </w:tcPrChange>
          </w:tcPr>
          <w:p w14:paraId="144FDA9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6" w:author="Stephen Wandro" w:date="2021-04-29T15:36:00Z"/>
                <w:rFonts w:ascii="Arial" w:hAnsi="Arial" w:cs="Arial"/>
                <w:color w:val="000000"/>
                <w:sz w:val="16"/>
                <w:szCs w:val="16"/>
              </w:rPr>
            </w:pPr>
            <w:ins w:id="1517" w:author="Stephen Wandro" w:date="2021-04-29T15:36:00Z">
              <w:r w:rsidRPr="002F7687">
                <w:rPr>
                  <w:rFonts w:ascii="Arial" w:hAnsi="Arial" w:cs="Arial"/>
                  <w:color w:val="000000"/>
                  <w:sz w:val="16"/>
                  <w:szCs w:val="16"/>
                </w:rPr>
                <w:t>SNP</w:t>
              </w:r>
            </w:ins>
          </w:p>
        </w:tc>
        <w:tc>
          <w:tcPr>
            <w:tcW w:w="1475" w:type="dxa"/>
            <w:gridSpan w:val="2"/>
            <w:noWrap/>
            <w:hideMark/>
            <w:tcPrChange w:id="1518" w:author="Stephen Wandro" w:date="2021-04-29T16:02:00Z">
              <w:tcPr>
                <w:tcW w:w="1475" w:type="dxa"/>
                <w:gridSpan w:val="2"/>
                <w:noWrap/>
                <w:hideMark/>
              </w:tcPr>
            </w:tcPrChange>
          </w:tcPr>
          <w:p w14:paraId="5682359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19" w:author="Stephen Wandro" w:date="2021-04-29T15:36:00Z"/>
                <w:rFonts w:ascii="Arial" w:hAnsi="Arial" w:cs="Arial"/>
                <w:color w:val="000000"/>
                <w:sz w:val="16"/>
                <w:szCs w:val="16"/>
              </w:rPr>
            </w:pPr>
            <w:ins w:id="1520" w:author="Stephen Wandro" w:date="2021-04-29T15:36:00Z">
              <w:r w:rsidRPr="002F7687">
                <w:rPr>
                  <w:rFonts w:ascii="Arial" w:hAnsi="Arial" w:cs="Arial"/>
                  <w:color w:val="000000"/>
                  <w:sz w:val="16"/>
                  <w:szCs w:val="16"/>
                </w:rPr>
                <w:t>Epa</w:t>
              </w:r>
            </w:ins>
          </w:p>
        </w:tc>
      </w:tr>
      <w:tr w:rsidR="009921B3" w:rsidRPr="002F7687" w14:paraId="362C9114"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521" w:author="Stephen Wandro" w:date="2021-04-29T15:36:00Z"/>
          <w:trPrChange w:id="15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23" w:author="Stephen Wandro" w:date="2021-04-29T16:02:00Z">
              <w:tcPr>
                <w:tcW w:w="1795" w:type="dxa"/>
                <w:gridSpan w:val="2"/>
                <w:noWrap/>
                <w:hideMark/>
              </w:tcPr>
            </w:tcPrChange>
          </w:tcPr>
          <w:p w14:paraId="517844DF"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524" w:author="Stephen Wandro" w:date="2021-04-29T15:36:00Z"/>
                <w:rFonts w:ascii="Arial" w:hAnsi="Arial" w:cs="Arial"/>
                <w:color w:val="000000"/>
                <w:sz w:val="16"/>
                <w:szCs w:val="16"/>
              </w:rPr>
            </w:pPr>
            <w:ins w:id="152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B3286</w:t>
              </w:r>
            </w:ins>
          </w:p>
        </w:tc>
        <w:tc>
          <w:tcPr>
            <w:tcW w:w="815" w:type="dxa"/>
            <w:noWrap/>
            <w:hideMark/>
            <w:tcPrChange w:id="1526" w:author="Stephen Wandro" w:date="2021-04-29T16:02:00Z">
              <w:tcPr>
                <w:tcW w:w="393" w:type="dxa"/>
                <w:noWrap/>
                <w:hideMark/>
              </w:tcPr>
            </w:tcPrChange>
          </w:tcPr>
          <w:p w14:paraId="0DF70D8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27" w:author="Stephen Wandro" w:date="2021-04-29T15:36:00Z"/>
                <w:rFonts w:ascii="Arial" w:hAnsi="Arial" w:cs="Arial"/>
                <w:color w:val="000000"/>
                <w:sz w:val="16"/>
                <w:szCs w:val="16"/>
              </w:rPr>
            </w:pPr>
            <w:ins w:id="1528" w:author="Stephen Wandro" w:date="2021-04-29T15:36:00Z">
              <w:r w:rsidRPr="002F7687">
                <w:rPr>
                  <w:rFonts w:ascii="Arial" w:hAnsi="Arial" w:cs="Arial"/>
                  <w:color w:val="000000"/>
                  <w:sz w:val="16"/>
                  <w:szCs w:val="16"/>
                </w:rPr>
                <w:t>phiV12</w:t>
              </w:r>
            </w:ins>
          </w:p>
        </w:tc>
        <w:tc>
          <w:tcPr>
            <w:tcW w:w="2994" w:type="dxa"/>
            <w:gridSpan w:val="3"/>
            <w:noWrap/>
            <w:hideMark/>
            <w:tcPrChange w:id="1529" w:author="Stephen Wandro" w:date="2021-04-29T16:02:00Z">
              <w:tcPr>
                <w:tcW w:w="3416" w:type="dxa"/>
                <w:gridSpan w:val="3"/>
                <w:noWrap/>
                <w:hideMark/>
              </w:tcPr>
            </w:tcPrChange>
          </w:tcPr>
          <w:p w14:paraId="59CEF12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0" w:author="Stephen Wandro" w:date="2021-04-29T15:36:00Z"/>
                <w:rFonts w:ascii="Arial" w:hAnsi="Arial" w:cs="Arial"/>
                <w:color w:val="000000"/>
                <w:sz w:val="16"/>
                <w:szCs w:val="16"/>
              </w:rPr>
            </w:pPr>
            <w:ins w:id="1531" w:author="Stephen Wandro" w:date="2021-04-29T15:36:00Z">
              <w:r w:rsidRPr="002F7687">
                <w:rPr>
                  <w:rFonts w:ascii="Arial" w:hAnsi="Arial" w:cs="Arial"/>
                  <w:sz w:val="16"/>
                  <w:szCs w:val="16"/>
                </w:rPr>
                <w:t>ATP-dependent Clp protease ATP-binding subunit ClpE</w:t>
              </w:r>
            </w:ins>
          </w:p>
        </w:tc>
        <w:tc>
          <w:tcPr>
            <w:tcW w:w="1085" w:type="dxa"/>
            <w:noWrap/>
            <w:hideMark/>
            <w:tcPrChange w:id="1532" w:author="Stephen Wandro" w:date="2021-04-29T16:02:00Z">
              <w:tcPr>
                <w:tcW w:w="1085" w:type="dxa"/>
                <w:noWrap/>
                <w:hideMark/>
              </w:tcPr>
            </w:tcPrChange>
          </w:tcPr>
          <w:p w14:paraId="73070BDC"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3" w:author="Stephen Wandro" w:date="2021-04-29T15:36:00Z"/>
                <w:rFonts w:ascii="Arial" w:hAnsi="Arial" w:cs="Arial"/>
                <w:color w:val="000000"/>
                <w:sz w:val="16"/>
                <w:szCs w:val="16"/>
              </w:rPr>
            </w:pPr>
            <w:ins w:id="1534" w:author="Stephen Wandro" w:date="2021-04-29T15:36:00Z">
              <w:r w:rsidRPr="002F7687">
                <w:rPr>
                  <w:rFonts w:ascii="Arial" w:hAnsi="Arial" w:cs="Arial"/>
                  <w:color w:val="000000"/>
                  <w:sz w:val="16"/>
                  <w:szCs w:val="16"/>
                </w:rPr>
                <w:t> </w:t>
              </w:r>
            </w:ins>
          </w:p>
        </w:tc>
        <w:tc>
          <w:tcPr>
            <w:tcW w:w="1186" w:type="dxa"/>
            <w:noWrap/>
            <w:hideMark/>
            <w:tcPrChange w:id="1535" w:author="Stephen Wandro" w:date="2021-04-29T16:02:00Z">
              <w:tcPr>
                <w:tcW w:w="1186" w:type="dxa"/>
                <w:noWrap/>
                <w:hideMark/>
              </w:tcPr>
            </w:tcPrChange>
          </w:tcPr>
          <w:p w14:paraId="705EDFD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6" w:author="Stephen Wandro" w:date="2021-04-29T15:36:00Z"/>
                <w:rFonts w:ascii="Arial" w:hAnsi="Arial" w:cs="Arial"/>
                <w:color w:val="000000"/>
                <w:sz w:val="16"/>
                <w:szCs w:val="16"/>
              </w:rPr>
            </w:pPr>
            <w:ins w:id="1537" w:author="Stephen Wandro" w:date="2021-04-29T15:36:00Z">
              <w:r w:rsidRPr="002F7687">
                <w:rPr>
                  <w:rFonts w:ascii="Arial" w:hAnsi="Arial" w:cs="Arial"/>
                  <w:color w:val="000000"/>
                  <w:sz w:val="16"/>
                  <w:szCs w:val="16"/>
                </w:rPr>
                <w:t>SNP</w:t>
              </w:r>
            </w:ins>
          </w:p>
        </w:tc>
        <w:tc>
          <w:tcPr>
            <w:tcW w:w="1475" w:type="dxa"/>
            <w:gridSpan w:val="2"/>
            <w:noWrap/>
            <w:hideMark/>
            <w:tcPrChange w:id="1538" w:author="Stephen Wandro" w:date="2021-04-29T16:02:00Z">
              <w:tcPr>
                <w:tcW w:w="1475" w:type="dxa"/>
                <w:gridSpan w:val="2"/>
                <w:noWrap/>
                <w:hideMark/>
              </w:tcPr>
            </w:tcPrChange>
          </w:tcPr>
          <w:p w14:paraId="02BD608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39" w:author="Stephen Wandro" w:date="2021-04-29T15:36:00Z"/>
                <w:rFonts w:ascii="Arial" w:hAnsi="Arial" w:cs="Arial"/>
                <w:color w:val="000000"/>
                <w:sz w:val="16"/>
                <w:szCs w:val="16"/>
              </w:rPr>
            </w:pPr>
            <w:ins w:id="1540" w:author="Stephen Wandro" w:date="2021-04-29T15:36:00Z">
              <w:r w:rsidRPr="002F7687">
                <w:rPr>
                  <w:rFonts w:ascii="Arial" w:hAnsi="Arial" w:cs="Arial"/>
                  <w:color w:val="000000"/>
                  <w:sz w:val="16"/>
                  <w:szCs w:val="16"/>
                </w:rPr>
                <w:t> </w:t>
              </w:r>
            </w:ins>
          </w:p>
        </w:tc>
      </w:tr>
      <w:tr w:rsidR="009921B3" w:rsidRPr="002F7687" w14:paraId="13476086" w14:textId="77777777" w:rsidTr="009921B3">
        <w:trPr>
          <w:gridAfter w:val="1"/>
          <w:trHeight w:val="270"/>
          <w:ins w:id="1541" w:author="Stephen Wandro" w:date="2021-04-29T15:36:00Z"/>
          <w:trPrChange w:id="15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43" w:author="Stephen Wandro" w:date="2021-04-29T16:02:00Z">
              <w:tcPr>
                <w:tcW w:w="1795" w:type="dxa"/>
                <w:gridSpan w:val="2"/>
                <w:noWrap/>
                <w:hideMark/>
              </w:tcPr>
            </w:tcPrChange>
          </w:tcPr>
          <w:p w14:paraId="66C68009" w14:textId="77777777" w:rsidR="002F7687" w:rsidRPr="002F7687" w:rsidRDefault="002F7687" w:rsidP="002F7687">
            <w:pPr>
              <w:jc w:val="center"/>
              <w:rPr>
                <w:ins w:id="1544" w:author="Stephen Wandro" w:date="2021-04-29T15:36:00Z"/>
                <w:rFonts w:ascii="Arial" w:hAnsi="Arial" w:cs="Arial"/>
                <w:color w:val="000000"/>
                <w:sz w:val="16"/>
                <w:szCs w:val="16"/>
              </w:rPr>
            </w:pPr>
            <w:ins w:id="154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46" w:author="Stephen Wandro" w:date="2021-04-29T16:02:00Z">
              <w:tcPr>
                <w:tcW w:w="393" w:type="dxa"/>
                <w:noWrap/>
                <w:hideMark/>
              </w:tcPr>
            </w:tcPrChange>
          </w:tcPr>
          <w:p w14:paraId="682ACCF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47" w:author="Stephen Wandro" w:date="2021-04-29T15:36:00Z"/>
                <w:rFonts w:ascii="Arial" w:hAnsi="Arial" w:cs="Arial"/>
                <w:color w:val="000000"/>
                <w:sz w:val="16"/>
                <w:szCs w:val="16"/>
              </w:rPr>
            </w:pPr>
            <w:ins w:id="1548" w:author="Stephen Wandro" w:date="2021-04-29T15:36:00Z">
              <w:r w:rsidRPr="002F7687">
                <w:rPr>
                  <w:rFonts w:ascii="Arial" w:hAnsi="Arial" w:cs="Arial"/>
                  <w:color w:val="000000"/>
                  <w:sz w:val="16"/>
                  <w:szCs w:val="16"/>
                </w:rPr>
                <w:t>Bop</w:t>
              </w:r>
            </w:ins>
          </w:p>
        </w:tc>
        <w:tc>
          <w:tcPr>
            <w:tcW w:w="2994" w:type="dxa"/>
            <w:gridSpan w:val="3"/>
            <w:noWrap/>
            <w:hideMark/>
            <w:tcPrChange w:id="1549" w:author="Stephen Wandro" w:date="2021-04-29T16:02:00Z">
              <w:tcPr>
                <w:tcW w:w="3416" w:type="dxa"/>
                <w:gridSpan w:val="3"/>
                <w:noWrap/>
                <w:hideMark/>
              </w:tcPr>
            </w:tcPrChange>
          </w:tcPr>
          <w:p w14:paraId="4D05BE3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0" w:author="Stephen Wandro" w:date="2021-04-29T15:36:00Z"/>
                <w:rFonts w:ascii="Arial" w:hAnsi="Arial" w:cs="Arial"/>
                <w:color w:val="000000"/>
                <w:sz w:val="16"/>
                <w:szCs w:val="16"/>
              </w:rPr>
            </w:pPr>
            <w:ins w:id="1551"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552" w:author="Stephen Wandro" w:date="2021-04-29T16:02:00Z">
              <w:tcPr>
                <w:tcW w:w="1085" w:type="dxa"/>
                <w:noWrap/>
                <w:hideMark/>
              </w:tcPr>
            </w:tcPrChange>
          </w:tcPr>
          <w:p w14:paraId="705F8E2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3" w:author="Stephen Wandro" w:date="2021-04-29T15:36:00Z"/>
                <w:rFonts w:ascii="Arial" w:hAnsi="Arial" w:cs="Arial"/>
                <w:color w:val="000000"/>
                <w:sz w:val="16"/>
                <w:szCs w:val="16"/>
              </w:rPr>
            </w:pPr>
            <w:ins w:id="1554" w:author="Stephen Wandro" w:date="2021-04-29T15:36:00Z">
              <w:r w:rsidRPr="002F7687">
                <w:rPr>
                  <w:rFonts w:ascii="Arial" w:hAnsi="Arial" w:cs="Arial"/>
                  <w:color w:val="000000"/>
                  <w:sz w:val="16"/>
                  <w:szCs w:val="16"/>
                </w:rPr>
                <w:t> </w:t>
              </w:r>
            </w:ins>
          </w:p>
        </w:tc>
        <w:tc>
          <w:tcPr>
            <w:tcW w:w="1186" w:type="dxa"/>
            <w:noWrap/>
            <w:hideMark/>
            <w:tcPrChange w:id="1555" w:author="Stephen Wandro" w:date="2021-04-29T16:02:00Z">
              <w:tcPr>
                <w:tcW w:w="1186" w:type="dxa"/>
                <w:noWrap/>
                <w:hideMark/>
              </w:tcPr>
            </w:tcPrChange>
          </w:tcPr>
          <w:p w14:paraId="1CDCB11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6" w:author="Stephen Wandro" w:date="2021-04-29T15:36:00Z"/>
                <w:rFonts w:ascii="Arial" w:hAnsi="Arial" w:cs="Arial"/>
                <w:color w:val="000000"/>
                <w:sz w:val="16"/>
                <w:szCs w:val="16"/>
              </w:rPr>
            </w:pPr>
            <w:ins w:id="1557" w:author="Stephen Wandro" w:date="2021-04-29T15:36:00Z">
              <w:r w:rsidRPr="002F7687">
                <w:rPr>
                  <w:rFonts w:ascii="Arial" w:hAnsi="Arial" w:cs="Arial"/>
                  <w:color w:val="000000"/>
                  <w:sz w:val="16"/>
                  <w:szCs w:val="16"/>
                </w:rPr>
                <w:t>SNP</w:t>
              </w:r>
            </w:ins>
          </w:p>
        </w:tc>
        <w:tc>
          <w:tcPr>
            <w:tcW w:w="1475" w:type="dxa"/>
            <w:gridSpan w:val="2"/>
            <w:noWrap/>
            <w:hideMark/>
            <w:tcPrChange w:id="1558" w:author="Stephen Wandro" w:date="2021-04-29T16:02:00Z">
              <w:tcPr>
                <w:tcW w:w="1475" w:type="dxa"/>
                <w:gridSpan w:val="2"/>
                <w:noWrap/>
                <w:hideMark/>
              </w:tcPr>
            </w:tcPrChange>
          </w:tcPr>
          <w:p w14:paraId="59830AE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59" w:author="Stephen Wandro" w:date="2021-04-29T15:36:00Z"/>
                <w:rFonts w:ascii="Arial" w:hAnsi="Arial" w:cs="Arial"/>
                <w:color w:val="000000"/>
                <w:sz w:val="16"/>
                <w:szCs w:val="16"/>
              </w:rPr>
            </w:pPr>
            <w:ins w:id="1560" w:author="Stephen Wandro" w:date="2021-04-29T15:36:00Z">
              <w:r w:rsidRPr="002F7687">
                <w:rPr>
                  <w:rFonts w:ascii="Arial" w:hAnsi="Arial" w:cs="Arial"/>
                  <w:color w:val="000000"/>
                  <w:sz w:val="16"/>
                  <w:szCs w:val="16"/>
                </w:rPr>
                <w:t>Epa</w:t>
              </w:r>
            </w:ins>
          </w:p>
        </w:tc>
      </w:tr>
      <w:tr w:rsidR="009921B3" w:rsidRPr="002F7687" w14:paraId="31ABEDFA"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561" w:author="Stephen Wandro" w:date="2021-04-29T15:36:00Z"/>
          <w:trPrChange w:id="15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63" w:author="Stephen Wandro" w:date="2021-04-29T16:02:00Z">
              <w:tcPr>
                <w:tcW w:w="1795" w:type="dxa"/>
                <w:gridSpan w:val="2"/>
                <w:noWrap/>
                <w:hideMark/>
              </w:tcPr>
            </w:tcPrChange>
          </w:tcPr>
          <w:p w14:paraId="344EA52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564" w:author="Stephen Wandro" w:date="2021-04-29T15:36:00Z"/>
                <w:rFonts w:ascii="Arial" w:hAnsi="Arial" w:cs="Arial"/>
                <w:color w:val="000000"/>
                <w:sz w:val="16"/>
                <w:szCs w:val="16"/>
              </w:rPr>
            </w:pPr>
            <w:ins w:id="156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66" w:author="Stephen Wandro" w:date="2021-04-29T16:02:00Z">
              <w:tcPr>
                <w:tcW w:w="393" w:type="dxa"/>
                <w:noWrap/>
                <w:hideMark/>
              </w:tcPr>
            </w:tcPrChange>
          </w:tcPr>
          <w:p w14:paraId="4822DD6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67" w:author="Stephen Wandro" w:date="2021-04-29T15:36:00Z"/>
                <w:rFonts w:ascii="Arial" w:hAnsi="Arial" w:cs="Arial"/>
                <w:color w:val="000000"/>
                <w:sz w:val="16"/>
                <w:szCs w:val="16"/>
              </w:rPr>
            </w:pPr>
            <w:ins w:id="1568" w:author="Stephen Wandro" w:date="2021-04-29T15:36:00Z">
              <w:r w:rsidRPr="002F7687">
                <w:rPr>
                  <w:rFonts w:ascii="Arial" w:hAnsi="Arial" w:cs="Arial"/>
                  <w:sz w:val="16"/>
                  <w:szCs w:val="16"/>
                </w:rPr>
                <w:t>Bop</w:t>
              </w:r>
            </w:ins>
          </w:p>
        </w:tc>
        <w:tc>
          <w:tcPr>
            <w:tcW w:w="2994" w:type="dxa"/>
            <w:gridSpan w:val="3"/>
            <w:noWrap/>
            <w:hideMark/>
            <w:tcPrChange w:id="1569" w:author="Stephen Wandro" w:date="2021-04-29T16:02:00Z">
              <w:tcPr>
                <w:tcW w:w="3416" w:type="dxa"/>
                <w:gridSpan w:val="3"/>
                <w:noWrap/>
                <w:hideMark/>
              </w:tcPr>
            </w:tcPrChange>
          </w:tcPr>
          <w:p w14:paraId="7C9390A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0" w:author="Stephen Wandro" w:date="2021-04-29T15:36:00Z"/>
                <w:rFonts w:ascii="Arial" w:hAnsi="Arial" w:cs="Arial"/>
                <w:color w:val="000000"/>
                <w:sz w:val="16"/>
                <w:szCs w:val="16"/>
              </w:rPr>
            </w:pPr>
            <w:ins w:id="1571" w:author="Stephen Wandro" w:date="2021-04-29T15:36:00Z">
              <w:r w:rsidRPr="002F7687">
                <w:rPr>
                  <w:rFonts w:ascii="Arial" w:hAnsi="Arial" w:cs="Arial"/>
                  <w:sz w:val="16"/>
                  <w:szCs w:val="16"/>
                </w:rPr>
                <w:t>phosphocarrier protein HPr</w:t>
              </w:r>
            </w:ins>
          </w:p>
        </w:tc>
        <w:tc>
          <w:tcPr>
            <w:tcW w:w="1085" w:type="dxa"/>
            <w:noWrap/>
            <w:hideMark/>
            <w:tcPrChange w:id="1572" w:author="Stephen Wandro" w:date="2021-04-29T16:02:00Z">
              <w:tcPr>
                <w:tcW w:w="1085" w:type="dxa"/>
                <w:noWrap/>
                <w:hideMark/>
              </w:tcPr>
            </w:tcPrChange>
          </w:tcPr>
          <w:p w14:paraId="44213C4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3" w:author="Stephen Wandro" w:date="2021-04-29T15:36:00Z"/>
                <w:rFonts w:ascii="Arial" w:hAnsi="Arial" w:cs="Arial"/>
                <w:color w:val="000000"/>
                <w:sz w:val="16"/>
                <w:szCs w:val="16"/>
              </w:rPr>
            </w:pPr>
            <w:ins w:id="1574" w:author="Stephen Wandro" w:date="2021-04-29T15:36:00Z">
              <w:r w:rsidRPr="002F7687">
                <w:rPr>
                  <w:rFonts w:ascii="Arial" w:hAnsi="Arial" w:cs="Arial"/>
                  <w:color w:val="000000"/>
                  <w:sz w:val="16"/>
                  <w:szCs w:val="16"/>
                </w:rPr>
                <w:t> </w:t>
              </w:r>
            </w:ins>
          </w:p>
        </w:tc>
        <w:tc>
          <w:tcPr>
            <w:tcW w:w="1186" w:type="dxa"/>
            <w:noWrap/>
            <w:hideMark/>
            <w:tcPrChange w:id="1575" w:author="Stephen Wandro" w:date="2021-04-29T16:02:00Z">
              <w:tcPr>
                <w:tcW w:w="1186" w:type="dxa"/>
                <w:noWrap/>
                <w:hideMark/>
              </w:tcPr>
            </w:tcPrChange>
          </w:tcPr>
          <w:p w14:paraId="4A12089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6" w:author="Stephen Wandro" w:date="2021-04-29T15:36:00Z"/>
                <w:rFonts w:ascii="Arial" w:hAnsi="Arial" w:cs="Arial"/>
                <w:color w:val="000000"/>
                <w:sz w:val="16"/>
                <w:szCs w:val="16"/>
              </w:rPr>
            </w:pPr>
            <w:ins w:id="1577" w:author="Stephen Wandro" w:date="2021-04-29T15:36:00Z">
              <w:r w:rsidRPr="002F7687">
                <w:rPr>
                  <w:rFonts w:ascii="Arial" w:hAnsi="Arial" w:cs="Arial"/>
                  <w:color w:val="000000"/>
                  <w:sz w:val="16"/>
                  <w:szCs w:val="16"/>
                </w:rPr>
                <w:t>SNP</w:t>
              </w:r>
            </w:ins>
          </w:p>
        </w:tc>
        <w:tc>
          <w:tcPr>
            <w:tcW w:w="1475" w:type="dxa"/>
            <w:gridSpan w:val="2"/>
            <w:noWrap/>
            <w:hideMark/>
            <w:tcPrChange w:id="1578" w:author="Stephen Wandro" w:date="2021-04-29T16:02:00Z">
              <w:tcPr>
                <w:tcW w:w="1475" w:type="dxa"/>
                <w:gridSpan w:val="2"/>
                <w:noWrap/>
                <w:hideMark/>
              </w:tcPr>
            </w:tcPrChange>
          </w:tcPr>
          <w:p w14:paraId="30E08DC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579" w:author="Stephen Wandro" w:date="2021-04-29T15:36:00Z"/>
                <w:rFonts w:ascii="Arial" w:hAnsi="Arial" w:cs="Arial"/>
                <w:color w:val="000000"/>
                <w:sz w:val="16"/>
                <w:szCs w:val="16"/>
              </w:rPr>
            </w:pPr>
            <w:ins w:id="1580" w:author="Stephen Wandro" w:date="2021-04-29T15:36:00Z">
              <w:r w:rsidRPr="002F7687">
                <w:rPr>
                  <w:rFonts w:ascii="Arial" w:hAnsi="Arial" w:cs="Arial"/>
                  <w:color w:val="000000"/>
                  <w:sz w:val="16"/>
                  <w:szCs w:val="16"/>
                </w:rPr>
                <w:t> </w:t>
              </w:r>
            </w:ins>
          </w:p>
        </w:tc>
      </w:tr>
      <w:tr w:rsidR="009921B3" w:rsidRPr="002F7687" w14:paraId="14F92C20" w14:textId="77777777" w:rsidTr="009921B3">
        <w:trPr>
          <w:gridAfter w:val="1"/>
          <w:trHeight w:val="270"/>
          <w:ins w:id="1581" w:author="Stephen Wandro" w:date="2021-04-29T15:36:00Z"/>
          <w:trPrChange w:id="15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583" w:author="Stephen Wandro" w:date="2021-04-29T16:02:00Z">
              <w:tcPr>
                <w:tcW w:w="1795" w:type="dxa"/>
                <w:gridSpan w:val="2"/>
                <w:noWrap/>
                <w:hideMark/>
              </w:tcPr>
            </w:tcPrChange>
          </w:tcPr>
          <w:p w14:paraId="2BD54BC4" w14:textId="77777777" w:rsidR="002F7687" w:rsidRPr="002F7687" w:rsidRDefault="002F7687" w:rsidP="002F7687">
            <w:pPr>
              <w:jc w:val="center"/>
              <w:rPr>
                <w:ins w:id="1584" w:author="Stephen Wandro" w:date="2021-04-29T15:36:00Z"/>
                <w:rFonts w:ascii="Arial" w:hAnsi="Arial" w:cs="Arial"/>
                <w:color w:val="000000"/>
                <w:sz w:val="16"/>
                <w:szCs w:val="16"/>
              </w:rPr>
            </w:pPr>
            <w:ins w:id="158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586" w:author="Stephen Wandro" w:date="2021-04-29T16:02:00Z">
              <w:tcPr>
                <w:tcW w:w="393" w:type="dxa"/>
                <w:noWrap/>
                <w:hideMark/>
              </w:tcPr>
            </w:tcPrChange>
          </w:tcPr>
          <w:p w14:paraId="30C85DA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87" w:author="Stephen Wandro" w:date="2021-04-29T15:36:00Z"/>
                <w:rFonts w:ascii="Arial" w:hAnsi="Arial" w:cs="Arial"/>
                <w:color w:val="000000"/>
                <w:sz w:val="16"/>
                <w:szCs w:val="16"/>
              </w:rPr>
            </w:pPr>
            <w:ins w:id="1588" w:author="Stephen Wandro" w:date="2021-04-29T15:36:00Z">
              <w:r w:rsidRPr="002F7687">
                <w:rPr>
                  <w:rFonts w:ascii="Arial" w:hAnsi="Arial" w:cs="Arial"/>
                  <w:color w:val="000000"/>
                  <w:sz w:val="16"/>
                  <w:szCs w:val="16"/>
                </w:rPr>
                <w:t>Bop</w:t>
              </w:r>
            </w:ins>
          </w:p>
        </w:tc>
        <w:tc>
          <w:tcPr>
            <w:tcW w:w="2994" w:type="dxa"/>
            <w:gridSpan w:val="3"/>
            <w:noWrap/>
            <w:hideMark/>
            <w:tcPrChange w:id="1589" w:author="Stephen Wandro" w:date="2021-04-29T16:02:00Z">
              <w:tcPr>
                <w:tcW w:w="3416" w:type="dxa"/>
                <w:gridSpan w:val="3"/>
                <w:noWrap/>
                <w:hideMark/>
              </w:tcPr>
            </w:tcPrChange>
          </w:tcPr>
          <w:p w14:paraId="11BE3D3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0" w:author="Stephen Wandro" w:date="2021-04-29T15:36:00Z"/>
                <w:rFonts w:ascii="Arial" w:hAnsi="Arial" w:cs="Arial"/>
                <w:color w:val="000000"/>
                <w:sz w:val="16"/>
                <w:szCs w:val="16"/>
              </w:rPr>
            </w:pPr>
            <w:ins w:id="1591"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592" w:author="Stephen Wandro" w:date="2021-04-29T16:02:00Z">
              <w:tcPr>
                <w:tcW w:w="1085" w:type="dxa"/>
                <w:noWrap/>
                <w:hideMark/>
              </w:tcPr>
            </w:tcPrChange>
          </w:tcPr>
          <w:p w14:paraId="4A3E52F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3" w:author="Stephen Wandro" w:date="2021-04-29T15:36:00Z"/>
                <w:rFonts w:ascii="Arial" w:hAnsi="Arial" w:cs="Arial"/>
                <w:color w:val="000000"/>
                <w:sz w:val="16"/>
                <w:szCs w:val="16"/>
              </w:rPr>
            </w:pPr>
            <w:ins w:id="1594" w:author="Stephen Wandro" w:date="2021-04-29T15:36:00Z">
              <w:r w:rsidRPr="002F7687">
                <w:rPr>
                  <w:rFonts w:ascii="Arial" w:hAnsi="Arial" w:cs="Arial"/>
                  <w:color w:val="000000"/>
                  <w:sz w:val="16"/>
                  <w:szCs w:val="16"/>
                </w:rPr>
                <w:t> </w:t>
              </w:r>
            </w:ins>
          </w:p>
        </w:tc>
        <w:tc>
          <w:tcPr>
            <w:tcW w:w="1186" w:type="dxa"/>
            <w:noWrap/>
            <w:hideMark/>
            <w:tcPrChange w:id="1595" w:author="Stephen Wandro" w:date="2021-04-29T16:02:00Z">
              <w:tcPr>
                <w:tcW w:w="1186" w:type="dxa"/>
                <w:noWrap/>
                <w:hideMark/>
              </w:tcPr>
            </w:tcPrChange>
          </w:tcPr>
          <w:p w14:paraId="5402E47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6" w:author="Stephen Wandro" w:date="2021-04-29T15:36:00Z"/>
                <w:rFonts w:ascii="Arial" w:hAnsi="Arial" w:cs="Arial"/>
                <w:color w:val="000000"/>
                <w:sz w:val="16"/>
                <w:szCs w:val="16"/>
              </w:rPr>
            </w:pPr>
            <w:ins w:id="1597" w:author="Stephen Wandro" w:date="2021-04-29T15:36:00Z">
              <w:r w:rsidRPr="002F7687">
                <w:rPr>
                  <w:rFonts w:ascii="Arial" w:hAnsi="Arial" w:cs="Arial"/>
                  <w:color w:val="000000"/>
                  <w:sz w:val="16"/>
                  <w:szCs w:val="16"/>
                </w:rPr>
                <w:t>SNP</w:t>
              </w:r>
            </w:ins>
          </w:p>
        </w:tc>
        <w:tc>
          <w:tcPr>
            <w:tcW w:w="1475" w:type="dxa"/>
            <w:gridSpan w:val="2"/>
            <w:noWrap/>
            <w:hideMark/>
            <w:tcPrChange w:id="1598" w:author="Stephen Wandro" w:date="2021-04-29T16:02:00Z">
              <w:tcPr>
                <w:tcW w:w="1475" w:type="dxa"/>
                <w:gridSpan w:val="2"/>
                <w:noWrap/>
                <w:hideMark/>
              </w:tcPr>
            </w:tcPrChange>
          </w:tcPr>
          <w:p w14:paraId="0E029AC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599" w:author="Stephen Wandro" w:date="2021-04-29T15:36:00Z"/>
                <w:rFonts w:ascii="Arial" w:hAnsi="Arial" w:cs="Arial"/>
                <w:color w:val="000000"/>
                <w:sz w:val="16"/>
                <w:szCs w:val="16"/>
              </w:rPr>
            </w:pPr>
            <w:ins w:id="1600" w:author="Stephen Wandro" w:date="2021-04-29T15:36:00Z">
              <w:r w:rsidRPr="002F7687">
                <w:rPr>
                  <w:rFonts w:ascii="Arial" w:hAnsi="Arial" w:cs="Arial"/>
                  <w:color w:val="000000"/>
                  <w:sz w:val="16"/>
                  <w:szCs w:val="16"/>
                </w:rPr>
                <w:t>Epa</w:t>
              </w:r>
            </w:ins>
          </w:p>
        </w:tc>
      </w:tr>
      <w:tr w:rsidR="009921B3" w:rsidRPr="002F7687" w14:paraId="6F2AAD79"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01" w:author="Stephen Wandro" w:date="2021-04-29T15:36:00Z"/>
          <w:trPrChange w:id="16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03" w:author="Stephen Wandro" w:date="2021-04-29T16:02:00Z">
              <w:tcPr>
                <w:tcW w:w="1795" w:type="dxa"/>
                <w:gridSpan w:val="2"/>
                <w:noWrap/>
                <w:hideMark/>
              </w:tcPr>
            </w:tcPrChange>
          </w:tcPr>
          <w:p w14:paraId="361E7AF4"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04" w:author="Stephen Wandro" w:date="2021-04-29T15:36:00Z"/>
                <w:rFonts w:ascii="Arial" w:hAnsi="Arial" w:cs="Arial"/>
                <w:color w:val="000000"/>
                <w:sz w:val="16"/>
                <w:szCs w:val="16"/>
              </w:rPr>
            </w:pPr>
            <w:ins w:id="160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06" w:author="Stephen Wandro" w:date="2021-04-29T16:02:00Z">
              <w:tcPr>
                <w:tcW w:w="393" w:type="dxa"/>
                <w:noWrap/>
                <w:hideMark/>
              </w:tcPr>
            </w:tcPrChange>
          </w:tcPr>
          <w:p w14:paraId="4A5FA66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07" w:author="Stephen Wandro" w:date="2021-04-29T15:36:00Z"/>
                <w:rFonts w:ascii="Arial" w:hAnsi="Arial" w:cs="Arial"/>
                <w:color w:val="000000"/>
                <w:sz w:val="16"/>
                <w:szCs w:val="16"/>
              </w:rPr>
            </w:pPr>
            <w:ins w:id="1608" w:author="Stephen Wandro" w:date="2021-04-29T15:36:00Z">
              <w:r w:rsidRPr="002F7687">
                <w:rPr>
                  <w:rFonts w:ascii="Arial" w:hAnsi="Arial" w:cs="Arial"/>
                  <w:sz w:val="16"/>
                  <w:szCs w:val="16"/>
                </w:rPr>
                <w:t>Bop</w:t>
              </w:r>
            </w:ins>
          </w:p>
        </w:tc>
        <w:tc>
          <w:tcPr>
            <w:tcW w:w="2994" w:type="dxa"/>
            <w:gridSpan w:val="3"/>
            <w:noWrap/>
            <w:hideMark/>
            <w:tcPrChange w:id="1609" w:author="Stephen Wandro" w:date="2021-04-29T16:02:00Z">
              <w:tcPr>
                <w:tcW w:w="3416" w:type="dxa"/>
                <w:gridSpan w:val="3"/>
                <w:noWrap/>
                <w:hideMark/>
              </w:tcPr>
            </w:tcPrChange>
          </w:tcPr>
          <w:p w14:paraId="527E928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0" w:author="Stephen Wandro" w:date="2021-04-29T15:36:00Z"/>
                <w:rFonts w:ascii="Arial" w:hAnsi="Arial" w:cs="Arial"/>
                <w:color w:val="000000"/>
                <w:sz w:val="16"/>
                <w:szCs w:val="16"/>
              </w:rPr>
            </w:pPr>
            <w:ins w:id="1611"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612" w:author="Stephen Wandro" w:date="2021-04-29T16:02:00Z">
              <w:tcPr>
                <w:tcW w:w="1085" w:type="dxa"/>
                <w:noWrap/>
                <w:hideMark/>
              </w:tcPr>
            </w:tcPrChange>
          </w:tcPr>
          <w:p w14:paraId="5CC752B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3" w:author="Stephen Wandro" w:date="2021-04-29T15:36:00Z"/>
                <w:rFonts w:ascii="Arial" w:hAnsi="Arial" w:cs="Arial"/>
                <w:color w:val="000000"/>
                <w:sz w:val="16"/>
                <w:szCs w:val="16"/>
              </w:rPr>
            </w:pPr>
            <w:ins w:id="1614" w:author="Stephen Wandro" w:date="2021-04-29T15:36:00Z">
              <w:r w:rsidRPr="002F7687">
                <w:rPr>
                  <w:rFonts w:ascii="Arial" w:hAnsi="Arial" w:cs="Arial"/>
                  <w:color w:val="000000"/>
                  <w:sz w:val="16"/>
                  <w:szCs w:val="16"/>
                </w:rPr>
                <w:t> </w:t>
              </w:r>
            </w:ins>
          </w:p>
        </w:tc>
        <w:tc>
          <w:tcPr>
            <w:tcW w:w="1186" w:type="dxa"/>
            <w:noWrap/>
            <w:hideMark/>
            <w:tcPrChange w:id="1615" w:author="Stephen Wandro" w:date="2021-04-29T16:02:00Z">
              <w:tcPr>
                <w:tcW w:w="1186" w:type="dxa"/>
                <w:noWrap/>
                <w:hideMark/>
              </w:tcPr>
            </w:tcPrChange>
          </w:tcPr>
          <w:p w14:paraId="65BC962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6" w:author="Stephen Wandro" w:date="2021-04-29T15:36:00Z"/>
                <w:rFonts w:ascii="Arial" w:hAnsi="Arial" w:cs="Arial"/>
                <w:color w:val="000000"/>
                <w:sz w:val="16"/>
                <w:szCs w:val="16"/>
              </w:rPr>
            </w:pPr>
            <w:ins w:id="1617" w:author="Stephen Wandro" w:date="2021-04-29T15:36:00Z">
              <w:r w:rsidRPr="002F7687">
                <w:rPr>
                  <w:rFonts w:ascii="Arial" w:hAnsi="Arial" w:cs="Arial"/>
                  <w:color w:val="000000"/>
                  <w:sz w:val="16"/>
                  <w:szCs w:val="16"/>
                </w:rPr>
                <w:t>SNP</w:t>
              </w:r>
            </w:ins>
          </w:p>
        </w:tc>
        <w:tc>
          <w:tcPr>
            <w:tcW w:w="1475" w:type="dxa"/>
            <w:gridSpan w:val="2"/>
            <w:noWrap/>
            <w:hideMark/>
            <w:tcPrChange w:id="1618" w:author="Stephen Wandro" w:date="2021-04-29T16:02:00Z">
              <w:tcPr>
                <w:tcW w:w="1475" w:type="dxa"/>
                <w:gridSpan w:val="2"/>
                <w:noWrap/>
                <w:hideMark/>
              </w:tcPr>
            </w:tcPrChange>
          </w:tcPr>
          <w:p w14:paraId="0EDA7E44"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19" w:author="Stephen Wandro" w:date="2021-04-29T15:36:00Z"/>
                <w:rFonts w:ascii="Arial" w:hAnsi="Arial" w:cs="Arial"/>
                <w:color w:val="000000"/>
                <w:sz w:val="16"/>
                <w:szCs w:val="16"/>
              </w:rPr>
            </w:pPr>
            <w:ins w:id="1620" w:author="Stephen Wandro" w:date="2021-04-29T15:36:00Z">
              <w:r w:rsidRPr="002F7687">
                <w:rPr>
                  <w:rFonts w:ascii="Arial" w:hAnsi="Arial" w:cs="Arial"/>
                  <w:sz w:val="16"/>
                  <w:szCs w:val="16"/>
                </w:rPr>
                <w:t>Epa</w:t>
              </w:r>
            </w:ins>
          </w:p>
        </w:tc>
      </w:tr>
      <w:tr w:rsidR="009921B3" w:rsidRPr="002F7687" w14:paraId="160B3418" w14:textId="77777777" w:rsidTr="009921B3">
        <w:trPr>
          <w:gridAfter w:val="1"/>
          <w:trHeight w:val="270"/>
          <w:ins w:id="1621" w:author="Stephen Wandro" w:date="2021-04-29T15:36:00Z"/>
          <w:trPrChange w:id="16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23" w:author="Stephen Wandro" w:date="2021-04-29T16:02:00Z">
              <w:tcPr>
                <w:tcW w:w="1795" w:type="dxa"/>
                <w:gridSpan w:val="2"/>
                <w:noWrap/>
                <w:hideMark/>
              </w:tcPr>
            </w:tcPrChange>
          </w:tcPr>
          <w:p w14:paraId="534DF2B1" w14:textId="77777777" w:rsidR="002F7687" w:rsidRPr="002F7687" w:rsidRDefault="002F7687" w:rsidP="002F7687">
            <w:pPr>
              <w:jc w:val="center"/>
              <w:rPr>
                <w:ins w:id="1624" w:author="Stephen Wandro" w:date="2021-04-29T15:36:00Z"/>
                <w:rFonts w:ascii="Arial" w:hAnsi="Arial" w:cs="Arial"/>
                <w:color w:val="000000"/>
                <w:sz w:val="16"/>
                <w:szCs w:val="16"/>
              </w:rPr>
            </w:pPr>
            <w:ins w:id="162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26" w:author="Stephen Wandro" w:date="2021-04-29T16:02:00Z">
              <w:tcPr>
                <w:tcW w:w="393" w:type="dxa"/>
                <w:noWrap/>
                <w:hideMark/>
              </w:tcPr>
            </w:tcPrChange>
          </w:tcPr>
          <w:p w14:paraId="7064545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27" w:author="Stephen Wandro" w:date="2021-04-29T15:36:00Z"/>
                <w:rFonts w:ascii="Arial" w:hAnsi="Arial" w:cs="Arial"/>
                <w:color w:val="000000"/>
                <w:sz w:val="16"/>
                <w:szCs w:val="16"/>
              </w:rPr>
            </w:pPr>
            <w:ins w:id="1628" w:author="Stephen Wandro" w:date="2021-04-29T15:36:00Z">
              <w:r w:rsidRPr="002F7687">
                <w:rPr>
                  <w:rFonts w:ascii="Arial" w:hAnsi="Arial" w:cs="Arial"/>
                  <w:color w:val="000000"/>
                  <w:sz w:val="16"/>
                  <w:szCs w:val="16"/>
                </w:rPr>
                <w:t>Bop</w:t>
              </w:r>
            </w:ins>
          </w:p>
        </w:tc>
        <w:tc>
          <w:tcPr>
            <w:tcW w:w="2994" w:type="dxa"/>
            <w:gridSpan w:val="3"/>
            <w:noWrap/>
            <w:hideMark/>
            <w:tcPrChange w:id="1629" w:author="Stephen Wandro" w:date="2021-04-29T16:02:00Z">
              <w:tcPr>
                <w:tcW w:w="3416" w:type="dxa"/>
                <w:gridSpan w:val="3"/>
                <w:noWrap/>
                <w:hideMark/>
              </w:tcPr>
            </w:tcPrChange>
          </w:tcPr>
          <w:p w14:paraId="5404072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0" w:author="Stephen Wandro" w:date="2021-04-29T15:36:00Z"/>
                <w:rFonts w:ascii="Arial" w:hAnsi="Arial" w:cs="Arial"/>
                <w:color w:val="000000"/>
                <w:sz w:val="16"/>
                <w:szCs w:val="16"/>
              </w:rPr>
            </w:pPr>
            <w:ins w:id="1631" w:author="Stephen Wandro" w:date="2021-04-29T15:36:00Z">
              <w:r w:rsidRPr="002F7687">
                <w:rPr>
                  <w:rFonts w:ascii="Arial" w:hAnsi="Arial" w:cs="Arial"/>
                  <w:color w:val="000000"/>
                  <w:sz w:val="16"/>
                  <w:szCs w:val="16"/>
                </w:rPr>
                <w:t>NAD dependent epimerase/dehydratase family protein</w:t>
              </w:r>
            </w:ins>
          </w:p>
        </w:tc>
        <w:tc>
          <w:tcPr>
            <w:tcW w:w="1085" w:type="dxa"/>
            <w:noWrap/>
            <w:hideMark/>
            <w:tcPrChange w:id="1632" w:author="Stephen Wandro" w:date="2021-04-29T16:02:00Z">
              <w:tcPr>
                <w:tcW w:w="1085" w:type="dxa"/>
                <w:noWrap/>
                <w:hideMark/>
              </w:tcPr>
            </w:tcPrChange>
          </w:tcPr>
          <w:p w14:paraId="3993986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3" w:author="Stephen Wandro" w:date="2021-04-29T15:36:00Z"/>
                <w:rFonts w:ascii="Arial" w:hAnsi="Arial" w:cs="Arial"/>
                <w:color w:val="000000"/>
                <w:sz w:val="16"/>
                <w:szCs w:val="16"/>
              </w:rPr>
            </w:pPr>
            <w:ins w:id="1634" w:author="Stephen Wandro" w:date="2021-04-29T15:36:00Z">
              <w:r w:rsidRPr="002F7687">
                <w:rPr>
                  <w:rFonts w:ascii="Arial" w:hAnsi="Arial" w:cs="Arial"/>
                  <w:color w:val="000000"/>
                  <w:sz w:val="16"/>
                  <w:szCs w:val="16"/>
                </w:rPr>
                <w:t> </w:t>
              </w:r>
            </w:ins>
          </w:p>
        </w:tc>
        <w:tc>
          <w:tcPr>
            <w:tcW w:w="1186" w:type="dxa"/>
            <w:noWrap/>
            <w:hideMark/>
            <w:tcPrChange w:id="1635" w:author="Stephen Wandro" w:date="2021-04-29T16:02:00Z">
              <w:tcPr>
                <w:tcW w:w="1186" w:type="dxa"/>
                <w:noWrap/>
                <w:hideMark/>
              </w:tcPr>
            </w:tcPrChange>
          </w:tcPr>
          <w:p w14:paraId="6E4B299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6" w:author="Stephen Wandro" w:date="2021-04-29T15:36:00Z"/>
                <w:rFonts w:ascii="Arial" w:hAnsi="Arial" w:cs="Arial"/>
                <w:color w:val="000000"/>
                <w:sz w:val="16"/>
                <w:szCs w:val="16"/>
              </w:rPr>
            </w:pPr>
            <w:ins w:id="1637" w:author="Stephen Wandro" w:date="2021-04-29T15:36:00Z">
              <w:r w:rsidRPr="002F7687">
                <w:rPr>
                  <w:rFonts w:ascii="Arial" w:hAnsi="Arial" w:cs="Arial"/>
                  <w:color w:val="000000"/>
                  <w:sz w:val="16"/>
                  <w:szCs w:val="16"/>
                </w:rPr>
                <w:t>SNP</w:t>
              </w:r>
            </w:ins>
          </w:p>
        </w:tc>
        <w:tc>
          <w:tcPr>
            <w:tcW w:w="1475" w:type="dxa"/>
            <w:gridSpan w:val="2"/>
            <w:noWrap/>
            <w:hideMark/>
            <w:tcPrChange w:id="1638" w:author="Stephen Wandro" w:date="2021-04-29T16:02:00Z">
              <w:tcPr>
                <w:tcW w:w="1475" w:type="dxa"/>
                <w:gridSpan w:val="2"/>
                <w:noWrap/>
                <w:hideMark/>
              </w:tcPr>
            </w:tcPrChange>
          </w:tcPr>
          <w:p w14:paraId="5488900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39" w:author="Stephen Wandro" w:date="2021-04-29T15:36:00Z"/>
                <w:rFonts w:ascii="Arial" w:hAnsi="Arial" w:cs="Arial"/>
                <w:color w:val="000000"/>
                <w:sz w:val="16"/>
                <w:szCs w:val="16"/>
              </w:rPr>
            </w:pPr>
            <w:ins w:id="1640" w:author="Stephen Wandro" w:date="2021-04-29T15:36:00Z">
              <w:r w:rsidRPr="002F7687">
                <w:rPr>
                  <w:rFonts w:ascii="Arial" w:hAnsi="Arial" w:cs="Arial"/>
                  <w:color w:val="000000"/>
                  <w:sz w:val="16"/>
                  <w:szCs w:val="16"/>
                </w:rPr>
                <w:t>Epa</w:t>
              </w:r>
            </w:ins>
          </w:p>
        </w:tc>
      </w:tr>
      <w:tr w:rsidR="009921B3" w:rsidRPr="002F7687" w14:paraId="7FE40F12"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41" w:author="Stephen Wandro" w:date="2021-04-29T15:36:00Z"/>
          <w:trPrChange w:id="16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43" w:author="Stephen Wandro" w:date="2021-04-29T16:02:00Z">
              <w:tcPr>
                <w:tcW w:w="1795" w:type="dxa"/>
                <w:gridSpan w:val="2"/>
                <w:noWrap/>
                <w:hideMark/>
              </w:tcPr>
            </w:tcPrChange>
          </w:tcPr>
          <w:p w14:paraId="46DA2960"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44" w:author="Stephen Wandro" w:date="2021-04-29T15:36:00Z"/>
                <w:rFonts w:ascii="Arial" w:hAnsi="Arial" w:cs="Arial"/>
                <w:color w:val="000000"/>
                <w:sz w:val="16"/>
                <w:szCs w:val="16"/>
              </w:rPr>
            </w:pPr>
            <w:ins w:id="164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46" w:author="Stephen Wandro" w:date="2021-04-29T16:02:00Z">
              <w:tcPr>
                <w:tcW w:w="393" w:type="dxa"/>
                <w:noWrap/>
                <w:hideMark/>
              </w:tcPr>
            </w:tcPrChange>
          </w:tcPr>
          <w:p w14:paraId="3A722B9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47" w:author="Stephen Wandro" w:date="2021-04-29T15:36:00Z"/>
                <w:rFonts w:ascii="Arial" w:hAnsi="Arial" w:cs="Arial"/>
                <w:color w:val="000000"/>
                <w:sz w:val="16"/>
                <w:szCs w:val="16"/>
              </w:rPr>
            </w:pPr>
            <w:ins w:id="1648" w:author="Stephen Wandro" w:date="2021-04-29T15:36:00Z">
              <w:r w:rsidRPr="002F7687">
                <w:rPr>
                  <w:rFonts w:ascii="Arial" w:hAnsi="Arial" w:cs="Arial"/>
                  <w:color w:val="000000"/>
                  <w:sz w:val="16"/>
                  <w:szCs w:val="16"/>
                </w:rPr>
                <w:t>phiV12</w:t>
              </w:r>
            </w:ins>
          </w:p>
        </w:tc>
        <w:tc>
          <w:tcPr>
            <w:tcW w:w="2994" w:type="dxa"/>
            <w:gridSpan w:val="3"/>
            <w:noWrap/>
            <w:hideMark/>
            <w:tcPrChange w:id="1649" w:author="Stephen Wandro" w:date="2021-04-29T16:02:00Z">
              <w:tcPr>
                <w:tcW w:w="3416" w:type="dxa"/>
                <w:gridSpan w:val="3"/>
                <w:noWrap/>
                <w:hideMark/>
              </w:tcPr>
            </w:tcPrChange>
          </w:tcPr>
          <w:p w14:paraId="48FFAA1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0" w:author="Stephen Wandro" w:date="2021-04-29T15:36:00Z"/>
                <w:rFonts w:ascii="Arial" w:hAnsi="Arial" w:cs="Arial"/>
                <w:color w:val="000000"/>
                <w:sz w:val="16"/>
                <w:szCs w:val="16"/>
              </w:rPr>
            </w:pPr>
            <w:ins w:id="1651" w:author="Stephen Wandro" w:date="2021-04-29T15:36:00Z">
              <w:r w:rsidRPr="002F7687">
                <w:rPr>
                  <w:rFonts w:ascii="Arial" w:hAnsi="Arial" w:cs="Arial"/>
                  <w:color w:val="000000"/>
                  <w:sz w:val="16"/>
                  <w:szCs w:val="16"/>
                </w:rPr>
                <w:t>exopolysaccharide biosynthesis polyprenyl glycosylphosphotransferase</w:t>
              </w:r>
            </w:ins>
          </w:p>
        </w:tc>
        <w:tc>
          <w:tcPr>
            <w:tcW w:w="1085" w:type="dxa"/>
            <w:noWrap/>
            <w:hideMark/>
            <w:tcPrChange w:id="1652" w:author="Stephen Wandro" w:date="2021-04-29T16:02:00Z">
              <w:tcPr>
                <w:tcW w:w="1085" w:type="dxa"/>
                <w:noWrap/>
                <w:hideMark/>
              </w:tcPr>
            </w:tcPrChange>
          </w:tcPr>
          <w:p w14:paraId="132CBA2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3" w:author="Stephen Wandro" w:date="2021-04-29T15:36:00Z"/>
                <w:rFonts w:ascii="Arial" w:hAnsi="Arial" w:cs="Arial"/>
                <w:color w:val="000000"/>
                <w:sz w:val="16"/>
                <w:szCs w:val="16"/>
              </w:rPr>
            </w:pPr>
            <w:ins w:id="1654" w:author="Stephen Wandro" w:date="2021-04-29T15:36:00Z">
              <w:r w:rsidRPr="002F7687">
                <w:rPr>
                  <w:rFonts w:ascii="Arial" w:hAnsi="Arial" w:cs="Arial"/>
                  <w:color w:val="000000"/>
                  <w:sz w:val="16"/>
                  <w:szCs w:val="16"/>
                </w:rPr>
                <w:t> </w:t>
              </w:r>
            </w:ins>
          </w:p>
        </w:tc>
        <w:tc>
          <w:tcPr>
            <w:tcW w:w="1186" w:type="dxa"/>
            <w:noWrap/>
            <w:hideMark/>
            <w:tcPrChange w:id="1655" w:author="Stephen Wandro" w:date="2021-04-29T16:02:00Z">
              <w:tcPr>
                <w:tcW w:w="1186" w:type="dxa"/>
                <w:noWrap/>
                <w:hideMark/>
              </w:tcPr>
            </w:tcPrChange>
          </w:tcPr>
          <w:p w14:paraId="35ED36F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6" w:author="Stephen Wandro" w:date="2021-04-29T15:36:00Z"/>
                <w:rFonts w:ascii="Arial" w:hAnsi="Arial" w:cs="Arial"/>
                <w:color w:val="000000"/>
                <w:sz w:val="16"/>
                <w:szCs w:val="16"/>
              </w:rPr>
            </w:pPr>
            <w:ins w:id="1657" w:author="Stephen Wandro" w:date="2021-04-29T15:36:00Z">
              <w:r w:rsidRPr="002F7687">
                <w:rPr>
                  <w:rFonts w:ascii="Arial" w:hAnsi="Arial" w:cs="Arial"/>
                  <w:color w:val="000000"/>
                  <w:sz w:val="16"/>
                  <w:szCs w:val="16"/>
                </w:rPr>
                <w:t>SNP</w:t>
              </w:r>
            </w:ins>
          </w:p>
        </w:tc>
        <w:tc>
          <w:tcPr>
            <w:tcW w:w="1475" w:type="dxa"/>
            <w:gridSpan w:val="2"/>
            <w:noWrap/>
            <w:hideMark/>
            <w:tcPrChange w:id="1658" w:author="Stephen Wandro" w:date="2021-04-29T16:02:00Z">
              <w:tcPr>
                <w:tcW w:w="1475" w:type="dxa"/>
                <w:gridSpan w:val="2"/>
                <w:noWrap/>
                <w:hideMark/>
              </w:tcPr>
            </w:tcPrChange>
          </w:tcPr>
          <w:p w14:paraId="686182C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59" w:author="Stephen Wandro" w:date="2021-04-29T15:36:00Z"/>
                <w:rFonts w:ascii="Arial" w:hAnsi="Arial" w:cs="Arial"/>
                <w:color w:val="000000"/>
                <w:sz w:val="16"/>
                <w:szCs w:val="16"/>
              </w:rPr>
            </w:pPr>
            <w:ins w:id="1660" w:author="Stephen Wandro" w:date="2021-04-29T15:36:00Z">
              <w:r w:rsidRPr="002F7687">
                <w:rPr>
                  <w:rFonts w:ascii="Arial" w:hAnsi="Arial" w:cs="Arial"/>
                  <w:color w:val="000000"/>
                  <w:sz w:val="16"/>
                  <w:szCs w:val="16"/>
                </w:rPr>
                <w:t>Epa</w:t>
              </w:r>
            </w:ins>
          </w:p>
        </w:tc>
      </w:tr>
      <w:tr w:rsidR="009921B3" w:rsidRPr="002F7687" w14:paraId="2A4294BB" w14:textId="77777777" w:rsidTr="009921B3">
        <w:trPr>
          <w:gridAfter w:val="1"/>
          <w:trHeight w:val="270"/>
          <w:ins w:id="1661" w:author="Stephen Wandro" w:date="2021-04-29T15:36:00Z"/>
          <w:trPrChange w:id="16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63" w:author="Stephen Wandro" w:date="2021-04-29T16:02:00Z">
              <w:tcPr>
                <w:tcW w:w="1795" w:type="dxa"/>
                <w:gridSpan w:val="2"/>
                <w:noWrap/>
                <w:hideMark/>
              </w:tcPr>
            </w:tcPrChange>
          </w:tcPr>
          <w:p w14:paraId="6B231781" w14:textId="77777777" w:rsidR="002F7687" w:rsidRPr="002F7687" w:rsidRDefault="002F7687" w:rsidP="002F7687">
            <w:pPr>
              <w:jc w:val="center"/>
              <w:rPr>
                <w:ins w:id="1664" w:author="Stephen Wandro" w:date="2021-04-29T15:36:00Z"/>
                <w:rFonts w:ascii="Arial" w:hAnsi="Arial" w:cs="Arial"/>
                <w:color w:val="000000"/>
                <w:sz w:val="16"/>
                <w:szCs w:val="16"/>
              </w:rPr>
            </w:pPr>
            <w:ins w:id="166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66" w:author="Stephen Wandro" w:date="2021-04-29T16:02:00Z">
              <w:tcPr>
                <w:tcW w:w="393" w:type="dxa"/>
                <w:noWrap/>
                <w:hideMark/>
              </w:tcPr>
            </w:tcPrChange>
          </w:tcPr>
          <w:p w14:paraId="3C49945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67" w:author="Stephen Wandro" w:date="2021-04-29T15:36:00Z"/>
                <w:rFonts w:ascii="Arial" w:hAnsi="Arial" w:cs="Arial"/>
                <w:color w:val="000000"/>
                <w:sz w:val="16"/>
                <w:szCs w:val="16"/>
              </w:rPr>
            </w:pPr>
            <w:ins w:id="1668" w:author="Stephen Wandro" w:date="2021-04-29T15:36:00Z">
              <w:r w:rsidRPr="002F7687">
                <w:rPr>
                  <w:rFonts w:ascii="Arial" w:hAnsi="Arial" w:cs="Arial"/>
                  <w:color w:val="000000"/>
                  <w:sz w:val="16"/>
                  <w:szCs w:val="16"/>
                </w:rPr>
                <w:t>phiV12</w:t>
              </w:r>
            </w:ins>
          </w:p>
        </w:tc>
        <w:tc>
          <w:tcPr>
            <w:tcW w:w="2994" w:type="dxa"/>
            <w:gridSpan w:val="3"/>
            <w:noWrap/>
            <w:hideMark/>
            <w:tcPrChange w:id="1669" w:author="Stephen Wandro" w:date="2021-04-29T16:02:00Z">
              <w:tcPr>
                <w:tcW w:w="3416" w:type="dxa"/>
                <w:gridSpan w:val="3"/>
                <w:noWrap/>
                <w:hideMark/>
              </w:tcPr>
            </w:tcPrChange>
          </w:tcPr>
          <w:p w14:paraId="6DCCBD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0" w:author="Stephen Wandro" w:date="2021-04-29T15:36:00Z"/>
                <w:rFonts w:ascii="Arial" w:hAnsi="Arial" w:cs="Arial"/>
                <w:color w:val="000000"/>
                <w:sz w:val="16"/>
                <w:szCs w:val="16"/>
              </w:rPr>
            </w:pPr>
            <w:ins w:id="1671" w:author="Stephen Wandro" w:date="2021-04-29T15:36:00Z">
              <w:r w:rsidRPr="002F7687">
                <w:rPr>
                  <w:rFonts w:ascii="Arial" w:hAnsi="Arial" w:cs="Arial"/>
                  <w:color w:val="000000"/>
                  <w:sz w:val="16"/>
                  <w:szCs w:val="16"/>
                </w:rPr>
                <w:t>DNA ligase (NAD+)</w:t>
              </w:r>
            </w:ins>
          </w:p>
        </w:tc>
        <w:tc>
          <w:tcPr>
            <w:tcW w:w="1085" w:type="dxa"/>
            <w:noWrap/>
            <w:hideMark/>
            <w:tcPrChange w:id="1672" w:author="Stephen Wandro" w:date="2021-04-29T16:02:00Z">
              <w:tcPr>
                <w:tcW w:w="1085" w:type="dxa"/>
                <w:noWrap/>
                <w:hideMark/>
              </w:tcPr>
            </w:tcPrChange>
          </w:tcPr>
          <w:p w14:paraId="62992B8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3" w:author="Stephen Wandro" w:date="2021-04-29T15:36:00Z"/>
                <w:rFonts w:ascii="Arial" w:hAnsi="Arial" w:cs="Arial"/>
                <w:color w:val="000000"/>
                <w:sz w:val="16"/>
                <w:szCs w:val="16"/>
              </w:rPr>
            </w:pPr>
            <w:ins w:id="1674" w:author="Stephen Wandro" w:date="2021-04-29T15:36:00Z">
              <w:r w:rsidRPr="002F7687">
                <w:rPr>
                  <w:rFonts w:ascii="Arial" w:hAnsi="Arial" w:cs="Arial"/>
                  <w:color w:val="000000"/>
                  <w:sz w:val="16"/>
                  <w:szCs w:val="16"/>
                </w:rPr>
                <w:t> </w:t>
              </w:r>
            </w:ins>
          </w:p>
        </w:tc>
        <w:tc>
          <w:tcPr>
            <w:tcW w:w="1186" w:type="dxa"/>
            <w:noWrap/>
            <w:hideMark/>
            <w:tcPrChange w:id="1675" w:author="Stephen Wandro" w:date="2021-04-29T16:02:00Z">
              <w:tcPr>
                <w:tcW w:w="1186" w:type="dxa"/>
                <w:noWrap/>
                <w:hideMark/>
              </w:tcPr>
            </w:tcPrChange>
          </w:tcPr>
          <w:p w14:paraId="292872C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6" w:author="Stephen Wandro" w:date="2021-04-29T15:36:00Z"/>
                <w:rFonts w:ascii="Arial" w:hAnsi="Arial" w:cs="Arial"/>
                <w:color w:val="000000"/>
                <w:sz w:val="16"/>
                <w:szCs w:val="16"/>
              </w:rPr>
            </w:pPr>
            <w:ins w:id="1677" w:author="Stephen Wandro" w:date="2021-04-29T15:36:00Z">
              <w:r w:rsidRPr="002F7687">
                <w:rPr>
                  <w:rFonts w:ascii="Arial" w:hAnsi="Arial" w:cs="Arial"/>
                  <w:color w:val="000000"/>
                  <w:sz w:val="16"/>
                  <w:szCs w:val="16"/>
                </w:rPr>
                <w:t>SNP</w:t>
              </w:r>
            </w:ins>
          </w:p>
        </w:tc>
        <w:tc>
          <w:tcPr>
            <w:tcW w:w="1475" w:type="dxa"/>
            <w:gridSpan w:val="2"/>
            <w:noWrap/>
            <w:hideMark/>
            <w:tcPrChange w:id="1678" w:author="Stephen Wandro" w:date="2021-04-29T16:02:00Z">
              <w:tcPr>
                <w:tcW w:w="1475" w:type="dxa"/>
                <w:gridSpan w:val="2"/>
                <w:noWrap/>
                <w:hideMark/>
              </w:tcPr>
            </w:tcPrChange>
          </w:tcPr>
          <w:p w14:paraId="0FC8ED4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679" w:author="Stephen Wandro" w:date="2021-04-29T15:36:00Z"/>
                <w:rFonts w:ascii="Arial" w:hAnsi="Arial" w:cs="Arial"/>
                <w:color w:val="000000"/>
                <w:sz w:val="16"/>
                <w:szCs w:val="16"/>
              </w:rPr>
            </w:pPr>
            <w:ins w:id="1680" w:author="Stephen Wandro" w:date="2021-04-29T15:36:00Z">
              <w:r w:rsidRPr="002F7687">
                <w:rPr>
                  <w:rFonts w:ascii="Arial" w:hAnsi="Arial" w:cs="Arial"/>
                  <w:color w:val="000000"/>
                  <w:sz w:val="16"/>
                  <w:szCs w:val="16"/>
                </w:rPr>
                <w:t> </w:t>
              </w:r>
            </w:ins>
          </w:p>
        </w:tc>
      </w:tr>
      <w:tr w:rsidR="009921B3" w:rsidRPr="002F7687" w14:paraId="37348560"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681" w:author="Stephen Wandro" w:date="2021-04-29T15:36:00Z"/>
          <w:trPrChange w:id="16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683" w:author="Stephen Wandro" w:date="2021-04-29T16:02:00Z">
              <w:tcPr>
                <w:tcW w:w="1795" w:type="dxa"/>
                <w:gridSpan w:val="2"/>
                <w:noWrap/>
                <w:hideMark/>
              </w:tcPr>
            </w:tcPrChange>
          </w:tcPr>
          <w:p w14:paraId="575093A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684" w:author="Stephen Wandro" w:date="2021-04-29T15:36:00Z"/>
                <w:rFonts w:ascii="Arial" w:hAnsi="Arial" w:cs="Arial"/>
                <w:color w:val="000000"/>
                <w:sz w:val="16"/>
                <w:szCs w:val="16"/>
              </w:rPr>
            </w:pPr>
            <w:ins w:id="1685" w:author="Stephen Wandro" w:date="2021-04-29T15:36:00Z">
              <w:r w:rsidRPr="002F7687">
                <w:rPr>
                  <w:rFonts w:ascii="Arial" w:hAnsi="Arial" w:cs="Arial"/>
                  <w:i/>
                  <w:iCs/>
                  <w:color w:val="000000"/>
                  <w:sz w:val="16"/>
                  <w:szCs w:val="16"/>
                </w:rPr>
                <w:t>E. faecalis</w:t>
              </w:r>
              <w:r w:rsidRPr="002F7687">
                <w:rPr>
                  <w:rFonts w:ascii="Arial" w:hAnsi="Arial" w:cs="Arial"/>
                  <w:color w:val="000000"/>
                  <w:sz w:val="16"/>
                  <w:szCs w:val="16"/>
                </w:rPr>
                <w:t xml:space="preserve"> TX2137</w:t>
              </w:r>
            </w:ins>
          </w:p>
        </w:tc>
        <w:tc>
          <w:tcPr>
            <w:tcW w:w="815" w:type="dxa"/>
            <w:noWrap/>
            <w:hideMark/>
            <w:tcPrChange w:id="1686" w:author="Stephen Wandro" w:date="2021-04-29T16:02:00Z">
              <w:tcPr>
                <w:tcW w:w="393" w:type="dxa"/>
                <w:noWrap/>
                <w:hideMark/>
              </w:tcPr>
            </w:tcPrChange>
          </w:tcPr>
          <w:p w14:paraId="493DB06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87" w:author="Stephen Wandro" w:date="2021-04-29T15:36:00Z"/>
                <w:rFonts w:ascii="Arial" w:hAnsi="Arial" w:cs="Arial"/>
                <w:color w:val="000000"/>
                <w:sz w:val="16"/>
                <w:szCs w:val="16"/>
              </w:rPr>
            </w:pPr>
            <w:ins w:id="1688" w:author="Stephen Wandro" w:date="2021-04-29T15:36:00Z">
              <w:r w:rsidRPr="002F7687">
                <w:rPr>
                  <w:rFonts w:ascii="Arial" w:hAnsi="Arial" w:cs="Arial"/>
                  <w:sz w:val="16"/>
                  <w:szCs w:val="16"/>
                </w:rPr>
                <w:t>phiV12</w:t>
              </w:r>
            </w:ins>
          </w:p>
        </w:tc>
        <w:tc>
          <w:tcPr>
            <w:tcW w:w="2994" w:type="dxa"/>
            <w:gridSpan w:val="3"/>
            <w:noWrap/>
            <w:hideMark/>
            <w:tcPrChange w:id="1689" w:author="Stephen Wandro" w:date="2021-04-29T16:02:00Z">
              <w:tcPr>
                <w:tcW w:w="3416" w:type="dxa"/>
                <w:gridSpan w:val="3"/>
                <w:noWrap/>
                <w:hideMark/>
              </w:tcPr>
            </w:tcPrChange>
          </w:tcPr>
          <w:p w14:paraId="5EA562D7"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0" w:author="Stephen Wandro" w:date="2021-04-29T15:36:00Z"/>
                <w:rFonts w:ascii="Arial" w:hAnsi="Arial" w:cs="Arial"/>
                <w:color w:val="000000"/>
                <w:sz w:val="16"/>
                <w:szCs w:val="16"/>
              </w:rPr>
            </w:pPr>
            <w:ins w:id="1691" w:author="Stephen Wandro" w:date="2021-04-29T15:36:00Z">
              <w:r w:rsidRPr="002F7687">
                <w:rPr>
                  <w:rFonts w:ascii="Arial" w:hAnsi="Arial" w:cs="Arial"/>
                  <w:sz w:val="16"/>
                  <w:szCs w:val="16"/>
                </w:rPr>
                <w:t>exopolysaccharide biosynthesis polyprenyl glycosylphosphotransferase</w:t>
              </w:r>
            </w:ins>
          </w:p>
        </w:tc>
        <w:tc>
          <w:tcPr>
            <w:tcW w:w="1085" w:type="dxa"/>
            <w:noWrap/>
            <w:hideMark/>
            <w:tcPrChange w:id="1692" w:author="Stephen Wandro" w:date="2021-04-29T16:02:00Z">
              <w:tcPr>
                <w:tcW w:w="1085" w:type="dxa"/>
                <w:noWrap/>
                <w:hideMark/>
              </w:tcPr>
            </w:tcPrChange>
          </w:tcPr>
          <w:p w14:paraId="09CDC2E0"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3" w:author="Stephen Wandro" w:date="2021-04-29T15:36:00Z"/>
                <w:rFonts w:ascii="Arial" w:hAnsi="Arial" w:cs="Arial"/>
                <w:color w:val="000000"/>
                <w:sz w:val="16"/>
                <w:szCs w:val="16"/>
              </w:rPr>
            </w:pPr>
            <w:ins w:id="1694" w:author="Stephen Wandro" w:date="2021-04-29T15:36:00Z">
              <w:r w:rsidRPr="002F7687">
                <w:rPr>
                  <w:rFonts w:ascii="Arial" w:hAnsi="Arial" w:cs="Arial"/>
                  <w:color w:val="000000"/>
                  <w:sz w:val="16"/>
                  <w:szCs w:val="16"/>
                </w:rPr>
                <w:t> </w:t>
              </w:r>
            </w:ins>
          </w:p>
        </w:tc>
        <w:tc>
          <w:tcPr>
            <w:tcW w:w="1186" w:type="dxa"/>
            <w:noWrap/>
            <w:hideMark/>
            <w:tcPrChange w:id="1695" w:author="Stephen Wandro" w:date="2021-04-29T16:02:00Z">
              <w:tcPr>
                <w:tcW w:w="1186" w:type="dxa"/>
                <w:noWrap/>
                <w:hideMark/>
              </w:tcPr>
            </w:tcPrChange>
          </w:tcPr>
          <w:p w14:paraId="35B9CD0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6" w:author="Stephen Wandro" w:date="2021-04-29T15:36:00Z"/>
                <w:rFonts w:ascii="Arial" w:hAnsi="Arial" w:cs="Arial"/>
                <w:color w:val="000000"/>
                <w:sz w:val="16"/>
                <w:szCs w:val="16"/>
              </w:rPr>
            </w:pPr>
            <w:ins w:id="1697" w:author="Stephen Wandro" w:date="2021-04-29T15:36:00Z">
              <w:r w:rsidRPr="002F7687">
                <w:rPr>
                  <w:rFonts w:ascii="Arial" w:hAnsi="Arial" w:cs="Arial"/>
                  <w:sz w:val="16"/>
                  <w:szCs w:val="16"/>
                </w:rPr>
                <w:t>DEL</w:t>
              </w:r>
            </w:ins>
          </w:p>
        </w:tc>
        <w:tc>
          <w:tcPr>
            <w:tcW w:w="1475" w:type="dxa"/>
            <w:gridSpan w:val="2"/>
            <w:noWrap/>
            <w:hideMark/>
            <w:tcPrChange w:id="1698" w:author="Stephen Wandro" w:date="2021-04-29T16:02:00Z">
              <w:tcPr>
                <w:tcW w:w="1475" w:type="dxa"/>
                <w:gridSpan w:val="2"/>
                <w:noWrap/>
                <w:hideMark/>
              </w:tcPr>
            </w:tcPrChange>
          </w:tcPr>
          <w:p w14:paraId="33FACA6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699" w:author="Stephen Wandro" w:date="2021-04-29T15:36:00Z"/>
                <w:rFonts w:ascii="Arial" w:hAnsi="Arial" w:cs="Arial"/>
                <w:color w:val="000000"/>
                <w:sz w:val="16"/>
                <w:szCs w:val="16"/>
              </w:rPr>
            </w:pPr>
            <w:ins w:id="1700" w:author="Stephen Wandro" w:date="2021-04-29T15:36:00Z">
              <w:r w:rsidRPr="002F7687">
                <w:rPr>
                  <w:rFonts w:ascii="Arial" w:hAnsi="Arial" w:cs="Arial"/>
                  <w:sz w:val="16"/>
                  <w:szCs w:val="16"/>
                </w:rPr>
                <w:t>Epa</w:t>
              </w:r>
            </w:ins>
          </w:p>
        </w:tc>
      </w:tr>
      <w:tr w:rsidR="009921B3" w:rsidRPr="002F7687" w14:paraId="0D45EAFA" w14:textId="77777777" w:rsidTr="009921B3">
        <w:trPr>
          <w:gridAfter w:val="1"/>
          <w:trHeight w:val="270"/>
          <w:ins w:id="1701" w:author="Stephen Wandro" w:date="2021-04-29T15:36:00Z"/>
          <w:trPrChange w:id="17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03" w:author="Stephen Wandro" w:date="2021-04-29T16:02:00Z">
              <w:tcPr>
                <w:tcW w:w="1795" w:type="dxa"/>
                <w:gridSpan w:val="2"/>
                <w:noWrap/>
                <w:hideMark/>
              </w:tcPr>
            </w:tcPrChange>
          </w:tcPr>
          <w:p w14:paraId="74ED7C2E" w14:textId="77777777" w:rsidR="002F7687" w:rsidRPr="002F7687" w:rsidRDefault="002F7687" w:rsidP="002F7687">
            <w:pPr>
              <w:jc w:val="center"/>
              <w:rPr>
                <w:ins w:id="1704" w:author="Stephen Wandro" w:date="2021-04-29T15:36:00Z"/>
                <w:rFonts w:ascii="Arial" w:hAnsi="Arial" w:cs="Arial"/>
                <w:color w:val="000000"/>
                <w:sz w:val="16"/>
                <w:szCs w:val="16"/>
              </w:rPr>
            </w:pPr>
            <w:ins w:id="170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06" w:author="Stephen Wandro" w:date="2021-04-29T16:02:00Z">
              <w:tcPr>
                <w:tcW w:w="393" w:type="dxa"/>
                <w:noWrap/>
                <w:hideMark/>
              </w:tcPr>
            </w:tcPrChange>
          </w:tcPr>
          <w:p w14:paraId="55C1D5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07" w:author="Stephen Wandro" w:date="2021-04-29T15:36:00Z"/>
                <w:rFonts w:ascii="Arial" w:hAnsi="Arial" w:cs="Arial"/>
                <w:color w:val="000000"/>
                <w:sz w:val="16"/>
                <w:szCs w:val="16"/>
              </w:rPr>
            </w:pPr>
            <w:ins w:id="1708" w:author="Stephen Wandro" w:date="2021-04-29T15:36:00Z">
              <w:r w:rsidRPr="002F7687">
                <w:rPr>
                  <w:rFonts w:ascii="Arial" w:hAnsi="Arial" w:cs="Arial"/>
                  <w:color w:val="000000"/>
                  <w:sz w:val="16"/>
                  <w:szCs w:val="16"/>
                </w:rPr>
                <w:t>Ben</w:t>
              </w:r>
            </w:ins>
          </w:p>
        </w:tc>
        <w:tc>
          <w:tcPr>
            <w:tcW w:w="2994" w:type="dxa"/>
            <w:gridSpan w:val="3"/>
            <w:noWrap/>
            <w:hideMark/>
            <w:tcPrChange w:id="1709" w:author="Stephen Wandro" w:date="2021-04-29T16:02:00Z">
              <w:tcPr>
                <w:tcW w:w="3416" w:type="dxa"/>
                <w:gridSpan w:val="3"/>
                <w:noWrap/>
                <w:hideMark/>
              </w:tcPr>
            </w:tcPrChange>
          </w:tcPr>
          <w:p w14:paraId="0825222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0" w:author="Stephen Wandro" w:date="2021-04-29T15:36:00Z"/>
                <w:rFonts w:ascii="Arial" w:hAnsi="Arial" w:cs="Arial"/>
                <w:color w:val="000000"/>
                <w:sz w:val="16"/>
                <w:szCs w:val="16"/>
              </w:rPr>
            </w:pPr>
            <w:ins w:id="1711" w:author="Stephen Wandro" w:date="2021-04-29T15:36:00Z">
              <w:r w:rsidRPr="002F7687">
                <w:rPr>
                  <w:rFonts w:ascii="Arial" w:hAnsi="Arial" w:cs="Arial"/>
                  <w:color w:val="000000"/>
                  <w:sz w:val="16"/>
                  <w:szCs w:val="16"/>
                </w:rPr>
                <w:t>DNA gyrase subunit A (EC 5.99.1.3)</w:t>
              </w:r>
            </w:ins>
          </w:p>
        </w:tc>
        <w:tc>
          <w:tcPr>
            <w:tcW w:w="1085" w:type="dxa"/>
            <w:noWrap/>
            <w:hideMark/>
            <w:tcPrChange w:id="1712" w:author="Stephen Wandro" w:date="2021-04-29T16:02:00Z">
              <w:tcPr>
                <w:tcW w:w="1085" w:type="dxa"/>
                <w:noWrap/>
                <w:hideMark/>
              </w:tcPr>
            </w:tcPrChange>
          </w:tcPr>
          <w:p w14:paraId="139BA8B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3" w:author="Stephen Wandro" w:date="2021-04-29T15:36:00Z"/>
                <w:rFonts w:ascii="Arial" w:hAnsi="Arial" w:cs="Arial"/>
                <w:color w:val="000000"/>
                <w:sz w:val="16"/>
                <w:szCs w:val="16"/>
              </w:rPr>
            </w:pPr>
            <w:ins w:id="1714" w:author="Stephen Wandro" w:date="2021-04-29T15:36:00Z">
              <w:r w:rsidRPr="002F7687">
                <w:rPr>
                  <w:rFonts w:ascii="Arial" w:hAnsi="Arial" w:cs="Arial"/>
                  <w:color w:val="000000"/>
                  <w:sz w:val="16"/>
                  <w:szCs w:val="16"/>
                </w:rPr>
                <w:t> </w:t>
              </w:r>
            </w:ins>
          </w:p>
        </w:tc>
        <w:tc>
          <w:tcPr>
            <w:tcW w:w="1186" w:type="dxa"/>
            <w:noWrap/>
            <w:hideMark/>
            <w:tcPrChange w:id="1715" w:author="Stephen Wandro" w:date="2021-04-29T16:02:00Z">
              <w:tcPr>
                <w:tcW w:w="1186" w:type="dxa"/>
                <w:noWrap/>
                <w:hideMark/>
              </w:tcPr>
            </w:tcPrChange>
          </w:tcPr>
          <w:p w14:paraId="55A4C5C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6" w:author="Stephen Wandro" w:date="2021-04-29T15:36:00Z"/>
                <w:rFonts w:ascii="Arial" w:hAnsi="Arial" w:cs="Arial"/>
                <w:color w:val="000000"/>
                <w:sz w:val="16"/>
                <w:szCs w:val="16"/>
              </w:rPr>
            </w:pPr>
            <w:ins w:id="1717" w:author="Stephen Wandro" w:date="2021-04-29T15:36:00Z">
              <w:r w:rsidRPr="002F7687">
                <w:rPr>
                  <w:rFonts w:ascii="Arial" w:hAnsi="Arial" w:cs="Arial"/>
                  <w:color w:val="000000"/>
                  <w:sz w:val="16"/>
                  <w:szCs w:val="16"/>
                </w:rPr>
                <w:t>SNP</w:t>
              </w:r>
            </w:ins>
          </w:p>
        </w:tc>
        <w:tc>
          <w:tcPr>
            <w:tcW w:w="1475" w:type="dxa"/>
            <w:gridSpan w:val="2"/>
            <w:noWrap/>
            <w:hideMark/>
            <w:tcPrChange w:id="1718" w:author="Stephen Wandro" w:date="2021-04-29T16:02:00Z">
              <w:tcPr>
                <w:tcW w:w="1475" w:type="dxa"/>
                <w:gridSpan w:val="2"/>
                <w:noWrap/>
                <w:hideMark/>
              </w:tcPr>
            </w:tcPrChange>
          </w:tcPr>
          <w:p w14:paraId="2D43635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19" w:author="Stephen Wandro" w:date="2021-04-29T15:36:00Z"/>
                <w:rFonts w:ascii="Arial" w:hAnsi="Arial" w:cs="Arial"/>
                <w:color w:val="000000"/>
                <w:sz w:val="16"/>
                <w:szCs w:val="16"/>
              </w:rPr>
            </w:pPr>
            <w:ins w:id="1720" w:author="Stephen Wandro" w:date="2021-04-29T15:36:00Z">
              <w:r w:rsidRPr="002F7687">
                <w:rPr>
                  <w:rFonts w:ascii="Arial" w:hAnsi="Arial" w:cs="Arial"/>
                  <w:color w:val="000000"/>
                  <w:sz w:val="16"/>
                  <w:szCs w:val="16"/>
                </w:rPr>
                <w:t> </w:t>
              </w:r>
            </w:ins>
          </w:p>
        </w:tc>
      </w:tr>
      <w:tr w:rsidR="009921B3" w:rsidRPr="002F7687" w14:paraId="317C3043"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721" w:author="Stephen Wandro" w:date="2021-04-29T15:36:00Z"/>
          <w:trPrChange w:id="17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23" w:author="Stephen Wandro" w:date="2021-04-29T16:02:00Z">
              <w:tcPr>
                <w:tcW w:w="1795" w:type="dxa"/>
                <w:gridSpan w:val="2"/>
                <w:noWrap/>
                <w:hideMark/>
              </w:tcPr>
            </w:tcPrChange>
          </w:tcPr>
          <w:p w14:paraId="4E54366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724" w:author="Stephen Wandro" w:date="2021-04-29T15:36:00Z"/>
                <w:rFonts w:ascii="Arial" w:hAnsi="Arial" w:cs="Arial"/>
                <w:color w:val="000000"/>
                <w:sz w:val="16"/>
                <w:szCs w:val="16"/>
              </w:rPr>
            </w:pPr>
            <w:ins w:id="172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26" w:author="Stephen Wandro" w:date="2021-04-29T16:02:00Z">
              <w:tcPr>
                <w:tcW w:w="393" w:type="dxa"/>
                <w:noWrap/>
                <w:hideMark/>
              </w:tcPr>
            </w:tcPrChange>
          </w:tcPr>
          <w:p w14:paraId="0FB83FD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27" w:author="Stephen Wandro" w:date="2021-04-29T15:36:00Z"/>
                <w:rFonts w:ascii="Arial" w:hAnsi="Arial" w:cs="Arial"/>
                <w:color w:val="000000"/>
                <w:sz w:val="16"/>
                <w:szCs w:val="16"/>
              </w:rPr>
            </w:pPr>
            <w:ins w:id="1728" w:author="Stephen Wandro" w:date="2021-04-29T15:36:00Z">
              <w:r w:rsidRPr="002F7687">
                <w:rPr>
                  <w:rFonts w:ascii="Arial" w:hAnsi="Arial" w:cs="Arial"/>
                  <w:sz w:val="16"/>
                  <w:szCs w:val="16"/>
                </w:rPr>
                <w:t>Ben</w:t>
              </w:r>
            </w:ins>
          </w:p>
        </w:tc>
        <w:tc>
          <w:tcPr>
            <w:tcW w:w="2994" w:type="dxa"/>
            <w:gridSpan w:val="3"/>
            <w:noWrap/>
            <w:hideMark/>
            <w:tcPrChange w:id="1729" w:author="Stephen Wandro" w:date="2021-04-29T16:02:00Z">
              <w:tcPr>
                <w:tcW w:w="3416" w:type="dxa"/>
                <w:gridSpan w:val="3"/>
                <w:noWrap/>
                <w:hideMark/>
              </w:tcPr>
            </w:tcPrChange>
          </w:tcPr>
          <w:p w14:paraId="2A7547C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0" w:author="Stephen Wandro" w:date="2021-04-29T15:36:00Z"/>
                <w:rFonts w:ascii="Arial" w:hAnsi="Arial" w:cs="Arial"/>
                <w:color w:val="000000"/>
                <w:sz w:val="16"/>
                <w:szCs w:val="16"/>
              </w:rPr>
            </w:pPr>
            <w:ins w:id="1731" w:author="Stephen Wandro" w:date="2021-04-29T15:36:00Z">
              <w:r w:rsidRPr="002F7687">
                <w:rPr>
                  <w:rFonts w:ascii="Arial" w:hAnsi="Arial" w:cs="Arial"/>
                  <w:sz w:val="16"/>
                  <w:szCs w:val="16"/>
                </w:rPr>
                <w:t>DNA-directed RNA polymerase beta' subunit (EC 2.7.7.6)</w:t>
              </w:r>
            </w:ins>
          </w:p>
        </w:tc>
        <w:tc>
          <w:tcPr>
            <w:tcW w:w="1085" w:type="dxa"/>
            <w:noWrap/>
            <w:hideMark/>
            <w:tcPrChange w:id="1732" w:author="Stephen Wandro" w:date="2021-04-29T16:02:00Z">
              <w:tcPr>
                <w:tcW w:w="1085" w:type="dxa"/>
                <w:noWrap/>
                <w:hideMark/>
              </w:tcPr>
            </w:tcPrChange>
          </w:tcPr>
          <w:p w14:paraId="704FC47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3" w:author="Stephen Wandro" w:date="2021-04-29T15:36:00Z"/>
                <w:rFonts w:ascii="Arial" w:hAnsi="Arial" w:cs="Arial"/>
                <w:color w:val="000000"/>
                <w:sz w:val="16"/>
                <w:szCs w:val="16"/>
              </w:rPr>
            </w:pPr>
            <w:ins w:id="1734" w:author="Stephen Wandro" w:date="2021-04-29T15:36:00Z">
              <w:r w:rsidRPr="002F7687">
                <w:rPr>
                  <w:rFonts w:ascii="Arial" w:hAnsi="Arial" w:cs="Arial"/>
                  <w:color w:val="000000"/>
                  <w:sz w:val="16"/>
                  <w:szCs w:val="16"/>
                </w:rPr>
                <w:t> </w:t>
              </w:r>
            </w:ins>
          </w:p>
        </w:tc>
        <w:tc>
          <w:tcPr>
            <w:tcW w:w="1186" w:type="dxa"/>
            <w:noWrap/>
            <w:hideMark/>
            <w:tcPrChange w:id="1735" w:author="Stephen Wandro" w:date="2021-04-29T16:02:00Z">
              <w:tcPr>
                <w:tcW w:w="1186" w:type="dxa"/>
                <w:noWrap/>
                <w:hideMark/>
              </w:tcPr>
            </w:tcPrChange>
          </w:tcPr>
          <w:p w14:paraId="3F309F8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6" w:author="Stephen Wandro" w:date="2021-04-29T15:36:00Z"/>
                <w:rFonts w:ascii="Arial" w:hAnsi="Arial" w:cs="Arial"/>
                <w:color w:val="000000"/>
                <w:sz w:val="16"/>
                <w:szCs w:val="16"/>
              </w:rPr>
            </w:pPr>
            <w:ins w:id="1737" w:author="Stephen Wandro" w:date="2021-04-29T15:36:00Z">
              <w:r w:rsidRPr="002F7687">
                <w:rPr>
                  <w:rFonts w:ascii="Arial" w:hAnsi="Arial" w:cs="Arial"/>
                  <w:color w:val="000000"/>
                  <w:sz w:val="16"/>
                  <w:szCs w:val="16"/>
                </w:rPr>
                <w:t>SNP</w:t>
              </w:r>
            </w:ins>
          </w:p>
        </w:tc>
        <w:tc>
          <w:tcPr>
            <w:tcW w:w="1475" w:type="dxa"/>
            <w:gridSpan w:val="2"/>
            <w:noWrap/>
            <w:hideMark/>
            <w:tcPrChange w:id="1738" w:author="Stephen Wandro" w:date="2021-04-29T16:02:00Z">
              <w:tcPr>
                <w:tcW w:w="1475" w:type="dxa"/>
                <w:gridSpan w:val="2"/>
                <w:noWrap/>
                <w:hideMark/>
              </w:tcPr>
            </w:tcPrChange>
          </w:tcPr>
          <w:p w14:paraId="47660FE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39" w:author="Stephen Wandro" w:date="2021-04-29T15:36:00Z"/>
                <w:rFonts w:ascii="Arial" w:hAnsi="Arial" w:cs="Arial"/>
                <w:color w:val="000000"/>
                <w:sz w:val="16"/>
                <w:szCs w:val="16"/>
              </w:rPr>
            </w:pPr>
            <w:ins w:id="1740" w:author="Stephen Wandro" w:date="2021-04-29T15:36:00Z">
              <w:r w:rsidRPr="002F7687">
                <w:rPr>
                  <w:rFonts w:ascii="Arial" w:hAnsi="Arial" w:cs="Arial"/>
                  <w:color w:val="000000"/>
                  <w:sz w:val="16"/>
                  <w:szCs w:val="16"/>
                </w:rPr>
                <w:t> </w:t>
              </w:r>
            </w:ins>
          </w:p>
        </w:tc>
      </w:tr>
      <w:tr w:rsidR="009921B3" w:rsidRPr="002F7687" w14:paraId="1D3907B8" w14:textId="77777777" w:rsidTr="009921B3">
        <w:trPr>
          <w:gridAfter w:val="1"/>
          <w:trHeight w:val="270"/>
          <w:ins w:id="1741" w:author="Stephen Wandro" w:date="2021-04-29T15:36:00Z"/>
          <w:trPrChange w:id="17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43" w:author="Stephen Wandro" w:date="2021-04-29T16:02:00Z">
              <w:tcPr>
                <w:tcW w:w="1795" w:type="dxa"/>
                <w:gridSpan w:val="2"/>
                <w:noWrap/>
                <w:hideMark/>
              </w:tcPr>
            </w:tcPrChange>
          </w:tcPr>
          <w:p w14:paraId="0454480B" w14:textId="77777777" w:rsidR="002F7687" w:rsidRPr="002F7687" w:rsidRDefault="002F7687" w:rsidP="002F7687">
            <w:pPr>
              <w:jc w:val="center"/>
              <w:rPr>
                <w:ins w:id="1744" w:author="Stephen Wandro" w:date="2021-04-29T15:36:00Z"/>
                <w:rFonts w:ascii="Arial" w:hAnsi="Arial" w:cs="Arial"/>
                <w:color w:val="000000"/>
                <w:sz w:val="16"/>
                <w:szCs w:val="16"/>
              </w:rPr>
            </w:pPr>
            <w:ins w:id="1745" w:author="Stephen Wandro" w:date="2021-04-29T15:36:00Z">
              <w:r w:rsidRPr="002F7687">
                <w:rPr>
                  <w:rFonts w:ascii="Arial" w:hAnsi="Arial" w:cs="Arial"/>
                  <w:i/>
                  <w:iCs/>
                  <w:color w:val="000000"/>
                  <w:sz w:val="16"/>
                  <w:szCs w:val="16"/>
                </w:rPr>
                <w:lastRenderedPageBreak/>
                <w:t>E. faecium</w:t>
              </w:r>
              <w:r w:rsidRPr="002F7687">
                <w:rPr>
                  <w:rFonts w:ascii="Arial" w:hAnsi="Arial" w:cs="Arial"/>
                  <w:color w:val="000000"/>
                  <w:sz w:val="16"/>
                  <w:szCs w:val="16"/>
                </w:rPr>
                <w:t xml:space="preserve"> TX1330</w:t>
              </w:r>
            </w:ins>
          </w:p>
        </w:tc>
        <w:tc>
          <w:tcPr>
            <w:tcW w:w="815" w:type="dxa"/>
            <w:noWrap/>
            <w:hideMark/>
            <w:tcPrChange w:id="1746" w:author="Stephen Wandro" w:date="2021-04-29T16:02:00Z">
              <w:tcPr>
                <w:tcW w:w="393" w:type="dxa"/>
                <w:noWrap/>
                <w:hideMark/>
              </w:tcPr>
            </w:tcPrChange>
          </w:tcPr>
          <w:p w14:paraId="305C8F5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47" w:author="Stephen Wandro" w:date="2021-04-29T15:36:00Z"/>
                <w:rFonts w:ascii="Arial" w:hAnsi="Arial" w:cs="Arial"/>
                <w:color w:val="000000"/>
                <w:sz w:val="16"/>
                <w:szCs w:val="16"/>
              </w:rPr>
            </w:pPr>
            <w:ins w:id="1748" w:author="Stephen Wandro" w:date="2021-04-29T15:36:00Z">
              <w:r w:rsidRPr="002F7687">
                <w:rPr>
                  <w:rFonts w:ascii="Arial" w:hAnsi="Arial" w:cs="Arial"/>
                  <w:color w:val="000000"/>
                  <w:sz w:val="16"/>
                  <w:szCs w:val="16"/>
                </w:rPr>
                <w:t>Ben</w:t>
              </w:r>
            </w:ins>
          </w:p>
        </w:tc>
        <w:tc>
          <w:tcPr>
            <w:tcW w:w="2994" w:type="dxa"/>
            <w:gridSpan w:val="3"/>
            <w:noWrap/>
            <w:hideMark/>
            <w:tcPrChange w:id="1749" w:author="Stephen Wandro" w:date="2021-04-29T16:02:00Z">
              <w:tcPr>
                <w:tcW w:w="3416" w:type="dxa"/>
                <w:gridSpan w:val="3"/>
                <w:noWrap/>
                <w:hideMark/>
              </w:tcPr>
            </w:tcPrChange>
          </w:tcPr>
          <w:p w14:paraId="69F398B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0" w:author="Stephen Wandro" w:date="2021-04-29T15:36:00Z"/>
                <w:rFonts w:ascii="Arial" w:hAnsi="Arial" w:cs="Arial"/>
                <w:color w:val="000000"/>
                <w:sz w:val="16"/>
                <w:szCs w:val="16"/>
              </w:rPr>
            </w:pPr>
            <w:ins w:id="1751" w:author="Stephen Wandro" w:date="2021-04-29T15:36:00Z">
              <w:r w:rsidRPr="002F7687">
                <w:rPr>
                  <w:rFonts w:ascii="Arial" w:hAnsi="Arial" w:cs="Arial"/>
                  <w:color w:val="000000"/>
                  <w:sz w:val="16"/>
                  <w:szCs w:val="16"/>
                </w:rPr>
                <w:t>Tyrosine-protein kinase EpsD (EC 2.7.10.2)</w:t>
              </w:r>
            </w:ins>
          </w:p>
        </w:tc>
        <w:tc>
          <w:tcPr>
            <w:tcW w:w="1085" w:type="dxa"/>
            <w:noWrap/>
            <w:hideMark/>
            <w:tcPrChange w:id="1752" w:author="Stephen Wandro" w:date="2021-04-29T16:02:00Z">
              <w:tcPr>
                <w:tcW w:w="1085" w:type="dxa"/>
                <w:noWrap/>
                <w:hideMark/>
              </w:tcPr>
            </w:tcPrChange>
          </w:tcPr>
          <w:p w14:paraId="41360FA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3" w:author="Stephen Wandro" w:date="2021-04-29T15:36:00Z"/>
                <w:rFonts w:ascii="Arial" w:hAnsi="Arial" w:cs="Arial"/>
                <w:color w:val="000000"/>
                <w:sz w:val="16"/>
                <w:szCs w:val="16"/>
              </w:rPr>
            </w:pPr>
            <w:ins w:id="1754" w:author="Stephen Wandro" w:date="2021-04-29T15:36:00Z">
              <w:r w:rsidRPr="002F7687">
                <w:rPr>
                  <w:rFonts w:ascii="Arial" w:hAnsi="Arial" w:cs="Arial"/>
                  <w:color w:val="000000"/>
                  <w:sz w:val="16"/>
                  <w:szCs w:val="16"/>
                </w:rPr>
                <w:t> </w:t>
              </w:r>
            </w:ins>
          </w:p>
        </w:tc>
        <w:tc>
          <w:tcPr>
            <w:tcW w:w="1186" w:type="dxa"/>
            <w:noWrap/>
            <w:hideMark/>
            <w:tcPrChange w:id="1755" w:author="Stephen Wandro" w:date="2021-04-29T16:02:00Z">
              <w:tcPr>
                <w:tcW w:w="1186" w:type="dxa"/>
                <w:noWrap/>
                <w:hideMark/>
              </w:tcPr>
            </w:tcPrChange>
          </w:tcPr>
          <w:p w14:paraId="5203407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6" w:author="Stephen Wandro" w:date="2021-04-29T15:36:00Z"/>
                <w:rFonts w:ascii="Arial" w:hAnsi="Arial" w:cs="Arial"/>
                <w:color w:val="000000"/>
                <w:sz w:val="16"/>
                <w:szCs w:val="16"/>
              </w:rPr>
            </w:pPr>
            <w:ins w:id="1757" w:author="Stephen Wandro" w:date="2021-04-29T15:36:00Z">
              <w:r w:rsidRPr="002F7687">
                <w:rPr>
                  <w:rFonts w:ascii="Arial" w:hAnsi="Arial" w:cs="Arial"/>
                  <w:color w:val="000000"/>
                  <w:sz w:val="16"/>
                  <w:szCs w:val="16"/>
                </w:rPr>
                <w:t>SNP</w:t>
              </w:r>
            </w:ins>
          </w:p>
        </w:tc>
        <w:tc>
          <w:tcPr>
            <w:tcW w:w="1475" w:type="dxa"/>
            <w:gridSpan w:val="2"/>
            <w:noWrap/>
            <w:hideMark/>
            <w:tcPrChange w:id="1758" w:author="Stephen Wandro" w:date="2021-04-29T16:02:00Z">
              <w:tcPr>
                <w:tcW w:w="1475" w:type="dxa"/>
                <w:gridSpan w:val="2"/>
                <w:noWrap/>
                <w:hideMark/>
              </w:tcPr>
            </w:tcPrChange>
          </w:tcPr>
          <w:p w14:paraId="61CD54B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59" w:author="Stephen Wandro" w:date="2021-04-29T15:36:00Z"/>
                <w:rFonts w:ascii="Arial" w:hAnsi="Arial" w:cs="Arial"/>
                <w:color w:val="000000"/>
                <w:sz w:val="16"/>
                <w:szCs w:val="16"/>
              </w:rPr>
            </w:pPr>
            <w:ins w:id="1760" w:author="Stephen Wandro" w:date="2021-04-29T15:36:00Z">
              <w:r w:rsidRPr="002F7687">
                <w:rPr>
                  <w:rFonts w:ascii="Arial" w:hAnsi="Arial" w:cs="Arial"/>
                  <w:color w:val="000000"/>
                  <w:sz w:val="16"/>
                  <w:szCs w:val="16"/>
                </w:rPr>
                <w:t>Yqw</w:t>
              </w:r>
            </w:ins>
          </w:p>
        </w:tc>
      </w:tr>
      <w:tr w:rsidR="009921B3" w:rsidRPr="002F7687" w14:paraId="49546A66"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761" w:author="Stephen Wandro" w:date="2021-04-29T15:36:00Z"/>
          <w:trPrChange w:id="17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63" w:author="Stephen Wandro" w:date="2021-04-29T16:02:00Z">
              <w:tcPr>
                <w:tcW w:w="1795" w:type="dxa"/>
                <w:gridSpan w:val="2"/>
                <w:noWrap/>
                <w:hideMark/>
              </w:tcPr>
            </w:tcPrChange>
          </w:tcPr>
          <w:p w14:paraId="2FE9D9A3"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764" w:author="Stephen Wandro" w:date="2021-04-29T15:36:00Z"/>
                <w:rFonts w:ascii="Arial" w:hAnsi="Arial" w:cs="Arial"/>
                <w:color w:val="000000"/>
                <w:sz w:val="16"/>
                <w:szCs w:val="16"/>
              </w:rPr>
            </w:pPr>
            <w:ins w:id="176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66" w:author="Stephen Wandro" w:date="2021-04-29T16:02:00Z">
              <w:tcPr>
                <w:tcW w:w="393" w:type="dxa"/>
                <w:noWrap/>
                <w:hideMark/>
              </w:tcPr>
            </w:tcPrChange>
          </w:tcPr>
          <w:p w14:paraId="394F1A1B"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67" w:author="Stephen Wandro" w:date="2021-04-29T15:36:00Z"/>
                <w:rFonts w:ascii="Arial" w:hAnsi="Arial" w:cs="Arial"/>
                <w:color w:val="000000"/>
                <w:sz w:val="16"/>
                <w:szCs w:val="16"/>
              </w:rPr>
            </w:pPr>
            <w:ins w:id="1768" w:author="Stephen Wandro" w:date="2021-04-29T15:36:00Z">
              <w:r w:rsidRPr="002F7687">
                <w:rPr>
                  <w:rFonts w:ascii="Arial" w:hAnsi="Arial" w:cs="Arial"/>
                  <w:sz w:val="16"/>
                  <w:szCs w:val="16"/>
                </w:rPr>
                <w:t>Ben</w:t>
              </w:r>
            </w:ins>
          </w:p>
        </w:tc>
        <w:tc>
          <w:tcPr>
            <w:tcW w:w="2994" w:type="dxa"/>
            <w:gridSpan w:val="3"/>
            <w:noWrap/>
            <w:hideMark/>
            <w:tcPrChange w:id="1769" w:author="Stephen Wandro" w:date="2021-04-29T16:02:00Z">
              <w:tcPr>
                <w:tcW w:w="3416" w:type="dxa"/>
                <w:gridSpan w:val="3"/>
                <w:noWrap/>
                <w:hideMark/>
              </w:tcPr>
            </w:tcPrChange>
          </w:tcPr>
          <w:p w14:paraId="2AA95A1F"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0" w:author="Stephen Wandro" w:date="2021-04-29T15:36:00Z"/>
                <w:rFonts w:ascii="Arial" w:hAnsi="Arial" w:cs="Arial"/>
                <w:color w:val="000000"/>
                <w:sz w:val="16"/>
                <w:szCs w:val="16"/>
              </w:rPr>
            </w:pPr>
            <w:ins w:id="1771" w:author="Stephen Wandro" w:date="2021-04-29T15:36:00Z">
              <w:r w:rsidRPr="002F7687">
                <w:rPr>
                  <w:rFonts w:ascii="Arial" w:hAnsi="Arial" w:cs="Arial"/>
                  <w:sz w:val="16"/>
                  <w:szCs w:val="16"/>
                </w:rPr>
                <w:t>Tyrosine-protein kinase EpsD (EC 2.7.10.2)</w:t>
              </w:r>
            </w:ins>
          </w:p>
        </w:tc>
        <w:tc>
          <w:tcPr>
            <w:tcW w:w="1085" w:type="dxa"/>
            <w:noWrap/>
            <w:hideMark/>
            <w:tcPrChange w:id="1772" w:author="Stephen Wandro" w:date="2021-04-29T16:02:00Z">
              <w:tcPr>
                <w:tcW w:w="1085" w:type="dxa"/>
                <w:noWrap/>
                <w:hideMark/>
              </w:tcPr>
            </w:tcPrChange>
          </w:tcPr>
          <w:p w14:paraId="3DF328B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3" w:author="Stephen Wandro" w:date="2021-04-29T15:36:00Z"/>
                <w:rFonts w:ascii="Arial" w:hAnsi="Arial" w:cs="Arial"/>
                <w:color w:val="000000"/>
                <w:sz w:val="16"/>
                <w:szCs w:val="16"/>
              </w:rPr>
            </w:pPr>
            <w:ins w:id="1774" w:author="Stephen Wandro" w:date="2021-04-29T15:36:00Z">
              <w:r w:rsidRPr="002F7687">
                <w:rPr>
                  <w:rFonts w:ascii="Arial" w:hAnsi="Arial" w:cs="Arial"/>
                  <w:color w:val="000000"/>
                  <w:sz w:val="16"/>
                  <w:szCs w:val="16"/>
                </w:rPr>
                <w:t> </w:t>
              </w:r>
            </w:ins>
          </w:p>
        </w:tc>
        <w:tc>
          <w:tcPr>
            <w:tcW w:w="1186" w:type="dxa"/>
            <w:noWrap/>
            <w:hideMark/>
            <w:tcPrChange w:id="1775" w:author="Stephen Wandro" w:date="2021-04-29T16:02:00Z">
              <w:tcPr>
                <w:tcW w:w="1186" w:type="dxa"/>
                <w:noWrap/>
                <w:hideMark/>
              </w:tcPr>
            </w:tcPrChange>
          </w:tcPr>
          <w:p w14:paraId="346D929A"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6" w:author="Stephen Wandro" w:date="2021-04-29T15:36:00Z"/>
                <w:rFonts w:ascii="Arial" w:hAnsi="Arial" w:cs="Arial"/>
                <w:color w:val="000000"/>
                <w:sz w:val="16"/>
                <w:szCs w:val="16"/>
              </w:rPr>
            </w:pPr>
            <w:ins w:id="1777" w:author="Stephen Wandro" w:date="2021-04-29T15:36:00Z">
              <w:r w:rsidRPr="002F7687">
                <w:rPr>
                  <w:rFonts w:ascii="Arial" w:hAnsi="Arial" w:cs="Arial"/>
                  <w:color w:val="000000"/>
                  <w:sz w:val="16"/>
                  <w:szCs w:val="16"/>
                </w:rPr>
                <w:t>SNP</w:t>
              </w:r>
            </w:ins>
          </w:p>
        </w:tc>
        <w:tc>
          <w:tcPr>
            <w:tcW w:w="1475" w:type="dxa"/>
            <w:gridSpan w:val="2"/>
            <w:noWrap/>
            <w:hideMark/>
            <w:tcPrChange w:id="1778" w:author="Stephen Wandro" w:date="2021-04-29T16:02:00Z">
              <w:tcPr>
                <w:tcW w:w="1475" w:type="dxa"/>
                <w:gridSpan w:val="2"/>
                <w:noWrap/>
                <w:hideMark/>
              </w:tcPr>
            </w:tcPrChange>
          </w:tcPr>
          <w:p w14:paraId="6A9DF88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779" w:author="Stephen Wandro" w:date="2021-04-29T15:36:00Z"/>
                <w:rFonts w:ascii="Arial" w:hAnsi="Arial" w:cs="Arial"/>
                <w:color w:val="000000"/>
                <w:sz w:val="16"/>
                <w:szCs w:val="16"/>
              </w:rPr>
            </w:pPr>
            <w:ins w:id="1780" w:author="Stephen Wandro" w:date="2021-04-29T15:36:00Z">
              <w:r w:rsidRPr="002F7687">
                <w:rPr>
                  <w:rFonts w:ascii="Arial" w:hAnsi="Arial" w:cs="Arial"/>
                  <w:sz w:val="16"/>
                  <w:szCs w:val="16"/>
                </w:rPr>
                <w:t>Yqw</w:t>
              </w:r>
            </w:ins>
          </w:p>
        </w:tc>
      </w:tr>
      <w:tr w:rsidR="009921B3" w:rsidRPr="002F7687" w14:paraId="33F72BD0" w14:textId="77777777" w:rsidTr="009921B3">
        <w:trPr>
          <w:gridAfter w:val="1"/>
          <w:trHeight w:val="270"/>
          <w:ins w:id="1781" w:author="Stephen Wandro" w:date="2021-04-29T15:36:00Z"/>
          <w:trPrChange w:id="17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783" w:author="Stephen Wandro" w:date="2021-04-29T16:02:00Z">
              <w:tcPr>
                <w:tcW w:w="1795" w:type="dxa"/>
                <w:gridSpan w:val="2"/>
                <w:noWrap/>
                <w:hideMark/>
              </w:tcPr>
            </w:tcPrChange>
          </w:tcPr>
          <w:p w14:paraId="4682A199" w14:textId="77777777" w:rsidR="002F7687" w:rsidRPr="002F7687" w:rsidRDefault="002F7687" w:rsidP="002F7687">
            <w:pPr>
              <w:jc w:val="center"/>
              <w:rPr>
                <w:ins w:id="1784" w:author="Stephen Wandro" w:date="2021-04-29T15:36:00Z"/>
                <w:rFonts w:ascii="Arial" w:hAnsi="Arial" w:cs="Arial"/>
                <w:color w:val="000000"/>
                <w:sz w:val="16"/>
                <w:szCs w:val="16"/>
              </w:rPr>
            </w:pPr>
            <w:ins w:id="178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786" w:author="Stephen Wandro" w:date="2021-04-29T16:02:00Z">
              <w:tcPr>
                <w:tcW w:w="393" w:type="dxa"/>
                <w:noWrap/>
                <w:hideMark/>
              </w:tcPr>
            </w:tcPrChange>
          </w:tcPr>
          <w:p w14:paraId="1C7E3C8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87" w:author="Stephen Wandro" w:date="2021-04-29T15:36:00Z"/>
                <w:rFonts w:ascii="Arial" w:hAnsi="Arial" w:cs="Arial"/>
                <w:color w:val="000000"/>
                <w:sz w:val="16"/>
                <w:szCs w:val="16"/>
              </w:rPr>
            </w:pPr>
            <w:ins w:id="1788" w:author="Stephen Wandro" w:date="2021-04-29T15:36:00Z">
              <w:r w:rsidRPr="002F7687">
                <w:rPr>
                  <w:rFonts w:ascii="Arial" w:hAnsi="Arial" w:cs="Arial"/>
                  <w:color w:val="000000"/>
                  <w:sz w:val="16"/>
                  <w:szCs w:val="16"/>
                </w:rPr>
                <w:t>Ben</w:t>
              </w:r>
            </w:ins>
          </w:p>
        </w:tc>
        <w:tc>
          <w:tcPr>
            <w:tcW w:w="2994" w:type="dxa"/>
            <w:gridSpan w:val="3"/>
            <w:noWrap/>
            <w:hideMark/>
            <w:tcPrChange w:id="1789" w:author="Stephen Wandro" w:date="2021-04-29T16:02:00Z">
              <w:tcPr>
                <w:tcW w:w="3416" w:type="dxa"/>
                <w:gridSpan w:val="3"/>
                <w:noWrap/>
                <w:hideMark/>
              </w:tcPr>
            </w:tcPrChange>
          </w:tcPr>
          <w:p w14:paraId="31E5E27D"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0" w:author="Stephen Wandro" w:date="2021-04-29T15:36:00Z"/>
                <w:rFonts w:ascii="Arial" w:hAnsi="Arial" w:cs="Arial"/>
                <w:color w:val="000000"/>
                <w:sz w:val="16"/>
                <w:szCs w:val="16"/>
              </w:rPr>
            </w:pPr>
            <w:ins w:id="1791" w:author="Stephen Wandro" w:date="2021-04-29T15:36:00Z">
              <w:r w:rsidRPr="002F7687">
                <w:rPr>
                  <w:rFonts w:ascii="Arial" w:hAnsi="Arial" w:cs="Arial"/>
                  <w:color w:val="000000"/>
                  <w:sz w:val="16"/>
                  <w:szCs w:val="16"/>
                </w:rPr>
                <w:t>DNA-directed RNA polymerase beta subunit (EC 2.7.7.6)</w:t>
              </w:r>
            </w:ins>
          </w:p>
        </w:tc>
        <w:tc>
          <w:tcPr>
            <w:tcW w:w="1085" w:type="dxa"/>
            <w:noWrap/>
            <w:hideMark/>
            <w:tcPrChange w:id="1792" w:author="Stephen Wandro" w:date="2021-04-29T16:02:00Z">
              <w:tcPr>
                <w:tcW w:w="1085" w:type="dxa"/>
                <w:noWrap/>
                <w:hideMark/>
              </w:tcPr>
            </w:tcPrChange>
          </w:tcPr>
          <w:p w14:paraId="5B2E932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3" w:author="Stephen Wandro" w:date="2021-04-29T15:36:00Z"/>
                <w:rFonts w:ascii="Arial" w:hAnsi="Arial" w:cs="Arial"/>
                <w:color w:val="000000"/>
                <w:sz w:val="16"/>
                <w:szCs w:val="16"/>
              </w:rPr>
            </w:pPr>
            <w:ins w:id="1794" w:author="Stephen Wandro" w:date="2021-04-29T15:36:00Z">
              <w:r w:rsidRPr="002F7687">
                <w:rPr>
                  <w:rFonts w:ascii="Arial" w:hAnsi="Arial" w:cs="Arial"/>
                  <w:color w:val="000000"/>
                  <w:sz w:val="16"/>
                  <w:szCs w:val="16"/>
                </w:rPr>
                <w:t> </w:t>
              </w:r>
            </w:ins>
          </w:p>
        </w:tc>
        <w:tc>
          <w:tcPr>
            <w:tcW w:w="1186" w:type="dxa"/>
            <w:noWrap/>
            <w:hideMark/>
            <w:tcPrChange w:id="1795" w:author="Stephen Wandro" w:date="2021-04-29T16:02:00Z">
              <w:tcPr>
                <w:tcW w:w="1186" w:type="dxa"/>
                <w:noWrap/>
                <w:hideMark/>
              </w:tcPr>
            </w:tcPrChange>
          </w:tcPr>
          <w:p w14:paraId="24D00C6C"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6" w:author="Stephen Wandro" w:date="2021-04-29T15:36:00Z"/>
                <w:rFonts w:ascii="Arial" w:hAnsi="Arial" w:cs="Arial"/>
                <w:color w:val="000000"/>
                <w:sz w:val="16"/>
                <w:szCs w:val="16"/>
              </w:rPr>
            </w:pPr>
            <w:ins w:id="1797" w:author="Stephen Wandro" w:date="2021-04-29T15:36:00Z">
              <w:r w:rsidRPr="002F7687">
                <w:rPr>
                  <w:rFonts w:ascii="Arial" w:hAnsi="Arial" w:cs="Arial"/>
                  <w:color w:val="000000"/>
                  <w:sz w:val="16"/>
                  <w:szCs w:val="16"/>
                </w:rPr>
                <w:t>SNP</w:t>
              </w:r>
            </w:ins>
          </w:p>
        </w:tc>
        <w:tc>
          <w:tcPr>
            <w:tcW w:w="1475" w:type="dxa"/>
            <w:gridSpan w:val="2"/>
            <w:noWrap/>
            <w:hideMark/>
            <w:tcPrChange w:id="1798" w:author="Stephen Wandro" w:date="2021-04-29T16:02:00Z">
              <w:tcPr>
                <w:tcW w:w="1475" w:type="dxa"/>
                <w:gridSpan w:val="2"/>
                <w:noWrap/>
                <w:hideMark/>
              </w:tcPr>
            </w:tcPrChange>
          </w:tcPr>
          <w:p w14:paraId="5C79492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799" w:author="Stephen Wandro" w:date="2021-04-29T15:36:00Z"/>
                <w:rFonts w:ascii="Arial" w:hAnsi="Arial" w:cs="Arial"/>
                <w:color w:val="000000"/>
                <w:sz w:val="16"/>
                <w:szCs w:val="16"/>
              </w:rPr>
            </w:pPr>
            <w:ins w:id="1800" w:author="Stephen Wandro" w:date="2021-04-29T15:36:00Z">
              <w:r w:rsidRPr="002F7687">
                <w:rPr>
                  <w:rFonts w:ascii="Arial" w:hAnsi="Arial" w:cs="Arial"/>
                  <w:color w:val="000000"/>
                  <w:sz w:val="16"/>
                  <w:szCs w:val="16"/>
                </w:rPr>
                <w:t> </w:t>
              </w:r>
            </w:ins>
          </w:p>
        </w:tc>
      </w:tr>
      <w:tr w:rsidR="009921B3" w:rsidRPr="002F7687" w14:paraId="74EB8AC8"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01" w:author="Stephen Wandro" w:date="2021-04-29T15:36:00Z"/>
          <w:trPrChange w:id="18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03" w:author="Stephen Wandro" w:date="2021-04-29T16:02:00Z">
              <w:tcPr>
                <w:tcW w:w="1795" w:type="dxa"/>
                <w:gridSpan w:val="2"/>
                <w:noWrap/>
                <w:hideMark/>
              </w:tcPr>
            </w:tcPrChange>
          </w:tcPr>
          <w:p w14:paraId="2C58A693"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04" w:author="Stephen Wandro" w:date="2021-04-29T15:36:00Z"/>
                <w:rFonts w:ascii="Arial" w:hAnsi="Arial" w:cs="Arial"/>
                <w:color w:val="000000"/>
                <w:sz w:val="16"/>
                <w:szCs w:val="16"/>
              </w:rPr>
            </w:pPr>
            <w:ins w:id="180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06" w:author="Stephen Wandro" w:date="2021-04-29T16:02:00Z">
              <w:tcPr>
                <w:tcW w:w="393" w:type="dxa"/>
                <w:noWrap/>
                <w:hideMark/>
              </w:tcPr>
            </w:tcPrChange>
          </w:tcPr>
          <w:p w14:paraId="5FFB315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07" w:author="Stephen Wandro" w:date="2021-04-29T15:36:00Z"/>
                <w:rFonts w:ascii="Arial" w:hAnsi="Arial" w:cs="Arial"/>
                <w:color w:val="000000"/>
                <w:sz w:val="16"/>
                <w:szCs w:val="16"/>
              </w:rPr>
            </w:pPr>
            <w:ins w:id="1808" w:author="Stephen Wandro" w:date="2021-04-29T15:36:00Z">
              <w:r w:rsidRPr="002F7687">
                <w:rPr>
                  <w:rFonts w:ascii="Arial" w:hAnsi="Arial" w:cs="Arial"/>
                  <w:sz w:val="16"/>
                  <w:szCs w:val="16"/>
                </w:rPr>
                <w:t>Bill</w:t>
              </w:r>
            </w:ins>
          </w:p>
        </w:tc>
        <w:tc>
          <w:tcPr>
            <w:tcW w:w="2994" w:type="dxa"/>
            <w:gridSpan w:val="3"/>
            <w:noWrap/>
            <w:hideMark/>
            <w:tcPrChange w:id="1809" w:author="Stephen Wandro" w:date="2021-04-29T16:02:00Z">
              <w:tcPr>
                <w:tcW w:w="3416" w:type="dxa"/>
                <w:gridSpan w:val="3"/>
                <w:noWrap/>
                <w:hideMark/>
              </w:tcPr>
            </w:tcPrChange>
          </w:tcPr>
          <w:p w14:paraId="42A0AB9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0" w:author="Stephen Wandro" w:date="2021-04-29T15:36:00Z"/>
                <w:rFonts w:ascii="Arial" w:hAnsi="Arial" w:cs="Arial"/>
                <w:color w:val="000000"/>
                <w:sz w:val="16"/>
                <w:szCs w:val="16"/>
              </w:rPr>
            </w:pPr>
            <w:ins w:id="1811" w:author="Stephen Wandro" w:date="2021-04-29T15:36:00Z">
              <w:r w:rsidRPr="002F7687">
                <w:rPr>
                  <w:rFonts w:ascii="Arial" w:hAnsi="Arial" w:cs="Arial"/>
                  <w:sz w:val="16"/>
                  <w:szCs w:val="16"/>
                </w:rPr>
                <w:t>Tyrosine-protein kinase EpsD (EC 2.7.10.2)</w:t>
              </w:r>
            </w:ins>
          </w:p>
        </w:tc>
        <w:tc>
          <w:tcPr>
            <w:tcW w:w="1085" w:type="dxa"/>
            <w:noWrap/>
            <w:hideMark/>
            <w:tcPrChange w:id="1812" w:author="Stephen Wandro" w:date="2021-04-29T16:02:00Z">
              <w:tcPr>
                <w:tcW w:w="1085" w:type="dxa"/>
                <w:noWrap/>
                <w:hideMark/>
              </w:tcPr>
            </w:tcPrChange>
          </w:tcPr>
          <w:p w14:paraId="28E2FF7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3" w:author="Stephen Wandro" w:date="2021-04-29T15:36:00Z"/>
                <w:rFonts w:ascii="Arial" w:hAnsi="Arial" w:cs="Arial"/>
                <w:color w:val="000000"/>
                <w:sz w:val="16"/>
                <w:szCs w:val="16"/>
              </w:rPr>
            </w:pPr>
            <w:ins w:id="1814" w:author="Stephen Wandro" w:date="2021-04-29T15:36:00Z">
              <w:r w:rsidRPr="002F7687">
                <w:rPr>
                  <w:rFonts w:ascii="Arial" w:hAnsi="Arial" w:cs="Arial"/>
                  <w:color w:val="000000"/>
                  <w:sz w:val="16"/>
                  <w:szCs w:val="16"/>
                </w:rPr>
                <w:t> </w:t>
              </w:r>
            </w:ins>
          </w:p>
        </w:tc>
        <w:tc>
          <w:tcPr>
            <w:tcW w:w="1186" w:type="dxa"/>
            <w:noWrap/>
            <w:hideMark/>
            <w:tcPrChange w:id="1815" w:author="Stephen Wandro" w:date="2021-04-29T16:02:00Z">
              <w:tcPr>
                <w:tcW w:w="1186" w:type="dxa"/>
                <w:noWrap/>
                <w:hideMark/>
              </w:tcPr>
            </w:tcPrChange>
          </w:tcPr>
          <w:p w14:paraId="27705D7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6" w:author="Stephen Wandro" w:date="2021-04-29T15:36:00Z"/>
                <w:rFonts w:ascii="Arial" w:hAnsi="Arial" w:cs="Arial"/>
                <w:color w:val="000000"/>
                <w:sz w:val="16"/>
                <w:szCs w:val="16"/>
              </w:rPr>
            </w:pPr>
            <w:ins w:id="1817" w:author="Stephen Wandro" w:date="2021-04-29T15:36:00Z">
              <w:r w:rsidRPr="002F7687">
                <w:rPr>
                  <w:rFonts w:ascii="Arial" w:hAnsi="Arial" w:cs="Arial"/>
                  <w:color w:val="000000"/>
                  <w:sz w:val="16"/>
                  <w:szCs w:val="16"/>
                </w:rPr>
                <w:t>SNP</w:t>
              </w:r>
            </w:ins>
          </w:p>
        </w:tc>
        <w:tc>
          <w:tcPr>
            <w:tcW w:w="1475" w:type="dxa"/>
            <w:gridSpan w:val="2"/>
            <w:noWrap/>
            <w:hideMark/>
            <w:tcPrChange w:id="1818" w:author="Stephen Wandro" w:date="2021-04-29T16:02:00Z">
              <w:tcPr>
                <w:tcW w:w="1475" w:type="dxa"/>
                <w:gridSpan w:val="2"/>
                <w:noWrap/>
                <w:hideMark/>
              </w:tcPr>
            </w:tcPrChange>
          </w:tcPr>
          <w:p w14:paraId="1CBF60A6"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19" w:author="Stephen Wandro" w:date="2021-04-29T15:36:00Z"/>
                <w:rFonts w:ascii="Arial" w:hAnsi="Arial" w:cs="Arial"/>
                <w:color w:val="000000"/>
                <w:sz w:val="16"/>
                <w:szCs w:val="16"/>
              </w:rPr>
            </w:pPr>
            <w:ins w:id="1820" w:author="Stephen Wandro" w:date="2021-04-29T15:36:00Z">
              <w:r w:rsidRPr="002F7687">
                <w:rPr>
                  <w:rFonts w:ascii="Arial" w:hAnsi="Arial" w:cs="Arial"/>
                  <w:sz w:val="16"/>
                  <w:szCs w:val="16"/>
                </w:rPr>
                <w:t>Yqw</w:t>
              </w:r>
            </w:ins>
          </w:p>
        </w:tc>
      </w:tr>
      <w:tr w:rsidR="009921B3" w:rsidRPr="002F7687" w14:paraId="522E071C" w14:textId="77777777" w:rsidTr="009921B3">
        <w:trPr>
          <w:gridAfter w:val="1"/>
          <w:trHeight w:val="270"/>
          <w:ins w:id="1821" w:author="Stephen Wandro" w:date="2021-04-29T15:36:00Z"/>
          <w:trPrChange w:id="18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23" w:author="Stephen Wandro" w:date="2021-04-29T16:02:00Z">
              <w:tcPr>
                <w:tcW w:w="1795" w:type="dxa"/>
                <w:gridSpan w:val="2"/>
                <w:noWrap/>
                <w:hideMark/>
              </w:tcPr>
            </w:tcPrChange>
          </w:tcPr>
          <w:p w14:paraId="0B3809A1" w14:textId="77777777" w:rsidR="002F7687" w:rsidRPr="002F7687" w:rsidRDefault="002F7687" w:rsidP="002F7687">
            <w:pPr>
              <w:jc w:val="center"/>
              <w:rPr>
                <w:ins w:id="1824" w:author="Stephen Wandro" w:date="2021-04-29T15:36:00Z"/>
                <w:rFonts w:ascii="Arial" w:hAnsi="Arial" w:cs="Arial"/>
                <w:color w:val="000000"/>
                <w:sz w:val="16"/>
                <w:szCs w:val="16"/>
              </w:rPr>
            </w:pPr>
            <w:ins w:id="182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26" w:author="Stephen Wandro" w:date="2021-04-29T16:02:00Z">
              <w:tcPr>
                <w:tcW w:w="393" w:type="dxa"/>
                <w:noWrap/>
                <w:hideMark/>
              </w:tcPr>
            </w:tcPrChange>
          </w:tcPr>
          <w:p w14:paraId="7FD61969"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27" w:author="Stephen Wandro" w:date="2021-04-29T15:36:00Z"/>
                <w:rFonts w:ascii="Arial" w:hAnsi="Arial" w:cs="Arial"/>
                <w:color w:val="000000"/>
                <w:sz w:val="16"/>
                <w:szCs w:val="16"/>
              </w:rPr>
            </w:pPr>
            <w:ins w:id="1828" w:author="Stephen Wandro" w:date="2021-04-29T15:36:00Z">
              <w:r w:rsidRPr="002F7687">
                <w:rPr>
                  <w:rFonts w:ascii="Arial" w:hAnsi="Arial" w:cs="Arial"/>
                  <w:sz w:val="16"/>
                  <w:szCs w:val="16"/>
                </w:rPr>
                <w:t>Bob</w:t>
              </w:r>
            </w:ins>
          </w:p>
        </w:tc>
        <w:tc>
          <w:tcPr>
            <w:tcW w:w="2994" w:type="dxa"/>
            <w:gridSpan w:val="3"/>
            <w:noWrap/>
            <w:hideMark/>
            <w:tcPrChange w:id="1829" w:author="Stephen Wandro" w:date="2021-04-29T16:02:00Z">
              <w:tcPr>
                <w:tcW w:w="3416" w:type="dxa"/>
                <w:gridSpan w:val="3"/>
                <w:noWrap/>
                <w:hideMark/>
              </w:tcPr>
            </w:tcPrChange>
          </w:tcPr>
          <w:p w14:paraId="5399CCA0"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0" w:author="Stephen Wandro" w:date="2021-04-29T15:36:00Z"/>
                <w:rFonts w:ascii="Arial" w:hAnsi="Arial" w:cs="Arial"/>
                <w:color w:val="000000"/>
                <w:sz w:val="16"/>
                <w:szCs w:val="16"/>
              </w:rPr>
            </w:pPr>
            <w:ins w:id="1831" w:author="Stephen Wandro" w:date="2021-04-29T15:36:00Z">
              <w:r w:rsidRPr="002F7687">
                <w:rPr>
                  <w:rFonts w:ascii="Arial" w:hAnsi="Arial" w:cs="Arial"/>
                  <w:sz w:val="16"/>
                  <w:szCs w:val="16"/>
                </w:rPr>
                <w:t>Two-component transcriptional response regulator, LuxR family</w:t>
              </w:r>
            </w:ins>
          </w:p>
        </w:tc>
        <w:tc>
          <w:tcPr>
            <w:tcW w:w="1085" w:type="dxa"/>
            <w:noWrap/>
            <w:hideMark/>
            <w:tcPrChange w:id="1832" w:author="Stephen Wandro" w:date="2021-04-29T16:02:00Z">
              <w:tcPr>
                <w:tcW w:w="1085" w:type="dxa"/>
                <w:noWrap/>
                <w:hideMark/>
              </w:tcPr>
            </w:tcPrChange>
          </w:tcPr>
          <w:p w14:paraId="4E4BFD27"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3" w:author="Stephen Wandro" w:date="2021-04-29T15:36:00Z"/>
                <w:rFonts w:ascii="Arial" w:hAnsi="Arial" w:cs="Arial"/>
                <w:color w:val="000000"/>
                <w:sz w:val="16"/>
                <w:szCs w:val="16"/>
              </w:rPr>
            </w:pPr>
            <w:ins w:id="1834" w:author="Stephen Wandro" w:date="2021-04-29T15:36:00Z">
              <w:r w:rsidRPr="002F7687">
                <w:rPr>
                  <w:rFonts w:ascii="Arial" w:hAnsi="Arial" w:cs="Arial"/>
                  <w:color w:val="000000"/>
                  <w:sz w:val="16"/>
                  <w:szCs w:val="16"/>
                </w:rPr>
                <w:t> </w:t>
              </w:r>
            </w:ins>
          </w:p>
        </w:tc>
        <w:tc>
          <w:tcPr>
            <w:tcW w:w="1186" w:type="dxa"/>
            <w:noWrap/>
            <w:hideMark/>
            <w:tcPrChange w:id="1835" w:author="Stephen Wandro" w:date="2021-04-29T16:02:00Z">
              <w:tcPr>
                <w:tcW w:w="1186" w:type="dxa"/>
                <w:noWrap/>
                <w:hideMark/>
              </w:tcPr>
            </w:tcPrChange>
          </w:tcPr>
          <w:p w14:paraId="543B91A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6" w:author="Stephen Wandro" w:date="2021-04-29T15:36:00Z"/>
                <w:rFonts w:ascii="Arial" w:hAnsi="Arial" w:cs="Arial"/>
                <w:color w:val="000000"/>
                <w:sz w:val="16"/>
                <w:szCs w:val="16"/>
              </w:rPr>
            </w:pPr>
            <w:ins w:id="1837" w:author="Stephen Wandro" w:date="2021-04-29T15:36:00Z">
              <w:r w:rsidRPr="002F7687">
                <w:rPr>
                  <w:rFonts w:ascii="Arial" w:hAnsi="Arial" w:cs="Arial"/>
                  <w:color w:val="000000"/>
                  <w:sz w:val="16"/>
                  <w:szCs w:val="16"/>
                </w:rPr>
                <w:t>SNP</w:t>
              </w:r>
            </w:ins>
          </w:p>
        </w:tc>
        <w:tc>
          <w:tcPr>
            <w:tcW w:w="1475" w:type="dxa"/>
            <w:gridSpan w:val="2"/>
            <w:noWrap/>
            <w:hideMark/>
            <w:tcPrChange w:id="1838" w:author="Stephen Wandro" w:date="2021-04-29T16:02:00Z">
              <w:tcPr>
                <w:tcW w:w="1475" w:type="dxa"/>
                <w:gridSpan w:val="2"/>
                <w:noWrap/>
                <w:hideMark/>
              </w:tcPr>
            </w:tcPrChange>
          </w:tcPr>
          <w:p w14:paraId="0C4F1D91"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39" w:author="Stephen Wandro" w:date="2021-04-29T15:36:00Z"/>
                <w:rFonts w:ascii="Arial" w:hAnsi="Arial" w:cs="Arial"/>
                <w:color w:val="000000"/>
                <w:sz w:val="16"/>
                <w:szCs w:val="16"/>
              </w:rPr>
            </w:pPr>
            <w:ins w:id="1840" w:author="Stephen Wandro" w:date="2021-04-29T15:36:00Z">
              <w:r w:rsidRPr="002F7687">
                <w:rPr>
                  <w:rFonts w:ascii="Arial" w:hAnsi="Arial" w:cs="Arial"/>
                  <w:color w:val="000000"/>
                  <w:sz w:val="16"/>
                  <w:szCs w:val="16"/>
                </w:rPr>
                <w:t> </w:t>
              </w:r>
            </w:ins>
          </w:p>
        </w:tc>
      </w:tr>
      <w:tr w:rsidR="009921B3" w:rsidRPr="002F7687" w14:paraId="0D855D3B"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41" w:author="Stephen Wandro" w:date="2021-04-29T15:36:00Z"/>
          <w:trPrChange w:id="18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43" w:author="Stephen Wandro" w:date="2021-04-29T16:02:00Z">
              <w:tcPr>
                <w:tcW w:w="1795" w:type="dxa"/>
                <w:gridSpan w:val="2"/>
                <w:noWrap/>
                <w:hideMark/>
              </w:tcPr>
            </w:tcPrChange>
          </w:tcPr>
          <w:p w14:paraId="4AD3A94B"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44" w:author="Stephen Wandro" w:date="2021-04-29T15:36:00Z"/>
                <w:rFonts w:ascii="Arial" w:hAnsi="Arial" w:cs="Arial"/>
                <w:color w:val="000000"/>
                <w:sz w:val="16"/>
                <w:szCs w:val="16"/>
              </w:rPr>
            </w:pPr>
            <w:ins w:id="184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46" w:author="Stephen Wandro" w:date="2021-04-29T16:02:00Z">
              <w:tcPr>
                <w:tcW w:w="393" w:type="dxa"/>
                <w:noWrap/>
                <w:hideMark/>
              </w:tcPr>
            </w:tcPrChange>
          </w:tcPr>
          <w:p w14:paraId="35128035"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47" w:author="Stephen Wandro" w:date="2021-04-29T15:36:00Z"/>
                <w:rFonts w:ascii="Arial" w:hAnsi="Arial" w:cs="Arial"/>
                <w:color w:val="000000"/>
                <w:sz w:val="16"/>
                <w:szCs w:val="16"/>
              </w:rPr>
            </w:pPr>
            <w:ins w:id="1848" w:author="Stephen Wandro" w:date="2021-04-29T15:36:00Z">
              <w:r w:rsidRPr="002F7687">
                <w:rPr>
                  <w:rFonts w:ascii="Arial" w:hAnsi="Arial" w:cs="Arial"/>
                  <w:color w:val="000000"/>
                  <w:sz w:val="16"/>
                  <w:szCs w:val="16"/>
                </w:rPr>
                <w:t>Bop</w:t>
              </w:r>
            </w:ins>
          </w:p>
        </w:tc>
        <w:tc>
          <w:tcPr>
            <w:tcW w:w="2994" w:type="dxa"/>
            <w:gridSpan w:val="3"/>
            <w:noWrap/>
            <w:hideMark/>
            <w:tcPrChange w:id="1849" w:author="Stephen Wandro" w:date="2021-04-29T16:02:00Z">
              <w:tcPr>
                <w:tcW w:w="3416" w:type="dxa"/>
                <w:gridSpan w:val="3"/>
                <w:noWrap/>
                <w:hideMark/>
              </w:tcPr>
            </w:tcPrChange>
          </w:tcPr>
          <w:p w14:paraId="21CD428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0" w:author="Stephen Wandro" w:date="2021-04-29T15:36:00Z"/>
                <w:rFonts w:ascii="Arial" w:hAnsi="Arial" w:cs="Arial"/>
                <w:color w:val="000000"/>
                <w:sz w:val="16"/>
                <w:szCs w:val="16"/>
              </w:rPr>
            </w:pPr>
            <w:ins w:id="1851" w:author="Stephen Wandro" w:date="2021-04-29T15:36:00Z">
              <w:r w:rsidRPr="002F7687">
                <w:rPr>
                  <w:rFonts w:ascii="Arial" w:hAnsi="Arial" w:cs="Arial"/>
                  <w:color w:val="000000"/>
                  <w:sz w:val="16"/>
                  <w:szCs w:val="16"/>
                </w:rPr>
                <w:t>UDP-N-acetylglucosamine 4,6-dehydratase (EC 4.2.1.135)</w:t>
              </w:r>
            </w:ins>
          </w:p>
        </w:tc>
        <w:tc>
          <w:tcPr>
            <w:tcW w:w="1085" w:type="dxa"/>
            <w:noWrap/>
            <w:hideMark/>
            <w:tcPrChange w:id="1852" w:author="Stephen Wandro" w:date="2021-04-29T16:02:00Z">
              <w:tcPr>
                <w:tcW w:w="1085" w:type="dxa"/>
                <w:noWrap/>
                <w:hideMark/>
              </w:tcPr>
            </w:tcPrChange>
          </w:tcPr>
          <w:p w14:paraId="5A7EF82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3" w:author="Stephen Wandro" w:date="2021-04-29T15:36:00Z"/>
                <w:rFonts w:ascii="Arial" w:hAnsi="Arial" w:cs="Arial"/>
                <w:color w:val="000000"/>
                <w:sz w:val="16"/>
                <w:szCs w:val="16"/>
              </w:rPr>
            </w:pPr>
            <w:ins w:id="1854" w:author="Stephen Wandro" w:date="2021-04-29T15:36:00Z">
              <w:r w:rsidRPr="002F7687">
                <w:rPr>
                  <w:rFonts w:ascii="Arial" w:hAnsi="Arial" w:cs="Arial"/>
                  <w:color w:val="000000"/>
                  <w:sz w:val="16"/>
                  <w:szCs w:val="16"/>
                </w:rPr>
                <w:t> </w:t>
              </w:r>
            </w:ins>
          </w:p>
        </w:tc>
        <w:tc>
          <w:tcPr>
            <w:tcW w:w="1186" w:type="dxa"/>
            <w:noWrap/>
            <w:hideMark/>
            <w:tcPrChange w:id="1855" w:author="Stephen Wandro" w:date="2021-04-29T16:02:00Z">
              <w:tcPr>
                <w:tcW w:w="1186" w:type="dxa"/>
                <w:noWrap/>
                <w:hideMark/>
              </w:tcPr>
            </w:tcPrChange>
          </w:tcPr>
          <w:p w14:paraId="5402132E"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6" w:author="Stephen Wandro" w:date="2021-04-29T15:36:00Z"/>
                <w:rFonts w:ascii="Arial" w:hAnsi="Arial" w:cs="Arial"/>
                <w:color w:val="000000"/>
                <w:sz w:val="16"/>
                <w:szCs w:val="16"/>
              </w:rPr>
            </w:pPr>
            <w:ins w:id="1857" w:author="Stephen Wandro" w:date="2021-04-29T15:36:00Z">
              <w:r w:rsidRPr="002F7687">
                <w:rPr>
                  <w:rFonts w:ascii="Arial" w:hAnsi="Arial" w:cs="Arial"/>
                  <w:color w:val="000000"/>
                  <w:sz w:val="16"/>
                  <w:szCs w:val="16"/>
                </w:rPr>
                <w:t>SNP</w:t>
              </w:r>
            </w:ins>
          </w:p>
        </w:tc>
        <w:tc>
          <w:tcPr>
            <w:tcW w:w="1475" w:type="dxa"/>
            <w:gridSpan w:val="2"/>
            <w:noWrap/>
            <w:hideMark/>
            <w:tcPrChange w:id="1858" w:author="Stephen Wandro" w:date="2021-04-29T16:02:00Z">
              <w:tcPr>
                <w:tcW w:w="1475" w:type="dxa"/>
                <w:gridSpan w:val="2"/>
                <w:noWrap/>
                <w:hideMark/>
              </w:tcPr>
            </w:tcPrChange>
          </w:tcPr>
          <w:p w14:paraId="6EA6BBF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59" w:author="Stephen Wandro" w:date="2021-04-29T15:36:00Z"/>
                <w:rFonts w:ascii="Arial" w:hAnsi="Arial" w:cs="Arial"/>
                <w:color w:val="000000"/>
                <w:sz w:val="16"/>
                <w:szCs w:val="16"/>
              </w:rPr>
            </w:pPr>
            <w:ins w:id="1860" w:author="Stephen Wandro" w:date="2021-04-29T15:36:00Z">
              <w:r w:rsidRPr="002F7687">
                <w:rPr>
                  <w:rFonts w:ascii="Arial" w:hAnsi="Arial" w:cs="Arial"/>
                  <w:color w:val="000000"/>
                  <w:sz w:val="16"/>
                  <w:szCs w:val="16"/>
                </w:rPr>
                <w:t> </w:t>
              </w:r>
            </w:ins>
          </w:p>
        </w:tc>
      </w:tr>
      <w:tr w:rsidR="009921B3" w:rsidRPr="002F7687" w14:paraId="3121FFCE" w14:textId="77777777" w:rsidTr="009921B3">
        <w:trPr>
          <w:gridAfter w:val="1"/>
          <w:trHeight w:val="270"/>
          <w:ins w:id="1861" w:author="Stephen Wandro" w:date="2021-04-29T15:36:00Z"/>
          <w:trPrChange w:id="186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63" w:author="Stephen Wandro" w:date="2021-04-29T16:02:00Z">
              <w:tcPr>
                <w:tcW w:w="1795" w:type="dxa"/>
                <w:gridSpan w:val="2"/>
                <w:noWrap/>
                <w:hideMark/>
              </w:tcPr>
            </w:tcPrChange>
          </w:tcPr>
          <w:p w14:paraId="50564EF7" w14:textId="77777777" w:rsidR="002F7687" w:rsidRPr="002F7687" w:rsidRDefault="002F7687" w:rsidP="002F7687">
            <w:pPr>
              <w:jc w:val="center"/>
              <w:rPr>
                <w:ins w:id="1864" w:author="Stephen Wandro" w:date="2021-04-29T15:36:00Z"/>
                <w:rFonts w:ascii="Arial" w:hAnsi="Arial" w:cs="Arial"/>
                <w:color w:val="000000"/>
                <w:sz w:val="16"/>
                <w:szCs w:val="16"/>
              </w:rPr>
            </w:pPr>
            <w:ins w:id="186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66" w:author="Stephen Wandro" w:date="2021-04-29T16:02:00Z">
              <w:tcPr>
                <w:tcW w:w="393" w:type="dxa"/>
                <w:noWrap/>
                <w:hideMark/>
              </w:tcPr>
            </w:tcPrChange>
          </w:tcPr>
          <w:p w14:paraId="1A202BDB"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67" w:author="Stephen Wandro" w:date="2021-04-29T15:36:00Z"/>
                <w:rFonts w:ascii="Arial" w:hAnsi="Arial" w:cs="Arial"/>
                <w:color w:val="000000"/>
                <w:sz w:val="16"/>
                <w:szCs w:val="16"/>
              </w:rPr>
            </w:pPr>
            <w:ins w:id="1868" w:author="Stephen Wandro" w:date="2021-04-29T15:36:00Z">
              <w:r w:rsidRPr="002F7687">
                <w:rPr>
                  <w:rFonts w:ascii="Arial" w:hAnsi="Arial" w:cs="Arial"/>
                  <w:sz w:val="16"/>
                  <w:szCs w:val="16"/>
                </w:rPr>
                <w:t>Bop</w:t>
              </w:r>
            </w:ins>
          </w:p>
        </w:tc>
        <w:tc>
          <w:tcPr>
            <w:tcW w:w="2994" w:type="dxa"/>
            <w:gridSpan w:val="3"/>
            <w:noWrap/>
            <w:hideMark/>
            <w:tcPrChange w:id="1869" w:author="Stephen Wandro" w:date="2021-04-29T16:02:00Z">
              <w:tcPr>
                <w:tcW w:w="3416" w:type="dxa"/>
                <w:gridSpan w:val="3"/>
                <w:noWrap/>
                <w:hideMark/>
              </w:tcPr>
            </w:tcPrChange>
          </w:tcPr>
          <w:p w14:paraId="5F3F2708"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0" w:author="Stephen Wandro" w:date="2021-04-29T15:36:00Z"/>
                <w:rFonts w:ascii="Arial" w:hAnsi="Arial" w:cs="Arial"/>
                <w:color w:val="000000"/>
                <w:sz w:val="16"/>
                <w:szCs w:val="16"/>
              </w:rPr>
            </w:pPr>
            <w:ins w:id="1871" w:author="Stephen Wandro" w:date="2021-04-29T15:36:00Z">
              <w:r w:rsidRPr="002F7687">
                <w:rPr>
                  <w:rFonts w:ascii="Arial" w:hAnsi="Arial" w:cs="Arial"/>
                  <w:sz w:val="16"/>
                  <w:szCs w:val="16"/>
                </w:rPr>
                <w:t>Tyrosine-protein kinase EpsD (EC 2.7.10.2)</w:t>
              </w:r>
            </w:ins>
          </w:p>
        </w:tc>
        <w:tc>
          <w:tcPr>
            <w:tcW w:w="1085" w:type="dxa"/>
            <w:noWrap/>
            <w:hideMark/>
            <w:tcPrChange w:id="1872" w:author="Stephen Wandro" w:date="2021-04-29T16:02:00Z">
              <w:tcPr>
                <w:tcW w:w="1085" w:type="dxa"/>
                <w:noWrap/>
                <w:hideMark/>
              </w:tcPr>
            </w:tcPrChange>
          </w:tcPr>
          <w:p w14:paraId="14C939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3" w:author="Stephen Wandro" w:date="2021-04-29T15:36:00Z"/>
                <w:rFonts w:ascii="Arial" w:hAnsi="Arial" w:cs="Arial"/>
                <w:color w:val="000000"/>
                <w:sz w:val="16"/>
                <w:szCs w:val="16"/>
              </w:rPr>
            </w:pPr>
            <w:ins w:id="1874" w:author="Stephen Wandro" w:date="2021-04-29T15:36:00Z">
              <w:r w:rsidRPr="002F7687">
                <w:rPr>
                  <w:rFonts w:ascii="Arial" w:hAnsi="Arial" w:cs="Arial"/>
                  <w:color w:val="000000"/>
                  <w:sz w:val="16"/>
                  <w:szCs w:val="16"/>
                </w:rPr>
                <w:t> </w:t>
              </w:r>
            </w:ins>
          </w:p>
        </w:tc>
        <w:tc>
          <w:tcPr>
            <w:tcW w:w="1186" w:type="dxa"/>
            <w:noWrap/>
            <w:hideMark/>
            <w:tcPrChange w:id="1875" w:author="Stephen Wandro" w:date="2021-04-29T16:02:00Z">
              <w:tcPr>
                <w:tcW w:w="1186" w:type="dxa"/>
                <w:noWrap/>
                <w:hideMark/>
              </w:tcPr>
            </w:tcPrChange>
          </w:tcPr>
          <w:p w14:paraId="06BA0892"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6" w:author="Stephen Wandro" w:date="2021-04-29T15:36:00Z"/>
                <w:rFonts w:ascii="Arial" w:hAnsi="Arial" w:cs="Arial"/>
                <w:color w:val="000000"/>
                <w:sz w:val="16"/>
                <w:szCs w:val="16"/>
              </w:rPr>
            </w:pPr>
            <w:ins w:id="1877" w:author="Stephen Wandro" w:date="2021-04-29T15:36:00Z">
              <w:r w:rsidRPr="002F7687">
                <w:rPr>
                  <w:rFonts w:ascii="Arial" w:hAnsi="Arial" w:cs="Arial"/>
                  <w:color w:val="000000"/>
                  <w:sz w:val="16"/>
                  <w:szCs w:val="16"/>
                </w:rPr>
                <w:t>SNP</w:t>
              </w:r>
            </w:ins>
          </w:p>
        </w:tc>
        <w:tc>
          <w:tcPr>
            <w:tcW w:w="1475" w:type="dxa"/>
            <w:gridSpan w:val="2"/>
            <w:noWrap/>
            <w:hideMark/>
            <w:tcPrChange w:id="1878" w:author="Stephen Wandro" w:date="2021-04-29T16:02:00Z">
              <w:tcPr>
                <w:tcW w:w="1475" w:type="dxa"/>
                <w:gridSpan w:val="2"/>
                <w:noWrap/>
                <w:hideMark/>
              </w:tcPr>
            </w:tcPrChange>
          </w:tcPr>
          <w:p w14:paraId="29E77FE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879" w:author="Stephen Wandro" w:date="2021-04-29T15:36:00Z"/>
                <w:rFonts w:ascii="Arial" w:hAnsi="Arial" w:cs="Arial"/>
                <w:color w:val="000000"/>
                <w:sz w:val="16"/>
                <w:szCs w:val="16"/>
              </w:rPr>
            </w:pPr>
            <w:ins w:id="1880" w:author="Stephen Wandro" w:date="2021-04-29T15:36:00Z">
              <w:r w:rsidRPr="002F7687">
                <w:rPr>
                  <w:rFonts w:ascii="Arial" w:hAnsi="Arial" w:cs="Arial"/>
                  <w:sz w:val="16"/>
                  <w:szCs w:val="16"/>
                </w:rPr>
                <w:t>Yqw</w:t>
              </w:r>
            </w:ins>
          </w:p>
        </w:tc>
      </w:tr>
      <w:tr w:rsidR="009921B3" w:rsidRPr="002F7687" w14:paraId="2123FF47"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881" w:author="Stephen Wandro" w:date="2021-04-29T15:36:00Z"/>
          <w:trPrChange w:id="188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883" w:author="Stephen Wandro" w:date="2021-04-29T16:02:00Z">
              <w:tcPr>
                <w:tcW w:w="1795" w:type="dxa"/>
                <w:gridSpan w:val="2"/>
                <w:noWrap/>
                <w:hideMark/>
              </w:tcPr>
            </w:tcPrChange>
          </w:tcPr>
          <w:p w14:paraId="005F6199"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884" w:author="Stephen Wandro" w:date="2021-04-29T15:36:00Z"/>
                <w:rFonts w:ascii="Arial" w:hAnsi="Arial" w:cs="Arial"/>
                <w:color w:val="000000"/>
                <w:sz w:val="16"/>
                <w:szCs w:val="16"/>
              </w:rPr>
            </w:pPr>
            <w:ins w:id="188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886" w:author="Stephen Wandro" w:date="2021-04-29T16:02:00Z">
              <w:tcPr>
                <w:tcW w:w="393" w:type="dxa"/>
                <w:noWrap/>
                <w:hideMark/>
              </w:tcPr>
            </w:tcPrChange>
          </w:tcPr>
          <w:p w14:paraId="662FE34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87" w:author="Stephen Wandro" w:date="2021-04-29T15:36:00Z"/>
                <w:rFonts w:ascii="Arial" w:hAnsi="Arial" w:cs="Arial"/>
                <w:color w:val="000000"/>
                <w:sz w:val="16"/>
                <w:szCs w:val="16"/>
              </w:rPr>
            </w:pPr>
            <w:ins w:id="1888" w:author="Stephen Wandro" w:date="2021-04-29T15:36:00Z">
              <w:r w:rsidRPr="002F7687">
                <w:rPr>
                  <w:rFonts w:ascii="Arial" w:hAnsi="Arial" w:cs="Arial"/>
                  <w:sz w:val="16"/>
                  <w:szCs w:val="16"/>
                </w:rPr>
                <w:t>Carl</w:t>
              </w:r>
            </w:ins>
          </w:p>
        </w:tc>
        <w:tc>
          <w:tcPr>
            <w:tcW w:w="2994" w:type="dxa"/>
            <w:gridSpan w:val="3"/>
            <w:noWrap/>
            <w:hideMark/>
            <w:tcPrChange w:id="1889" w:author="Stephen Wandro" w:date="2021-04-29T16:02:00Z">
              <w:tcPr>
                <w:tcW w:w="3416" w:type="dxa"/>
                <w:gridSpan w:val="3"/>
                <w:noWrap/>
                <w:hideMark/>
              </w:tcPr>
            </w:tcPrChange>
          </w:tcPr>
          <w:p w14:paraId="562FEE1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0" w:author="Stephen Wandro" w:date="2021-04-29T15:36:00Z"/>
                <w:rFonts w:ascii="Arial" w:hAnsi="Arial" w:cs="Arial"/>
                <w:color w:val="000000"/>
                <w:sz w:val="16"/>
                <w:szCs w:val="16"/>
              </w:rPr>
            </w:pPr>
            <w:ins w:id="1891" w:author="Stephen Wandro" w:date="2021-04-29T15:36:00Z">
              <w:r w:rsidRPr="002F7687">
                <w:rPr>
                  <w:rFonts w:ascii="Arial" w:hAnsi="Arial" w:cs="Arial"/>
                  <w:sz w:val="16"/>
                  <w:szCs w:val="16"/>
                </w:rPr>
                <w:t>Tyrosine-protein kinase transmembrane modulator EpsC</w:t>
              </w:r>
            </w:ins>
          </w:p>
        </w:tc>
        <w:tc>
          <w:tcPr>
            <w:tcW w:w="1085" w:type="dxa"/>
            <w:noWrap/>
            <w:hideMark/>
            <w:tcPrChange w:id="1892" w:author="Stephen Wandro" w:date="2021-04-29T16:02:00Z">
              <w:tcPr>
                <w:tcW w:w="1085" w:type="dxa"/>
                <w:noWrap/>
                <w:hideMark/>
              </w:tcPr>
            </w:tcPrChange>
          </w:tcPr>
          <w:p w14:paraId="07CCFC63"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3" w:author="Stephen Wandro" w:date="2021-04-29T15:36:00Z"/>
                <w:rFonts w:ascii="Arial" w:hAnsi="Arial" w:cs="Arial"/>
                <w:color w:val="000000"/>
                <w:sz w:val="16"/>
                <w:szCs w:val="16"/>
              </w:rPr>
            </w:pPr>
            <w:ins w:id="1894" w:author="Stephen Wandro" w:date="2021-04-29T15:36:00Z">
              <w:r w:rsidRPr="002F7687">
                <w:rPr>
                  <w:rFonts w:ascii="Arial" w:hAnsi="Arial" w:cs="Arial"/>
                  <w:color w:val="000000"/>
                  <w:sz w:val="16"/>
                  <w:szCs w:val="16"/>
                </w:rPr>
                <w:t> </w:t>
              </w:r>
            </w:ins>
          </w:p>
        </w:tc>
        <w:tc>
          <w:tcPr>
            <w:tcW w:w="1186" w:type="dxa"/>
            <w:noWrap/>
            <w:hideMark/>
            <w:tcPrChange w:id="1895" w:author="Stephen Wandro" w:date="2021-04-29T16:02:00Z">
              <w:tcPr>
                <w:tcW w:w="1186" w:type="dxa"/>
                <w:noWrap/>
                <w:hideMark/>
              </w:tcPr>
            </w:tcPrChange>
          </w:tcPr>
          <w:p w14:paraId="5DFB1F41"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6" w:author="Stephen Wandro" w:date="2021-04-29T15:36:00Z"/>
                <w:rFonts w:ascii="Arial" w:hAnsi="Arial" w:cs="Arial"/>
                <w:color w:val="000000"/>
                <w:sz w:val="16"/>
                <w:szCs w:val="16"/>
              </w:rPr>
            </w:pPr>
            <w:ins w:id="1897" w:author="Stephen Wandro" w:date="2021-04-29T15:36:00Z">
              <w:r w:rsidRPr="002F7687">
                <w:rPr>
                  <w:rFonts w:ascii="Arial" w:hAnsi="Arial" w:cs="Arial"/>
                  <w:color w:val="000000"/>
                  <w:sz w:val="16"/>
                  <w:szCs w:val="16"/>
                </w:rPr>
                <w:t>SNP</w:t>
              </w:r>
            </w:ins>
          </w:p>
        </w:tc>
        <w:tc>
          <w:tcPr>
            <w:tcW w:w="1475" w:type="dxa"/>
            <w:gridSpan w:val="2"/>
            <w:noWrap/>
            <w:hideMark/>
            <w:tcPrChange w:id="1898" w:author="Stephen Wandro" w:date="2021-04-29T16:02:00Z">
              <w:tcPr>
                <w:tcW w:w="1475" w:type="dxa"/>
                <w:gridSpan w:val="2"/>
                <w:noWrap/>
                <w:hideMark/>
              </w:tcPr>
            </w:tcPrChange>
          </w:tcPr>
          <w:p w14:paraId="05EAF0C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899" w:author="Stephen Wandro" w:date="2021-04-29T15:36:00Z"/>
                <w:rFonts w:ascii="Arial" w:hAnsi="Arial" w:cs="Arial"/>
                <w:color w:val="000000"/>
                <w:sz w:val="16"/>
                <w:szCs w:val="16"/>
              </w:rPr>
            </w:pPr>
            <w:ins w:id="1900" w:author="Stephen Wandro" w:date="2021-04-29T15:36:00Z">
              <w:r w:rsidRPr="002F7687">
                <w:rPr>
                  <w:rFonts w:ascii="Arial" w:hAnsi="Arial" w:cs="Arial"/>
                  <w:sz w:val="16"/>
                  <w:szCs w:val="16"/>
                </w:rPr>
                <w:t>Yqw</w:t>
              </w:r>
            </w:ins>
          </w:p>
        </w:tc>
      </w:tr>
      <w:tr w:rsidR="009921B3" w:rsidRPr="002F7687" w14:paraId="36C935DF" w14:textId="77777777" w:rsidTr="009921B3">
        <w:trPr>
          <w:gridAfter w:val="1"/>
          <w:trHeight w:val="270"/>
          <w:ins w:id="1901" w:author="Stephen Wandro" w:date="2021-04-29T15:36:00Z"/>
          <w:trPrChange w:id="190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03" w:author="Stephen Wandro" w:date="2021-04-29T16:02:00Z">
              <w:tcPr>
                <w:tcW w:w="1795" w:type="dxa"/>
                <w:gridSpan w:val="2"/>
                <w:noWrap/>
                <w:hideMark/>
              </w:tcPr>
            </w:tcPrChange>
          </w:tcPr>
          <w:p w14:paraId="7D04F95E" w14:textId="77777777" w:rsidR="002F7687" w:rsidRPr="002F7687" w:rsidRDefault="002F7687" w:rsidP="002F7687">
            <w:pPr>
              <w:jc w:val="center"/>
              <w:rPr>
                <w:ins w:id="1904" w:author="Stephen Wandro" w:date="2021-04-29T15:36:00Z"/>
                <w:rFonts w:ascii="Arial" w:hAnsi="Arial" w:cs="Arial"/>
                <w:color w:val="000000"/>
                <w:sz w:val="16"/>
                <w:szCs w:val="16"/>
              </w:rPr>
            </w:pPr>
            <w:ins w:id="190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06" w:author="Stephen Wandro" w:date="2021-04-29T16:02:00Z">
              <w:tcPr>
                <w:tcW w:w="393" w:type="dxa"/>
                <w:noWrap/>
                <w:hideMark/>
              </w:tcPr>
            </w:tcPrChange>
          </w:tcPr>
          <w:p w14:paraId="42DF7C4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07" w:author="Stephen Wandro" w:date="2021-04-29T15:36:00Z"/>
                <w:rFonts w:ascii="Arial" w:hAnsi="Arial" w:cs="Arial"/>
                <w:color w:val="000000"/>
                <w:sz w:val="16"/>
                <w:szCs w:val="16"/>
              </w:rPr>
            </w:pPr>
            <w:ins w:id="1908" w:author="Stephen Wandro" w:date="2021-04-29T15:36:00Z">
              <w:r w:rsidRPr="002F7687">
                <w:rPr>
                  <w:rFonts w:ascii="Arial" w:hAnsi="Arial" w:cs="Arial"/>
                  <w:sz w:val="16"/>
                  <w:szCs w:val="16"/>
                </w:rPr>
                <w:t>phiV12</w:t>
              </w:r>
            </w:ins>
          </w:p>
        </w:tc>
        <w:tc>
          <w:tcPr>
            <w:tcW w:w="2994" w:type="dxa"/>
            <w:gridSpan w:val="3"/>
            <w:noWrap/>
            <w:hideMark/>
            <w:tcPrChange w:id="1909" w:author="Stephen Wandro" w:date="2021-04-29T16:02:00Z">
              <w:tcPr>
                <w:tcW w:w="3416" w:type="dxa"/>
                <w:gridSpan w:val="3"/>
                <w:noWrap/>
                <w:hideMark/>
              </w:tcPr>
            </w:tcPrChange>
          </w:tcPr>
          <w:p w14:paraId="12B00784"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0" w:author="Stephen Wandro" w:date="2021-04-29T15:36:00Z"/>
                <w:rFonts w:ascii="Arial" w:hAnsi="Arial" w:cs="Arial"/>
                <w:color w:val="000000"/>
                <w:sz w:val="16"/>
                <w:szCs w:val="16"/>
              </w:rPr>
            </w:pPr>
            <w:ins w:id="1911" w:author="Stephen Wandro" w:date="2021-04-29T15:36:00Z">
              <w:r w:rsidRPr="002F7687">
                <w:rPr>
                  <w:rFonts w:ascii="Arial" w:hAnsi="Arial" w:cs="Arial"/>
                  <w:sz w:val="16"/>
                  <w:szCs w:val="16"/>
                </w:rPr>
                <w:t>Tyrosine-protein kinase transmembrane modulator EpsC</w:t>
              </w:r>
            </w:ins>
          </w:p>
        </w:tc>
        <w:tc>
          <w:tcPr>
            <w:tcW w:w="1085" w:type="dxa"/>
            <w:noWrap/>
            <w:hideMark/>
            <w:tcPrChange w:id="1912" w:author="Stephen Wandro" w:date="2021-04-29T16:02:00Z">
              <w:tcPr>
                <w:tcW w:w="1085" w:type="dxa"/>
                <w:noWrap/>
                <w:hideMark/>
              </w:tcPr>
            </w:tcPrChange>
          </w:tcPr>
          <w:p w14:paraId="061D044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3" w:author="Stephen Wandro" w:date="2021-04-29T15:36:00Z"/>
                <w:rFonts w:ascii="Arial" w:hAnsi="Arial" w:cs="Arial"/>
                <w:color w:val="000000"/>
                <w:sz w:val="16"/>
                <w:szCs w:val="16"/>
              </w:rPr>
            </w:pPr>
            <w:ins w:id="1914" w:author="Stephen Wandro" w:date="2021-04-29T15:36:00Z">
              <w:r w:rsidRPr="002F7687">
                <w:rPr>
                  <w:rFonts w:ascii="Arial" w:hAnsi="Arial" w:cs="Arial"/>
                  <w:color w:val="000000"/>
                  <w:sz w:val="16"/>
                  <w:szCs w:val="16"/>
                </w:rPr>
                <w:t> </w:t>
              </w:r>
            </w:ins>
          </w:p>
        </w:tc>
        <w:tc>
          <w:tcPr>
            <w:tcW w:w="1186" w:type="dxa"/>
            <w:noWrap/>
            <w:hideMark/>
            <w:tcPrChange w:id="1915" w:author="Stephen Wandro" w:date="2021-04-29T16:02:00Z">
              <w:tcPr>
                <w:tcW w:w="1186" w:type="dxa"/>
                <w:noWrap/>
                <w:hideMark/>
              </w:tcPr>
            </w:tcPrChange>
          </w:tcPr>
          <w:p w14:paraId="22391F6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6" w:author="Stephen Wandro" w:date="2021-04-29T15:36:00Z"/>
                <w:rFonts w:ascii="Arial" w:hAnsi="Arial" w:cs="Arial"/>
                <w:color w:val="000000"/>
                <w:sz w:val="16"/>
                <w:szCs w:val="16"/>
              </w:rPr>
            </w:pPr>
            <w:ins w:id="1917" w:author="Stephen Wandro" w:date="2021-04-29T15:36:00Z">
              <w:r w:rsidRPr="002F7687">
                <w:rPr>
                  <w:rFonts w:ascii="Arial" w:hAnsi="Arial" w:cs="Arial"/>
                  <w:color w:val="000000"/>
                  <w:sz w:val="16"/>
                  <w:szCs w:val="16"/>
                </w:rPr>
                <w:t>SNP</w:t>
              </w:r>
            </w:ins>
          </w:p>
        </w:tc>
        <w:tc>
          <w:tcPr>
            <w:tcW w:w="1475" w:type="dxa"/>
            <w:gridSpan w:val="2"/>
            <w:noWrap/>
            <w:hideMark/>
            <w:tcPrChange w:id="1918" w:author="Stephen Wandro" w:date="2021-04-29T16:02:00Z">
              <w:tcPr>
                <w:tcW w:w="1475" w:type="dxa"/>
                <w:gridSpan w:val="2"/>
                <w:noWrap/>
                <w:hideMark/>
              </w:tcPr>
            </w:tcPrChange>
          </w:tcPr>
          <w:p w14:paraId="0475D06A"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19" w:author="Stephen Wandro" w:date="2021-04-29T15:36:00Z"/>
                <w:rFonts w:ascii="Arial" w:hAnsi="Arial" w:cs="Arial"/>
                <w:color w:val="000000"/>
                <w:sz w:val="16"/>
                <w:szCs w:val="16"/>
              </w:rPr>
            </w:pPr>
            <w:ins w:id="1920" w:author="Stephen Wandro" w:date="2021-04-29T15:36:00Z">
              <w:r w:rsidRPr="002F7687">
                <w:rPr>
                  <w:rFonts w:ascii="Arial" w:hAnsi="Arial" w:cs="Arial"/>
                  <w:sz w:val="16"/>
                  <w:szCs w:val="16"/>
                </w:rPr>
                <w:t>Yqw</w:t>
              </w:r>
            </w:ins>
          </w:p>
        </w:tc>
      </w:tr>
      <w:tr w:rsidR="009921B3" w:rsidRPr="002F7687" w14:paraId="6E2442C6" w14:textId="77777777" w:rsidTr="009921B3">
        <w:trPr>
          <w:gridAfter w:val="1"/>
          <w:cnfStyle w:val="000000100000" w:firstRow="0" w:lastRow="0" w:firstColumn="0" w:lastColumn="0" w:oddVBand="0" w:evenVBand="0" w:oddHBand="1" w:evenHBand="0" w:firstRowFirstColumn="0" w:firstRowLastColumn="0" w:lastRowFirstColumn="0" w:lastRowLastColumn="0"/>
          <w:trHeight w:val="270"/>
          <w:ins w:id="1921" w:author="Stephen Wandro" w:date="2021-04-29T15:36:00Z"/>
          <w:trPrChange w:id="192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23" w:author="Stephen Wandro" w:date="2021-04-29T16:02:00Z">
              <w:tcPr>
                <w:tcW w:w="1795" w:type="dxa"/>
                <w:gridSpan w:val="2"/>
                <w:noWrap/>
                <w:hideMark/>
              </w:tcPr>
            </w:tcPrChange>
          </w:tcPr>
          <w:p w14:paraId="60246ACD" w14:textId="77777777" w:rsidR="002F7687" w:rsidRPr="002F7687" w:rsidRDefault="002F7687" w:rsidP="002F7687">
            <w:pPr>
              <w:jc w:val="center"/>
              <w:cnfStyle w:val="001000100000" w:firstRow="0" w:lastRow="0" w:firstColumn="1" w:lastColumn="0" w:oddVBand="0" w:evenVBand="0" w:oddHBand="1" w:evenHBand="0" w:firstRowFirstColumn="0" w:firstRowLastColumn="0" w:lastRowFirstColumn="0" w:lastRowLastColumn="0"/>
              <w:rPr>
                <w:ins w:id="1924" w:author="Stephen Wandro" w:date="2021-04-29T15:36:00Z"/>
                <w:rFonts w:ascii="Arial" w:hAnsi="Arial" w:cs="Arial"/>
                <w:color w:val="000000"/>
                <w:sz w:val="16"/>
                <w:szCs w:val="16"/>
              </w:rPr>
            </w:pPr>
            <w:ins w:id="192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26" w:author="Stephen Wandro" w:date="2021-04-29T16:02:00Z">
              <w:tcPr>
                <w:tcW w:w="393" w:type="dxa"/>
                <w:noWrap/>
                <w:hideMark/>
              </w:tcPr>
            </w:tcPrChange>
          </w:tcPr>
          <w:p w14:paraId="70221C8D"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27" w:author="Stephen Wandro" w:date="2021-04-29T15:36:00Z"/>
                <w:rFonts w:ascii="Arial" w:hAnsi="Arial" w:cs="Arial"/>
                <w:color w:val="000000"/>
                <w:sz w:val="16"/>
                <w:szCs w:val="16"/>
              </w:rPr>
            </w:pPr>
            <w:ins w:id="1928" w:author="Stephen Wandro" w:date="2021-04-29T15:36:00Z">
              <w:r w:rsidRPr="002F7687">
                <w:rPr>
                  <w:rFonts w:ascii="Arial" w:hAnsi="Arial" w:cs="Arial"/>
                  <w:color w:val="000000"/>
                  <w:sz w:val="16"/>
                  <w:szCs w:val="16"/>
                </w:rPr>
                <w:t>No phage</w:t>
              </w:r>
            </w:ins>
          </w:p>
        </w:tc>
        <w:tc>
          <w:tcPr>
            <w:tcW w:w="2994" w:type="dxa"/>
            <w:gridSpan w:val="3"/>
            <w:noWrap/>
            <w:hideMark/>
            <w:tcPrChange w:id="1929" w:author="Stephen Wandro" w:date="2021-04-29T16:02:00Z">
              <w:tcPr>
                <w:tcW w:w="3416" w:type="dxa"/>
                <w:gridSpan w:val="3"/>
                <w:noWrap/>
                <w:hideMark/>
              </w:tcPr>
            </w:tcPrChange>
          </w:tcPr>
          <w:p w14:paraId="67AE4482"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0" w:author="Stephen Wandro" w:date="2021-04-29T15:36:00Z"/>
                <w:rFonts w:ascii="Arial" w:hAnsi="Arial" w:cs="Arial"/>
                <w:color w:val="000000"/>
                <w:sz w:val="16"/>
                <w:szCs w:val="16"/>
              </w:rPr>
            </w:pPr>
            <w:ins w:id="1931" w:author="Stephen Wandro" w:date="2021-04-29T15:36:00Z">
              <w:r w:rsidRPr="002F7687">
                <w:rPr>
                  <w:rFonts w:ascii="Arial" w:hAnsi="Arial" w:cs="Arial"/>
                  <w:color w:val="000000"/>
                  <w:sz w:val="16"/>
                  <w:szCs w:val="16"/>
                </w:rPr>
                <w:t>Tyrosine-protein kinase transmembrane modulator EpsC</w:t>
              </w:r>
            </w:ins>
          </w:p>
        </w:tc>
        <w:tc>
          <w:tcPr>
            <w:tcW w:w="1085" w:type="dxa"/>
            <w:noWrap/>
            <w:hideMark/>
            <w:tcPrChange w:id="1932" w:author="Stephen Wandro" w:date="2021-04-29T16:02:00Z">
              <w:tcPr>
                <w:tcW w:w="1085" w:type="dxa"/>
                <w:noWrap/>
                <w:hideMark/>
              </w:tcPr>
            </w:tcPrChange>
          </w:tcPr>
          <w:p w14:paraId="23870FA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3" w:author="Stephen Wandro" w:date="2021-04-29T15:36:00Z"/>
                <w:rFonts w:ascii="Arial" w:hAnsi="Arial" w:cs="Arial"/>
                <w:color w:val="000000"/>
                <w:sz w:val="16"/>
                <w:szCs w:val="16"/>
              </w:rPr>
            </w:pPr>
            <w:ins w:id="1934" w:author="Stephen Wandro" w:date="2021-04-29T15:36:00Z">
              <w:r w:rsidRPr="002F7687">
                <w:rPr>
                  <w:rFonts w:ascii="Arial" w:hAnsi="Arial" w:cs="Arial"/>
                  <w:color w:val="000000"/>
                  <w:sz w:val="16"/>
                  <w:szCs w:val="16"/>
                </w:rPr>
                <w:t> </w:t>
              </w:r>
            </w:ins>
          </w:p>
        </w:tc>
        <w:tc>
          <w:tcPr>
            <w:tcW w:w="1186" w:type="dxa"/>
            <w:noWrap/>
            <w:hideMark/>
            <w:tcPrChange w:id="1935" w:author="Stephen Wandro" w:date="2021-04-29T16:02:00Z">
              <w:tcPr>
                <w:tcW w:w="1186" w:type="dxa"/>
                <w:noWrap/>
                <w:hideMark/>
              </w:tcPr>
            </w:tcPrChange>
          </w:tcPr>
          <w:p w14:paraId="0F709778"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6" w:author="Stephen Wandro" w:date="2021-04-29T15:36:00Z"/>
                <w:rFonts w:ascii="Arial" w:hAnsi="Arial" w:cs="Arial"/>
                <w:color w:val="000000"/>
                <w:sz w:val="16"/>
                <w:szCs w:val="16"/>
              </w:rPr>
            </w:pPr>
            <w:ins w:id="1937" w:author="Stephen Wandro" w:date="2021-04-29T15:36:00Z">
              <w:r w:rsidRPr="002F7687">
                <w:rPr>
                  <w:rFonts w:ascii="Arial" w:hAnsi="Arial" w:cs="Arial"/>
                  <w:color w:val="000000"/>
                  <w:sz w:val="16"/>
                  <w:szCs w:val="16"/>
                </w:rPr>
                <w:t>SNP</w:t>
              </w:r>
            </w:ins>
          </w:p>
        </w:tc>
        <w:tc>
          <w:tcPr>
            <w:tcW w:w="1475" w:type="dxa"/>
            <w:gridSpan w:val="2"/>
            <w:noWrap/>
            <w:hideMark/>
            <w:tcPrChange w:id="1938" w:author="Stephen Wandro" w:date="2021-04-29T16:02:00Z">
              <w:tcPr>
                <w:tcW w:w="1475" w:type="dxa"/>
                <w:gridSpan w:val="2"/>
                <w:noWrap/>
                <w:hideMark/>
              </w:tcPr>
            </w:tcPrChange>
          </w:tcPr>
          <w:p w14:paraId="6D6F9E99" w14:textId="77777777" w:rsidR="002F7687" w:rsidRPr="002F7687" w:rsidRDefault="002F7687" w:rsidP="002F7687">
            <w:pPr>
              <w:jc w:val="center"/>
              <w:cnfStyle w:val="000000100000" w:firstRow="0" w:lastRow="0" w:firstColumn="0" w:lastColumn="0" w:oddVBand="0" w:evenVBand="0" w:oddHBand="1" w:evenHBand="0" w:firstRowFirstColumn="0" w:firstRowLastColumn="0" w:lastRowFirstColumn="0" w:lastRowLastColumn="0"/>
              <w:rPr>
                <w:ins w:id="1939" w:author="Stephen Wandro" w:date="2021-04-29T15:36:00Z"/>
                <w:rFonts w:ascii="Arial" w:hAnsi="Arial" w:cs="Arial"/>
                <w:color w:val="000000"/>
                <w:sz w:val="16"/>
                <w:szCs w:val="16"/>
              </w:rPr>
            </w:pPr>
            <w:ins w:id="1940" w:author="Stephen Wandro" w:date="2021-04-29T15:36:00Z">
              <w:r w:rsidRPr="002F7687">
                <w:rPr>
                  <w:rFonts w:ascii="Arial" w:hAnsi="Arial" w:cs="Arial"/>
                  <w:color w:val="000000"/>
                  <w:sz w:val="16"/>
                  <w:szCs w:val="16"/>
                </w:rPr>
                <w:t>Yqw</w:t>
              </w:r>
            </w:ins>
          </w:p>
        </w:tc>
      </w:tr>
      <w:tr w:rsidR="009921B3" w:rsidRPr="002F7687" w14:paraId="4F4B71F3" w14:textId="77777777" w:rsidTr="009921B3">
        <w:trPr>
          <w:gridAfter w:val="1"/>
          <w:trHeight w:val="270"/>
          <w:ins w:id="1941" w:author="Stephen Wandro" w:date="2021-04-29T15:36:00Z"/>
          <w:trPrChange w:id="1942" w:author="Stephen Wandro" w:date="2021-04-29T16:02:00Z">
            <w:trPr>
              <w:gridAfter w:val="1"/>
              <w:wAfter w:w="450" w:type="dxa"/>
              <w:trHeight w:val="270"/>
            </w:trPr>
          </w:trPrChange>
        </w:trPr>
        <w:tc>
          <w:tcPr>
            <w:cnfStyle w:val="001000000000" w:firstRow="0" w:lastRow="0" w:firstColumn="1" w:lastColumn="0" w:oddVBand="0" w:evenVBand="0" w:oddHBand="0" w:evenHBand="0" w:firstRowFirstColumn="0" w:firstRowLastColumn="0" w:lastRowFirstColumn="0" w:lastRowLastColumn="0"/>
            <w:tcW w:w="1795" w:type="dxa"/>
            <w:gridSpan w:val="2"/>
            <w:noWrap/>
            <w:hideMark/>
            <w:tcPrChange w:id="1943" w:author="Stephen Wandro" w:date="2021-04-29T16:02:00Z">
              <w:tcPr>
                <w:tcW w:w="1795" w:type="dxa"/>
                <w:gridSpan w:val="2"/>
                <w:noWrap/>
                <w:hideMark/>
              </w:tcPr>
            </w:tcPrChange>
          </w:tcPr>
          <w:p w14:paraId="0022950D" w14:textId="77777777" w:rsidR="002F7687" w:rsidRPr="002F7687" w:rsidRDefault="002F7687" w:rsidP="002F7687">
            <w:pPr>
              <w:jc w:val="center"/>
              <w:rPr>
                <w:ins w:id="1944" w:author="Stephen Wandro" w:date="2021-04-29T15:36:00Z"/>
                <w:rFonts w:ascii="Arial" w:hAnsi="Arial" w:cs="Arial"/>
                <w:color w:val="000000"/>
                <w:sz w:val="16"/>
                <w:szCs w:val="16"/>
              </w:rPr>
            </w:pPr>
            <w:ins w:id="1945" w:author="Stephen Wandro" w:date="2021-04-29T15:36:00Z">
              <w:r w:rsidRPr="002F7687">
                <w:rPr>
                  <w:rFonts w:ascii="Arial" w:hAnsi="Arial" w:cs="Arial"/>
                  <w:i/>
                  <w:iCs/>
                  <w:color w:val="000000"/>
                  <w:sz w:val="16"/>
                  <w:szCs w:val="16"/>
                </w:rPr>
                <w:t>E. faecium</w:t>
              </w:r>
              <w:r w:rsidRPr="002F7687">
                <w:rPr>
                  <w:rFonts w:ascii="Arial" w:hAnsi="Arial" w:cs="Arial"/>
                  <w:color w:val="000000"/>
                  <w:sz w:val="16"/>
                  <w:szCs w:val="16"/>
                </w:rPr>
                <w:t xml:space="preserve"> TX1330</w:t>
              </w:r>
            </w:ins>
          </w:p>
        </w:tc>
        <w:tc>
          <w:tcPr>
            <w:tcW w:w="815" w:type="dxa"/>
            <w:noWrap/>
            <w:hideMark/>
            <w:tcPrChange w:id="1946" w:author="Stephen Wandro" w:date="2021-04-29T16:02:00Z">
              <w:tcPr>
                <w:tcW w:w="393" w:type="dxa"/>
                <w:noWrap/>
                <w:hideMark/>
              </w:tcPr>
            </w:tcPrChange>
          </w:tcPr>
          <w:p w14:paraId="49BCD596"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47" w:author="Stephen Wandro" w:date="2021-04-29T15:36:00Z"/>
                <w:rFonts w:ascii="Arial" w:hAnsi="Arial" w:cs="Arial"/>
                <w:color w:val="000000"/>
                <w:sz w:val="16"/>
                <w:szCs w:val="16"/>
              </w:rPr>
            </w:pPr>
            <w:ins w:id="1948" w:author="Stephen Wandro" w:date="2021-04-29T15:36:00Z">
              <w:r w:rsidRPr="002F7687">
                <w:rPr>
                  <w:rFonts w:ascii="Arial" w:hAnsi="Arial" w:cs="Arial"/>
                  <w:color w:val="000000"/>
                  <w:sz w:val="16"/>
                  <w:szCs w:val="16"/>
                </w:rPr>
                <w:t>No phage</w:t>
              </w:r>
            </w:ins>
          </w:p>
        </w:tc>
        <w:tc>
          <w:tcPr>
            <w:tcW w:w="2994" w:type="dxa"/>
            <w:gridSpan w:val="3"/>
            <w:noWrap/>
            <w:hideMark/>
            <w:tcPrChange w:id="1949" w:author="Stephen Wandro" w:date="2021-04-29T16:02:00Z">
              <w:tcPr>
                <w:tcW w:w="3416" w:type="dxa"/>
                <w:gridSpan w:val="3"/>
                <w:noWrap/>
                <w:hideMark/>
              </w:tcPr>
            </w:tcPrChange>
          </w:tcPr>
          <w:p w14:paraId="6C5AA85E"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0" w:author="Stephen Wandro" w:date="2021-04-29T15:36:00Z"/>
                <w:rFonts w:ascii="Arial" w:hAnsi="Arial" w:cs="Arial"/>
                <w:color w:val="000000"/>
                <w:sz w:val="16"/>
                <w:szCs w:val="16"/>
              </w:rPr>
            </w:pPr>
            <w:ins w:id="1951" w:author="Stephen Wandro" w:date="2021-04-29T15:36:00Z">
              <w:r w:rsidRPr="002F7687">
                <w:rPr>
                  <w:rFonts w:ascii="Arial" w:hAnsi="Arial" w:cs="Arial"/>
                  <w:color w:val="000000"/>
                  <w:sz w:val="16"/>
                  <w:szCs w:val="16"/>
                </w:rPr>
                <w:t>Tyrosine-protein kinase EpsD (EC 2.7.10.2)</w:t>
              </w:r>
            </w:ins>
          </w:p>
        </w:tc>
        <w:tc>
          <w:tcPr>
            <w:tcW w:w="1085" w:type="dxa"/>
            <w:noWrap/>
            <w:hideMark/>
            <w:tcPrChange w:id="1952" w:author="Stephen Wandro" w:date="2021-04-29T16:02:00Z">
              <w:tcPr>
                <w:tcW w:w="1085" w:type="dxa"/>
                <w:noWrap/>
                <w:hideMark/>
              </w:tcPr>
            </w:tcPrChange>
          </w:tcPr>
          <w:p w14:paraId="6CFA144F"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3" w:author="Stephen Wandro" w:date="2021-04-29T15:36:00Z"/>
                <w:rFonts w:ascii="Arial" w:hAnsi="Arial" w:cs="Arial"/>
                <w:color w:val="000000"/>
                <w:sz w:val="16"/>
                <w:szCs w:val="16"/>
              </w:rPr>
            </w:pPr>
            <w:ins w:id="1954" w:author="Stephen Wandro" w:date="2021-04-29T15:36:00Z">
              <w:r w:rsidRPr="002F7687">
                <w:rPr>
                  <w:rFonts w:ascii="Arial" w:hAnsi="Arial" w:cs="Arial"/>
                  <w:color w:val="000000"/>
                  <w:sz w:val="16"/>
                  <w:szCs w:val="16"/>
                </w:rPr>
                <w:t> </w:t>
              </w:r>
            </w:ins>
          </w:p>
        </w:tc>
        <w:tc>
          <w:tcPr>
            <w:tcW w:w="1186" w:type="dxa"/>
            <w:noWrap/>
            <w:hideMark/>
            <w:tcPrChange w:id="1955" w:author="Stephen Wandro" w:date="2021-04-29T16:02:00Z">
              <w:tcPr>
                <w:tcW w:w="1186" w:type="dxa"/>
                <w:noWrap/>
                <w:hideMark/>
              </w:tcPr>
            </w:tcPrChange>
          </w:tcPr>
          <w:p w14:paraId="50EA05C5"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6" w:author="Stephen Wandro" w:date="2021-04-29T15:36:00Z"/>
                <w:rFonts w:ascii="Arial" w:hAnsi="Arial" w:cs="Arial"/>
                <w:color w:val="000000"/>
                <w:sz w:val="16"/>
                <w:szCs w:val="16"/>
              </w:rPr>
            </w:pPr>
            <w:ins w:id="1957" w:author="Stephen Wandro" w:date="2021-04-29T15:36:00Z">
              <w:r w:rsidRPr="002F7687">
                <w:rPr>
                  <w:rFonts w:ascii="Arial" w:hAnsi="Arial" w:cs="Arial"/>
                  <w:color w:val="000000"/>
                  <w:sz w:val="16"/>
                  <w:szCs w:val="16"/>
                </w:rPr>
                <w:t>SNP</w:t>
              </w:r>
            </w:ins>
          </w:p>
        </w:tc>
        <w:tc>
          <w:tcPr>
            <w:tcW w:w="1475" w:type="dxa"/>
            <w:gridSpan w:val="2"/>
            <w:noWrap/>
            <w:hideMark/>
            <w:tcPrChange w:id="1958" w:author="Stephen Wandro" w:date="2021-04-29T16:02:00Z">
              <w:tcPr>
                <w:tcW w:w="1475" w:type="dxa"/>
                <w:gridSpan w:val="2"/>
                <w:noWrap/>
                <w:hideMark/>
              </w:tcPr>
            </w:tcPrChange>
          </w:tcPr>
          <w:p w14:paraId="3CEC4623" w14:textId="77777777" w:rsidR="002F7687" w:rsidRPr="002F7687" w:rsidRDefault="002F7687" w:rsidP="002F7687">
            <w:pPr>
              <w:jc w:val="center"/>
              <w:cnfStyle w:val="000000000000" w:firstRow="0" w:lastRow="0" w:firstColumn="0" w:lastColumn="0" w:oddVBand="0" w:evenVBand="0" w:oddHBand="0" w:evenHBand="0" w:firstRowFirstColumn="0" w:firstRowLastColumn="0" w:lastRowFirstColumn="0" w:lastRowLastColumn="0"/>
              <w:rPr>
                <w:ins w:id="1959" w:author="Stephen Wandro" w:date="2021-04-29T15:36:00Z"/>
                <w:rFonts w:ascii="Arial" w:hAnsi="Arial" w:cs="Arial"/>
                <w:color w:val="000000"/>
                <w:sz w:val="16"/>
                <w:szCs w:val="16"/>
              </w:rPr>
            </w:pPr>
            <w:ins w:id="1960" w:author="Stephen Wandro" w:date="2021-04-29T15:36:00Z">
              <w:r w:rsidRPr="002F7687">
                <w:rPr>
                  <w:rFonts w:ascii="Arial" w:hAnsi="Arial" w:cs="Arial"/>
                  <w:color w:val="000000"/>
                  <w:sz w:val="16"/>
                  <w:szCs w:val="16"/>
                </w:rPr>
                <w:t>Yqw</w:t>
              </w:r>
            </w:ins>
          </w:p>
        </w:tc>
      </w:tr>
    </w:tbl>
    <w:p w14:paraId="059F565C" w14:textId="396024FA" w:rsidR="00B93783" w:rsidRPr="007C21EA" w:rsidDel="002F7687" w:rsidRDefault="00B93783" w:rsidP="002F7687">
      <w:pPr>
        <w:spacing w:line="480" w:lineRule="auto"/>
        <w:rPr>
          <w:del w:id="1961" w:author="Stephen Wandro" w:date="2021-04-29T15:32:00Z"/>
          <w:rFonts w:ascii="Arial" w:eastAsia="Cambria" w:hAnsi="Arial" w:cs="Arial"/>
          <w:sz w:val="24"/>
          <w:szCs w:val="24"/>
        </w:rPr>
        <w:pPrChange w:id="1962" w:author="Stephen Wandro" w:date="2021-04-29T15:32:00Z">
          <w:pPr>
            <w:spacing w:line="480" w:lineRule="auto"/>
          </w:pPr>
        </w:pPrChange>
      </w:pPr>
    </w:p>
    <w:p w14:paraId="53BC8088" w14:textId="77777777" w:rsidR="002F7687" w:rsidRDefault="00563D7E">
      <w:pPr>
        <w:rPr>
          <w:ins w:id="1963" w:author="Stephen Wandro" w:date="2021-04-29T15:32:00Z"/>
          <w:rFonts w:ascii="Arial" w:hAnsi="Arial" w:cs="Arial"/>
        </w:rPr>
      </w:pPr>
      <w:del w:id="1964" w:author="Stephen Wandro" w:date="2021-04-29T15:32:00Z">
        <w:r w:rsidRPr="007C21EA" w:rsidDel="002F7687">
          <w:rPr>
            <w:rFonts w:ascii="Arial" w:hAnsi="Arial" w:cs="Arial"/>
          </w:rPr>
          <w:br w:type="page"/>
        </w:r>
      </w:del>
      <w:ins w:id="1965" w:author="Stephen Wandro" w:date="2021-04-29T15:32:00Z">
        <w:r w:rsidR="002F7687">
          <w:rPr>
            <w:rFonts w:ascii="Arial" w:hAnsi="Arial" w:cs="Arial"/>
          </w:rPr>
          <w:br w:type="page"/>
        </w:r>
      </w:ins>
    </w:p>
    <w:p w14:paraId="0000009F" w14:textId="5422BD14" w:rsidR="000207FA" w:rsidRPr="007C21EA" w:rsidRDefault="00563D7E" w:rsidP="002F7687">
      <w:pPr>
        <w:spacing w:line="480" w:lineRule="auto"/>
        <w:rPr>
          <w:rFonts w:ascii="Arial" w:eastAsia="Cambria" w:hAnsi="Arial" w:cs="Arial"/>
          <w:sz w:val="24"/>
          <w:szCs w:val="24"/>
        </w:rPr>
        <w:pPrChange w:id="1966" w:author="Stephen Wandro" w:date="2021-04-29T15:32:00Z">
          <w:pPr>
            <w:spacing w:line="480" w:lineRule="auto"/>
          </w:pPr>
        </w:pPrChange>
      </w:pPr>
      <w:r w:rsidRPr="007C21EA">
        <w:rPr>
          <w:rFonts w:ascii="Arial" w:eastAsia="Cambria" w:hAnsi="Arial" w:cs="Arial"/>
          <w:b/>
          <w:sz w:val="24"/>
          <w:szCs w:val="24"/>
        </w:rPr>
        <w:lastRenderedPageBreak/>
        <w:t>Supplemental</w:t>
      </w:r>
      <w:r w:rsidRPr="007C21EA">
        <w:rPr>
          <w:rFonts w:ascii="Arial" w:eastAsia="Cambria" w:hAnsi="Arial" w:cs="Arial"/>
          <w:sz w:val="24"/>
          <w:szCs w:val="24"/>
        </w:rPr>
        <w:t xml:space="preserve"> </w:t>
      </w:r>
      <w:r w:rsidRPr="007C21EA">
        <w:rPr>
          <w:rFonts w:ascii="Arial" w:eastAsia="Cambria" w:hAnsi="Arial" w:cs="Arial"/>
          <w:b/>
          <w:sz w:val="24"/>
          <w:szCs w:val="24"/>
        </w:rPr>
        <w:t>Figure S1</w:t>
      </w:r>
      <w:r w:rsidRPr="007C21EA">
        <w:rPr>
          <w:rFonts w:ascii="Arial" w:eastAsia="Cambria" w:hAnsi="Arial" w:cs="Arial"/>
          <w:sz w:val="24"/>
          <w:szCs w:val="24"/>
        </w:rPr>
        <w:t xml:space="preserve">. Effect of MOI on bacterial growth in phage cocktails. Three different MOIs (0.1, 0.01, 0.001) were used to study the efficiency of single phages and phage cocktails against four different </w:t>
      </w:r>
      <w:r w:rsidRPr="007C21EA">
        <w:rPr>
          <w:rFonts w:ascii="Arial" w:eastAsia="Cambria" w:hAnsi="Arial" w:cs="Arial"/>
          <w:i/>
          <w:sz w:val="24"/>
          <w:szCs w:val="24"/>
        </w:rPr>
        <w:t>E. faecalis</w:t>
      </w:r>
      <w:r w:rsidRPr="007C21EA">
        <w:rPr>
          <w:rFonts w:ascii="Arial" w:eastAsia="Cambria" w:hAnsi="Arial" w:cs="Arial"/>
          <w:sz w:val="24"/>
          <w:szCs w:val="24"/>
        </w:rPr>
        <w:t xml:space="preserve"> isolates over the </w:t>
      </w:r>
      <w:r w:rsidR="00732A27" w:rsidRPr="007C21EA">
        <w:rPr>
          <w:rFonts w:ascii="Arial" w:eastAsia="Cambria" w:hAnsi="Arial" w:cs="Arial"/>
          <w:sz w:val="24"/>
          <w:szCs w:val="24"/>
        </w:rPr>
        <w:t xml:space="preserve">72 h incubation </w:t>
      </w:r>
      <w:r w:rsidRPr="007C21EA">
        <w:rPr>
          <w:rFonts w:ascii="Arial" w:eastAsia="Cambria" w:hAnsi="Arial" w:cs="Arial"/>
          <w:sz w:val="24"/>
          <w:szCs w:val="24"/>
        </w:rPr>
        <w:t>period:</w:t>
      </w:r>
      <w:r w:rsidRPr="007C21EA">
        <w:rPr>
          <w:rFonts w:ascii="Arial" w:eastAsia="Cambria" w:hAnsi="Arial" w:cs="Arial"/>
          <w:b/>
          <w:sz w:val="24"/>
          <w:szCs w:val="24"/>
        </w:rPr>
        <w:t xml:space="preserve"> A)</w:t>
      </w:r>
      <w:r w:rsidRPr="007C21EA">
        <w:rPr>
          <w:rFonts w:ascii="Arial" w:eastAsia="Cambria" w:hAnsi="Arial" w:cs="Arial"/>
          <w:sz w:val="24"/>
          <w:szCs w:val="24"/>
        </w:rPr>
        <w:t xml:space="preserve"> Yi6-1, </w:t>
      </w:r>
      <w:r w:rsidRPr="007C21EA">
        <w:rPr>
          <w:rFonts w:ascii="Arial" w:eastAsia="Cambria" w:hAnsi="Arial" w:cs="Arial"/>
          <w:b/>
          <w:sz w:val="24"/>
          <w:szCs w:val="24"/>
        </w:rPr>
        <w:t>B)</w:t>
      </w:r>
      <w:r w:rsidRPr="007C21EA">
        <w:rPr>
          <w:rFonts w:ascii="Arial" w:eastAsia="Cambria" w:hAnsi="Arial" w:cs="Arial"/>
          <w:sz w:val="24"/>
          <w:szCs w:val="24"/>
        </w:rPr>
        <w:t xml:space="preserve"> EF06, </w:t>
      </w:r>
      <w:r w:rsidRPr="007C21EA">
        <w:rPr>
          <w:rFonts w:ascii="Arial" w:eastAsia="Cambria" w:hAnsi="Arial" w:cs="Arial"/>
          <w:b/>
          <w:sz w:val="24"/>
          <w:szCs w:val="24"/>
        </w:rPr>
        <w:t>C)</w:t>
      </w:r>
      <w:r w:rsidRPr="007C21EA">
        <w:rPr>
          <w:rFonts w:ascii="Arial" w:eastAsia="Cambria" w:hAnsi="Arial" w:cs="Arial"/>
          <w:sz w:val="24"/>
          <w:szCs w:val="24"/>
        </w:rPr>
        <w:t xml:space="preserve"> EF11, and </w:t>
      </w:r>
      <w:r w:rsidRPr="007C21EA">
        <w:rPr>
          <w:rFonts w:ascii="Arial" w:eastAsia="Cambria" w:hAnsi="Arial" w:cs="Arial"/>
          <w:b/>
          <w:sz w:val="24"/>
          <w:szCs w:val="24"/>
        </w:rPr>
        <w:t>D)</w:t>
      </w:r>
      <w:r w:rsidRPr="007C21EA">
        <w:rPr>
          <w:rFonts w:ascii="Arial" w:eastAsia="Cambria" w:hAnsi="Arial" w:cs="Arial"/>
          <w:sz w:val="24"/>
          <w:szCs w:val="24"/>
        </w:rPr>
        <w:t xml:space="preserve"> V587.</w:t>
      </w:r>
    </w:p>
    <w:p w14:paraId="0B7FADDC" w14:textId="77777777" w:rsidR="00EC1870" w:rsidRDefault="00563D7E">
      <w:pPr>
        <w:spacing w:line="480" w:lineRule="auto"/>
        <w:rPr>
          <w:ins w:id="1967" w:author="Stephen Wandro" w:date="2021-03-25T17:22:00Z"/>
          <w:rFonts w:ascii="Arial" w:eastAsia="Cambria" w:hAnsi="Arial" w:cs="Arial"/>
          <w:sz w:val="24"/>
          <w:szCs w:val="24"/>
        </w:rPr>
      </w:pPr>
      <w:r w:rsidRPr="007C21EA">
        <w:rPr>
          <w:rFonts w:ascii="Arial" w:eastAsia="Cambria" w:hAnsi="Arial" w:cs="Arial"/>
          <w:sz w:val="24"/>
          <w:szCs w:val="24"/>
        </w:rPr>
        <w:t xml:space="preserve"> </w:t>
      </w:r>
      <w:r w:rsidRPr="007C21EA">
        <w:rPr>
          <w:rFonts w:ascii="Arial" w:eastAsia="Cambria" w:hAnsi="Arial" w:cs="Arial"/>
          <w:noProof/>
          <w:sz w:val="24"/>
          <w:szCs w:val="24"/>
        </w:rPr>
        <w:drawing>
          <wp:inline distT="114300" distB="114300" distL="114300" distR="114300" wp14:anchorId="3F88F1EB" wp14:editId="03B5A183">
            <wp:extent cx="4619402" cy="6286500"/>
            <wp:effectExtent l="0" t="0" r="0" b="0"/>
            <wp:docPr id="308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0"/>
                    <a:srcRect/>
                    <a:stretch>
                      <a:fillRect/>
                    </a:stretch>
                  </pic:blipFill>
                  <pic:spPr>
                    <a:xfrm>
                      <a:off x="0" y="0"/>
                      <a:ext cx="4619402" cy="6286500"/>
                    </a:xfrm>
                    <a:prstGeom prst="rect">
                      <a:avLst/>
                    </a:prstGeom>
                    <a:ln/>
                  </pic:spPr>
                </pic:pic>
              </a:graphicData>
            </a:graphic>
          </wp:inline>
        </w:drawing>
      </w:r>
    </w:p>
    <w:p w14:paraId="106E4BFF" w14:textId="77777777" w:rsidR="00EC1870" w:rsidRDefault="00EC1870">
      <w:pPr>
        <w:rPr>
          <w:ins w:id="1968" w:author="Stephen Wandro" w:date="2021-03-25T17:22:00Z"/>
          <w:rFonts w:ascii="Arial" w:eastAsia="Cambria" w:hAnsi="Arial" w:cs="Arial"/>
          <w:sz w:val="24"/>
          <w:szCs w:val="24"/>
        </w:rPr>
      </w:pPr>
      <w:ins w:id="1969" w:author="Stephen Wandro" w:date="2021-03-25T17:22:00Z">
        <w:r>
          <w:rPr>
            <w:rFonts w:ascii="Arial" w:eastAsia="Cambria" w:hAnsi="Arial" w:cs="Arial"/>
            <w:sz w:val="24"/>
            <w:szCs w:val="24"/>
          </w:rPr>
          <w:br w:type="page"/>
        </w:r>
      </w:ins>
    </w:p>
    <w:p w14:paraId="000000A0" w14:textId="10054A59" w:rsidR="000207FA" w:rsidRPr="007C21EA" w:rsidDel="009921B3" w:rsidRDefault="00563D7E">
      <w:pPr>
        <w:spacing w:line="480" w:lineRule="auto"/>
        <w:rPr>
          <w:del w:id="1970" w:author="Stephen Wandro" w:date="2021-04-29T16:02:00Z"/>
          <w:rFonts w:ascii="Arial" w:eastAsia="Cambria" w:hAnsi="Arial" w:cs="Arial"/>
          <w:sz w:val="24"/>
          <w:szCs w:val="24"/>
        </w:rPr>
      </w:pPr>
      <w:del w:id="1971" w:author="Stephen Wandro" w:date="2021-04-29T16:02:00Z">
        <w:r w:rsidRPr="007C21EA" w:rsidDel="009921B3">
          <w:rPr>
            <w:rFonts w:ascii="Arial" w:hAnsi="Arial" w:cs="Arial"/>
          </w:rPr>
          <w:lastRenderedPageBreak/>
          <w:br w:type="page"/>
        </w:r>
      </w:del>
    </w:p>
    <w:p w14:paraId="000000A1" w14:textId="3459889C"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t>Supplemental Table S1</w:t>
      </w:r>
      <w:r w:rsidRPr="007C21EA">
        <w:rPr>
          <w:rFonts w:ascii="Arial" w:eastAsia="Cambria" w:hAnsi="Arial" w:cs="Arial"/>
          <w:sz w:val="24"/>
          <w:szCs w:val="24"/>
        </w:rPr>
        <w:t>. Phage titers and the concentration of the host. The phage tit</w:t>
      </w:r>
      <w:r w:rsidR="00732A27" w:rsidRPr="007C21EA">
        <w:rPr>
          <w:rFonts w:ascii="Arial" w:eastAsia="Cambria" w:hAnsi="Arial" w:cs="Arial"/>
          <w:sz w:val="24"/>
          <w:szCs w:val="24"/>
        </w:rPr>
        <w:t>e</w:t>
      </w:r>
      <w:r w:rsidRPr="007C21EA">
        <w:rPr>
          <w:rFonts w:ascii="Arial" w:eastAsia="Cambria" w:hAnsi="Arial" w:cs="Arial"/>
          <w:sz w:val="24"/>
          <w:szCs w:val="24"/>
        </w:rPr>
        <w:t>rs (Plaque forming units</w:t>
      </w:r>
      <w:r w:rsidR="00732A27" w:rsidRPr="007C21EA">
        <w:rPr>
          <w:rFonts w:ascii="Arial" w:eastAsia="Cambria" w:hAnsi="Arial" w:cs="Arial"/>
          <w:sz w:val="24"/>
          <w:szCs w:val="24"/>
        </w:rPr>
        <w:t xml:space="preserve"> (</w:t>
      </w:r>
      <w:r w:rsidRPr="007C21EA">
        <w:rPr>
          <w:rFonts w:ascii="Arial" w:eastAsia="Cambria" w:hAnsi="Arial" w:cs="Arial"/>
          <w:sz w:val="24"/>
          <w:szCs w:val="24"/>
        </w:rPr>
        <w:t>PFU</w:t>
      </w:r>
      <w:r w:rsidR="00732A27" w:rsidRPr="007C21EA">
        <w:rPr>
          <w:rFonts w:ascii="Arial" w:eastAsia="Cambria" w:hAnsi="Arial" w:cs="Arial"/>
          <w:sz w:val="24"/>
          <w:szCs w:val="24"/>
        </w:rPr>
        <w:t>)</w:t>
      </w:r>
      <w:r w:rsidRPr="007C21EA">
        <w:rPr>
          <w:rFonts w:ascii="Arial" w:eastAsia="Cambria" w:hAnsi="Arial" w:cs="Arial"/>
          <w:sz w:val="24"/>
          <w:szCs w:val="24"/>
        </w:rPr>
        <w:t>/ml) were determined using plaque assay</w:t>
      </w:r>
      <w:r w:rsidR="00732A27" w:rsidRPr="007C21EA">
        <w:rPr>
          <w:rFonts w:ascii="Arial" w:eastAsia="Cambria" w:hAnsi="Arial" w:cs="Arial"/>
          <w:sz w:val="24"/>
          <w:szCs w:val="24"/>
        </w:rPr>
        <w:t>s</w:t>
      </w:r>
      <w:r w:rsidRPr="007C21EA">
        <w:rPr>
          <w:rFonts w:ascii="Arial" w:eastAsia="Cambria" w:hAnsi="Arial" w:cs="Arial"/>
          <w:sz w:val="24"/>
          <w:szCs w:val="24"/>
        </w:rPr>
        <w:t>. Viable count</w:t>
      </w:r>
      <w:r w:rsidR="00732A27" w:rsidRPr="007C21EA">
        <w:rPr>
          <w:rFonts w:ascii="Arial" w:eastAsia="Cambria" w:hAnsi="Arial" w:cs="Arial"/>
          <w:sz w:val="24"/>
          <w:szCs w:val="24"/>
        </w:rPr>
        <w:t>s</w:t>
      </w:r>
      <w:r w:rsidRPr="007C21EA">
        <w:rPr>
          <w:rFonts w:ascii="Arial" w:eastAsia="Cambria" w:hAnsi="Arial" w:cs="Arial"/>
          <w:sz w:val="24"/>
          <w:szCs w:val="24"/>
        </w:rPr>
        <w:t xml:space="preserve"> of the host</w:t>
      </w:r>
      <w:r w:rsidR="00732A27" w:rsidRPr="007C21EA">
        <w:rPr>
          <w:rFonts w:ascii="Arial" w:eastAsia="Cambria" w:hAnsi="Arial" w:cs="Arial"/>
          <w:sz w:val="24"/>
          <w:szCs w:val="24"/>
        </w:rPr>
        <w:t>s</w:t>
      </w:r>
      <w:r w:rsidRPr="007C21EA">
        <w:rPr>
          <w:rFonts w:ascii="Arial" w:eastAsia="Cambria" w:hAnsi="Arial" w:cs="Arial"/>
          <w:sz w:val="24"/>
          <w:szCs w:val="24"/>
        </w:rPr>
        <w:t xml:space="preserve"> w</w:t>
      </w:r>
      <w:r w:rsidR="00732A27" w:rsidRPr="007C21EA">
        <w:rPr>
          <w:rFonts w:ascii="Arial" w:eastAsia="Cambria" w:hAnsi="Arial" w:cs="Arial"/>
          <w:sz w:val="24"/>
          <w:szCs w:val="24"/>
        </w:rPr>
        <w:t>ere</w:t>
      </w:r>
      <w:r w:rsidRPr="007C21EA">
        <w:rPr>
          <w:rFonts w:ascii="Arial" w:eastAsia="Cambria" w:hAnsi="Arial" w:cs="Arial"/>
          <w:sz w:val="24"/>
          <w:szCs w:val="24"/>
        </w:rPr>
        <w:t xml:space="preserve"> measured </w:t>
      </w:r>
      <w:r w:rsidR="00732A27" w:rsidRPr="007C21EA">
        <w:rPr>
          <w:rFonts w:ascii="Arial" w:eastAsia="Cambria" w:hAnsi="Arial" w:cs="Arial"/>
          <w:sz w:val="24"/>
          <w:szCs w:val="24"/>
        </w:rPr>
        <w:t>by counting colonies formed from liquid cultures at an</w:t>
      </w:r>
      <w:r w:rsidRPr="007C21EA">
        <w:rPr>
          <w:rFonts w:ascii="Arial" w:eastAsia="Cambria" w:hAnsi="Arial" w:cs="Arial"/>
          <w:sz w:val="24"/>
          <w:szCs w:val="24"/>
        </w:rPr>
        <w:t xml:space="preserve"> OD</w:t>
      </w:r>
      <w:r w:rsidRPr="007C21EA">
        <w:rPr>
          <w:rFonts w:ascii="Arial" w:eastAsia="Cambria" w:hAnsi="Arial" w:cs="Arial"/>
          <w:sz w:val="24"/>
          <w:szCs w:val="24"/>
          <w:vertAlign w:val="subscript"/>
        </w:rPr>
        <w:t>600</w:t>
      </w:r>
      <w:r w:rsidRPr="007C21EA">
        <w:rPr>
          <w:rFonts w:ascii="Arial" w:eastAsia="Cambria" w:hAnsi="Arial" w:cs="Arial"/>
          <w:sz w:val="24"/>
          <w:szCs w:val="24"/>
        </w:rPr>
        <w:t xml:space="preserve"> of 0.05</w:t>
      </w:r>
      <w:r w:rsidR="00732A27" w:rsidRPr="007C21EA">
        <w:rPr>
          <w:rFonts w:ascii="Arial" w:eastAsia="Cambria" w:hAnsi="Arial" w:cs="Arial"/>
          <w:sz w:val="24"/>
          <w:szCs w:val="24"/>
        </w:rPr>
        <w:t xml:space="preserve"> (CFU/60ul)</w:t>
      </w:r>
      <w:r w:rsidRPr="007C21EA">
        <w:rPr>
          <w:rFonts w:ascii="Arial" w:eastAsia="Cambria" w:hAnsi="Arial" w:cs="Arial"/>
          <w:sz w:val="24"/>
          <w:szCs w:val="24"/>
        </w:rPr>
        <w:t>. All phages</w:t>
      </w:r>
      <w:r w:rsidR="00A75A91" w:rsidRPr="007C21EA">
        <w:rPr>
          <w:rFonts w:ascii="Arial" w:eastAsia="Cambria" w:hAnsi="Arial" w:cs="Arial"/>
          <w:sz w:val="24"/>
          <w:szCs w:val="24"/>
        </w:rPr>
        <w:t xml:space="preserve"> were</w:t>
      </w:r>
      <w:r w:rsidRPr="007C21EA">
        <w:rPr>
          <w:rFonts w:ascii="Arial" w:eastAsia="Cambria" w:hAnsi="Arial" w:cs="Arial"/>
          <w:sz w:val="24"/>
          <w:szCs w:val="24"/>
        </w:rPr>
        <w:t xml:space="preserve"> titered on their corresponding susceptible </w:t>
      </w:r>
      <w:r w:rsidRPr="007C21EA">
        <w:rPr>
          <w:rFonts w:ascii="Arial" w:eastAsia="Cambria" w:hAnsi="Arial" w:cs="Arial"/>
          <w:i/>
          <w:sz w:val="24"/>
          <w:szCs w:val="24"/>
        </w:rPr>
        <w:t>E. faecalis</w:t>
      </w:r>
      <w:r w:rsidRPr="007C21EA">
        <w:rPr>
          <w:rFonts w:ascii="Arial" w:eastAsia="Cambria" w:hAnsi="Arial" w:cs="Arial"/>
          <w:sz w:val="24"/>
          <w:szCs w:val="24"/>
        </w:rPr>
        <w:t xml:space="preserve"> hosts: </w:t>
      </w:r>
      <w:r w:rsidRPr="007C21EA">
        <w:rPr>
          <w:rFonts w:ascii="Arial" w:eastAsia="Cambria" w:hAnsi="Arial" w:cs="Arial"/>
          <w:b/>
          <w:sz w:val="24"/>
          <w:szCs w:val="24"/>
        </w:rPr>
        <w:t xml:space="preserve">A) </w:t>
      </w:r>
      <w:r w:rsidRPr="007C21EA">
        <w:rPr>
          <w:rFonts w:ascii="Arial" w:eastAsia="Cambria" w:hAnsi="Arial" w:cs="Arial"/>
          <w:sz w:val="24"/>
          <w:szCs w:val="24"/>
        </w:rPr>
        <w:t xml:space="preserve">Yi6-1, </w:t>
      </w:r>
      <w:r w:rsidRPr="007C21EA">
        <w:rPr>
          <w:rFonts w:ascii="Arial" w:eastAsia="Cambria" w:hAnsi="Arial" w:cs="Arial"/>
          <w:b/>
          <w:sz w:val="24"/>
          <w:szCs w:val="24"/>
        </w:rPr>
        <w:t xml:space="preserve">B) </w:t>
      </w:r>
      <w:r w:rsidRPr="007C21EA">
        <w:rPr>
          <w:rFonts w:ascii="Arial" w:eastAsia="Cambria" w:hAnsi="Arial" w:cs="Arial"/>
          <w:sz w:val="24"/>
          <w:szCs w:val="24"/>
        </w:rPr>
        <w:t xml:space="preserve">EF06, </w:t>
      </w:r>
      <w:r w:rsidRPr="007C21EA">
        <w:rPr>
          <w:rFonts w:ascii="Arial" w:eastAsia="Cambria" w:hAnsi="Arial" w:cs="Arial"/>
          <w:b/>
          <w:sz w:val="24"/>
          <w:szCs w:val="24"/>
        </w:rPr>
        <w:t xml:space="preserve">C) </w:t>
      </w:r>
      <w:r w:rsidRPr="007C21EA">
        <w:rPr>
          <w:rFonts w:ascii="Arial" w:eastAsia="Cambria" w:hAnsi="Arial" w:cs="Arial"/>
          <w:sz w:val="24"/>
          <w:szCs w:val="24"/>
        </w:rPr>
        <w:t xml:space="preserve">EF11, and </w:t>
      </w:r>
      <w:r w:rsidRPr="007C21EA">
        <w:rPr>
          <w:rFonts w:ascii="Arial" w:eastAsia="Cambria" w:hAnsi="Arial" w:cs="Arial"/>
          <w:b/>
          <w:sz w:val="24"/>
          <w:szCs w:val="24"/>
        </w:rPr>
        <w:t xml:space="preserve">D) </w:t>
      </w:r>
      <w:r w:rsidRPr="007C21EA">
        <w:rPr>
          <w:rFonts w:ascii="Arial" w:eastAsia="Cambria" w:hAnsi="Arial" w:cs="Arial"/>
          <w:sz w:val="24"/>
          <w:szCs w:val="24"/>
        </w:rPr>
        <w:t>V587.</w:t>
      </w:r>
    </w:p>
    <w:p w14:paraId="000000A2" w14:textId="77777777" w:rsidR="000207FA" w:rsidRPr="007C21EA" w:rsidRDefault="00563D7E">
      <w:pPr>
        <w:spacing w:line="480" w:lineRule="auto"/>
        <w:rPr>
          <w:rFonts w:ascii="Arial" w:hAnsi="Arial" w:cs="Arial"/>
          <w:b/>
        </w:rPr>
      </w:pPr>
      <w:r w:rsidRPr="007C21EA">
        <w:rPr>
          <w:rFonts w:ascii="Arial" w:hAnsi="Arial" w:cs="Arial"/>
          <w:b/>
        </w:rPr>
        <w:t>A)</w:t>
      </w:r>
    </w:p>
    <w:p w14:paraId="000000A3" w14:textId="77777777" w:rsidR="000207FA" w:rsidRPr="007C21EA" w:rsidRDefault="00563D7E">
      <w:pPr>
        <w:spacing w:line="480" w:lineRule="auto"/>
        <w:rPr>
          <w:rFonts w:ascii="Arial" w:hAnsi="Arial" w:cs="Arial"/>
        </w:rPr>
      </w:pPr>
      <w:r w:rsidRPr="007C21EA">
        <w:rPr>
          <w:rFonts w:ascii="Arial" w:hAnsi="Arial" w:cs="Arial"/>
          <w:noProof/>
        </w:rPr>
        <w:drawing>
          <wp:inline distT="114300" distB="114300" distL="114300" distR="114300" wp14:anchorId="6A01C999" wp14:editId="619FD676">
            <wp:extent cx="3871913" cy="2915653"/>
            <wp:effectExtent l="0" t="0" r="0" b="0"/>
            <wp:docPr id="308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871913" cy="2915653"/>
                    </a:xfrm>
                    <a:prstGeom prst="rect">
                      <a:avLst/>
                    </a:prstGeom>
                    <a:ln/>
                  </pic:spPr>
                </pic:pic>
              </a:graphicData>
            </a:graphic>
          </wp:inline>
        </w:drawing>
      </w:r>
    </w:p>
    <w:p w14:paraId="000000A4" w14:textId="77777777" w:rsidR="000207FA" w:rsidRPr="007C21EA" w:rsidRDefault="000207FA">
      <w:pPr>
        <w:rPr>
          <w:rFonts w:ascii="Arial" w:hAnsi="Arial" w:cs="Arial"/>
          <w:b/>
        </w:rPr>
      </w:pPr>
      <w:bookmarkStart w:id="1972" w:name="_heading=h.eckywpp3m4yq" w:colFirst="0" w:colLast="0"/>
      <w:bookmarkEnd w:id="1972"/>
    </w:p>
    <w:p w14:paraId="000000A5" w14:textId="77777777" w:rsidR="000207FA" w:rsidRPr="007C21EA" w:rsidRDefault="00563D7E">
      <w:pPr>
        <w:rPr>
          <w:rFonts w:ascii="Arial" w:hAnsi="Arial" w:cs="Arial"/>
        </w:rPr>
      </w:pPr>
      <w:bookmarkStart w:id="1973" w:name="_heading=h.5elngafhno53" w:colFirst="0" w:colLast="0"/>
      <w:bookmarkEnd w:id="1973"/>
      <w:r w:rsidRPr="007C21EA">
        <w:rPr>
          <w:rFonts w:ascii="Arial" w:hAnsi="Arial" w:cs="Arial"/>
          <w:b/>
        </w:rPr>
        <w:t>B)</w:t>
      </w:r>
    </w:p>
    <w:p w14:paraId="000000A6" w14:textId="77777777" w:rsidR="000207FA" w:rsidRPr="007C21EA" w:rsidRDefault="00563D7E">
      <w:pPr>
        <w:rPr>
          <w:rFonts w:ascii="Arial" w:hAnsi="Arial" w:cs="Arial"/>
          <w:b/>
        </w:rPr>
      </w:pPr>
      <w:bookmarkStart w:id="1974" w:name="_heading=h.hbtt6q3c8qb1" w:colFirst="0" w:colLast="0"/>
      <w:bookmarkEnd w:id="1974"/>
      <w:r w:rsidRPr="007C21EA">
        <w:rPr>
          <w:rFonts w:ascii="Arial" w:hAnsi="Arial" w:cs="Arial"/>
          <w:noProof/>
        </w:rPr>
        <w:drawing>
          <wp:inline distT="114300" distB="114300" distL="114300" distR="114300" wp14:anchorId="4BF34B93" wp14:editId="4FA73705">
            <wp:extent cx="3852863" cy="2434396"/>
            <wp:effectExtent l="0" t="0" r="0" b="0"/>
            <wp:docPr id="308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2"/>
                    <a:srcRect/>
                    <a:stretch>
                      <a:fillRect/>
                    </a:stretch>
                  </pic:blipFill>
                  <pic:spPr>
                    <a:xfrm>
                      <a:off x="0" y="0"/>
                      <a:ext cx="3852863" cy="2434396"/>
                    </a:xfrm>
                    <a:prstGeom prst="rect">
                      <a:avLst/>
                    </a:prstGeom>
                    <a:ln/>
                  </pic:spPr>
                </pic:pic>
              </a:graphicData>
            </a:graphic>
          </wp:inline>
        </w:drawing>
      </w:r>
    </w:p>
    <w:p w14:paraId="000000A7" w14:textId="77777777" w:rsidR="000207FA" w:rsidRPr="007C21EA" w:rsidRDefault="000207FA">
      <w:pPr>
        <w:rPr>
          <w:rFonts w:ascii="Arial" w:hAnsi="Arial" w:cs="Arial"/>
          <w:b/>
        </w:rPr>
      </w:pPr>
      <w:bookmarkStart w:id="1975" w:name="_heading=h.tqub0wa43xr9" w:colFirst="0" w:colLast="0"/>
      <w:bookmarkEnd w:id="1975"/>
    </w:p>
    <w:p w14:paraId="000000A8" w14:textId="77777777" w:rsidR="000207FA" w:rsidRPr="007C21EA" w:rsidRDefault="000207FA">
      <w:pPr>
        <w:rPr>
          <w:rFonts w:ascii="Arial" w:hAnsi="Arial" w:cs="Arial"/>
          <w:b/>
        </w:rPr>
      </w:pPr>
      <w:bookmarkStart w:id="1976" w:name="_heading=h.53w9wi8lqe1p" w:colFirst="0" w:colLast="0"/>
      <w:bookmarkEnd w:id="1976"/>
    </w:p>
    <w:p w14:paraId="000000A9" w14:textId="77777777" w:rsidR="000207FA" w:rsidRPr="007C21EA" w:rsidRDefault="000207FA">
      <w:pPr>
        <w:rPr>
          <w:rFonts w:ascii="Arial" w:hAnsi="Arial" w:cs="Arial"/>
          <w:b/>
        </w:rPr>
      </w:pPr>
      <w:bookmarkStart w:id="1977" w:name="_heading=h.ovdeyfu5063a" w:colFirst="0" w:colLast="0"/>
      <w:bookmarkEnd w:id="1977"/>
    </w:p>
    <w:p w14:paraId="000000AA" w14:textId="77777777" w:rsidR="000207FA" w:rsidRPr="007C21EA" w:rsidRDefault="00563D7E">
      <w:pPr>
        <w:rPr>
          <w:rFonts w:ascii="Arial" w:hAnsi="Arial" w:cs="Arial"/>
          <w:b/>
        </w:rPr>
      </w:pPr>
      <w:bookmarkStart w:id="1978" w:name="_heading=h.99kdkb9zhwv" w:colFirst="0" w:colLast="0"/>
      <w:bookmarkEnd w:id="1978"/>
      <w:r w:rsidRPr="007C21EA">
        <w:rPr>
          <w:rFonts w:ascii="Arial" w:hAnsi="Arial" w:cs="Arial"/>
          <w:b/>
        </w:rPr>
        <w:t>C)</w:t>
      </w:r>
    </w:p>
    <w:p w14:paraId="000000AB" w14:textId="77777777" w:rsidR="000207FA" w:rsidRPr="007C21EA" w:rsidRDefault="00563D7E">
      <w:pPr>
        <w:rPr>
          <w:rFonts w:ascii="Arial" w:hAnsi="Arial" w:cs="Arial"/>
          <w:b/>
        </w:rPr>
      </w:pPr>
      <w:bookmarkStart w:id="1979" w:name="_heading=h.6aujdga3crge" w:colFirst="0" w:colLast="0"/>
      <w:bookmarkEnd w:id="1979"/>
      <w:r w:rsidRPr="007C21EA">
        <w:rPr>
          <w:rFonts w:ascii="Arial" w:hAnsi="Arial" w:cs="Arial"/>
          <w:b/>
          <w:noProof/>
        </w:rPr>
        <w:lastRenderedPageBreak/>
        <w:drawing>
          <wp:inline distT="114300" distB="114300" distL="114300" distR="114300" wp14:anchorId="5CF694E1" wp14:editId="7ABA6250">
            <wp:extent cx="3961181" cy="2852738"/>
            <wp:effectExtent l="0" t="0" r="0" b="0"/>
            <wp:docPr id="3083"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3"/>
                    <a:srcRect/>
                    <a:stretch>
                      <a:fillRect/>
                    </a:stretch>
                  </pic:blipFill>
                  <pic:spPr>
                    <a:xfrm>
                      <a:off x="0" y="0"/>
                      <a:ext cx="3961181" cy="2852738"/>
                    </a:xfrm>
                    <a:prstGeom prst="rect">
                      <a:avLst/>
                    </a:prstGeom>
                    <a:ln/>
                  </pic:spPr>
                </pic:pic>
              </a:graphicData>
            </a:graphic>
          </wp:inline>
        </w:drawing>
      </w:r>
    </w:p>
    <w:p w14:paraId="000000AC" w14:textId="77777777" w:rsidR="000207FA" w:rsidRPr="007C21EA" w:rsidRDefault="000207FA">
      <w:pPr>
        <w:rPr>
          <w:rFonts w:ascii="Arial" w:hAnsi="Arial" w:cs="Arial"/>
          <w:b/>
        </w:rPr>
      </w:pPr>
      <w:bookmarkStart w:id="1980" w:name="_heading=h.hauwg1ta12n7" w:colFirst="0" w:colLast="0"/>
      <w:bookmarkEnd w:id="1980"/>
    </w:p>
    <w:p w14:paraId="000000AD" w14:textId="77777777" w:rsidR="000207FA" w:rsidRPr="007C21EA" w:rsidRDefault="00563D7E">
      <w:pPr>
        <w:rPr>
          <w:rFonts w:ascii="Arial" w:hAnsi="Arial" w:cs="Arial"/>
        </w:rPr>
      </w:pPr>
      <w:bookmarkStart w:id="1981" w:name="_heading=h.y6wel0soena6" w:colFirst="0" w:colLast="0"/>
      <w:bookmarkEnd w:id="1981"/>
      <w:r w:rsidRPr="007C21EA">
        <w:rPr>
          <w:rFonts w:ascii="Arial" w:hAnsi="Arial" w:cs="Arial"/>
          <w:b/>
        </w:rPr>
        <w:t>D)</w:t>
      </w:r>
    </w:p>
    <w:p w14:paraId="000000AE" w14:textId="77777777" w:rsidR="000207FA" w:rsidRPr="007C21EA" w:rsidRDefault="00563D7E">
      <w:pPr>
        <w:rPr>
          <w:rFonts w:ascii="Arial" w:hAnsi="Arial" w:cs="Arial"/>
        </w:rPr>
      </w:pPr>
      <w:bookmarkStart w:id="1982" w:name="_heading=h.acei14j406wk" w:colFirst="0" w:colLast="0"/>
      <w:bookmarkEnd w:id="1982"/>
      <w:r w:rsidRPr="007C21EA">
        <w:rPr>
          <w:rFonts w:ascii="Arial" w:hAnsi="Arial" w:cs="Arial"/>
          <w:noProof/>
        </w:rPr>
        <w:drawing>
          <wp:inline distT="114300" distB="114300" distL="114300" distR="114300" wp14:anchorId="5B5A8A73" wp14:editId="3B7E537E">
            <wp:extent cx="3973198" cy="2271713"/>
            <wp:effectExtent l="0" t="0" r="0" b="0"/>
            <wp:docPr id="308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3973198" cy="2271713"/>
                    </a:xfrm>
                    <a:prstGeom prst="rect">
                      <a:avLst/>
                    </a:prstGeom>
                    <a:ln/>
                  </pic:spPr>
                </pic:pic>
              </a:graphicData>
            </a:graphic>
          </wp:inline>
        </w:drawing>
      </w:r>
    </w:p>
    <w:p w14:paraId="000000AF" w14:textId="77777777" w:rsidR="000207FA" w:rsidRPr="007C21EA" w:rsidRDefault="000207FA">
      <w:pPr>
        <w:rPr>
          <w:rFonts w:ascii="Arial" w:hAnsi="Arial" w:cs="Arial"/>
        </w:rPr>
      </w:pPr>
      <w:bookmarkStart w:id="1983" w:name="_heading=h.bo57aghrf9ch" w:colFirst="0" w:colLast="0"/>
      <w:bookmarkEnd w:id="1983"/>
    </w:p>
    <w:p w14:paraId="72351B99" w14:textId="77777777" w:rsidR="009921B3" w:rsidRDefault="009921B3">
      <w:pPr>
        <w:rPr>
          <w:ins w:id="1984" w:author="Stephen Wandro" w:date="2021-04-29T16:02:00Z"/>
          <w:rFonts w:ascii="Arial" w:eastAsia="Cambria" w:hAnsi="Arial" w:cs="Arial"/>
          <w:b/>
          <w:sz w:val="24"/>
          <w:szCs w:val="24"/>
        </w:rPr>
      </w:pPr>
      <w:ins w:id="1985" w:author="Stephen Wandro" w:date="2021-04-29T16:02:00Z">
        <w:r>
          <w:rPr>
            <w:rFonts w:ascii="Arial" w:eastAsia="Cambria" w:hAnsi="Arial" w:cs="Arial"/>
            <w:b/>
            <w:sz w:val="24"/>
            <w:szCs w:val="24"/>
          </w:rPr>
          <w:br w:type="page"/>
        </w:r>
      </w:ins>
    </w:p>
    <w:p w14:paraId="000000B0" w14:textId="59E646C0" w:rsidR="000207FA" w:rsidRPr="007C21EA" w:rsidRDefault="00563D7E">
      <w:pPr>
        <w:spacing w:line="480" w:lineRule="auto"/>
        <w:rPr>
          <w:rFonts w:ascii="Arial" w:eastAsia="Cambria" w:hAnsi="Arial" w:cs="Arial"/>
          <w:sz w:val="24"/>
          <w:szCs w:val="24"/>
        </w:rPr>
      </w:pPr>
      <w:r w:rsidRPr="007C21EA">
        <w:rPr>
          <w:rFonts w:ascii="Arial" w:eastAsia="Cambria" w:hAnsi="Arial" w:cs="Arial"/>
          <w:b/>
          <w:sz w:val="24"/>
          <w:szCs w:val="24"/>
        </w:rPr>
        <w:lastRenderedPageBreak/>
        <w:t>Supplemental Table S2</w:t>
      </w:r>
      <w:r w:rsidRPr="007C21EA">
        <w:rPr>
          <w:rFonts w:ascii="Arial" w:eastAsia="Cambria" w:hAnsi="Arial" w:cs="Arial"/>
          <w:sz w:val="24"/>
          <w:szCs w:val="24"/>
        </w:rPr>
        <w:t xml:space="preserve">. List of bacterial strains used in this study and the antibiotics </w:t>
      </w:r>
      <w:r w:rsidR="00FB7292">
        <w:rPr>
          <w:rFonts w:ascii="Arial" w:eastAsia="Cambria" w:hAnsi="Arial" w:cs="Arial"/>
          <w:sz w:val="24"/>
          <w:szCs w:val="24"/>
        </w:rPr>
        <w:t>to which they</w:t>
      </w:r>
      <w:r w:rsidR="00FB7292" w:rsidRPr="007C21EA">
        <w:rPr>
          <w:rFonts w:ascii="Arial" w:eastAsia="Cambria" w:hAnsi="Arial" w:cs="Arial"/>
          <w:sz w:val="24"/>
          <w:szCs w:val="24"/>
        </w:rPr>
        <w:t xml:space="preserve"> </w:t>
      </w:r>
      <w:r w:rsidRPr="007C21EA">
        <w:rPr>
          <w:rFonts w:ascii="Arial" w:eastAsia="Cambria" w:hAnsi="Arial" w:cs="Arial"/>
          <w:sz w:val="24"/>
          <w:szCs w:val="24"/>
        </w:rPr>
        <w:t xml:space="preserve">are resistant. </w:t>
      </w:r>
    </w:p>
    <w:tbl>
      <w:tblPr>
        <w:tblStyle w:val="3"/>
        <w:tblW w:w="850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15"/>
        <w:gridCol w:w="1065"/>
        <w:gridCol w:w="4035"/>
        <w:gridCol w:w="2190"/>
      </w:tblGrid>
      <w:tr w:rsidR="000207FA" w:rsidRPr="007C21EA" w14:paraId="767CFDD4" w14:textId="77777777">
        <w:trPr>
          <w:trHeight w:val="465"/>
        </w:trPr>
        <w:tc>
          <w:tcPr>
            <w:tcW w:w="1215" w:type="dxa"/>
            <w:shd w:val="clear" w:color="auto" w:fill="auto"/>
            <w:tcMar>
              <w:top w:w="100" w:type="dxa"/>
              <w:left w:w="100" w:type="dxa"/>
              <w:bottom w:w="100" w:type="dxa"/>
              <w:right w:w="100" w:type="dxa"/>
            </w:tcMar>
          </w:tcPr>
          <w:p w14:paraId="000000B1" w14:textId="77777777" w:rsidR="000207FA" w:rsidRPr="007C21EA" w:rsidRDefault="00563D7E">
            <w:pPr>
              <w:widowControl w:val="0"/>
              <w:rPr>
                <w:rFonts w:ascii="Arial" w:eastAsia="Cambria" w:hAnsi="Arial" w:cs="Arial"/>
                <w:b/>
              </w:rPr>
            </w:pPr>
            <w:r w:rsidRPr="007C21EA">
              <w:rPr>
                <w:rFonts w:ascii="Arial" w:eastAsia="Cambria" w:hAnsi="Arial" w:cs="Arial"/>
                <w:b/>
              </w:rPr>
              <w:t>Strain</w:t>
            </w:r>
          </w:p>
        </w:tc>
        <w:tc>
          <w:tcPr>
            <w:tcW w:w="1065" w:type="dxa"/>
            <w:shd w:val="clear" w:color="auto" w:fill="auto"/>
            <w:tcMar>
              <w:top w:w="100" w:type="dxa"/>
              <w:left w:w="100" w:type="dxa"/>
              <w:bottom w:w="100" w:type="dxa"/>
              <w:right w:w="100" w:type="dxa"/>
            </w:tcMar>
          </w:tcPr>
          <w:p w14:paraId="000000B2" w14:textId="77777777" w:rsidR="000207FA" w:rsidRPr="007C21EA" w:rsidRDefault="00563D7E">
            <w:pPr>
              <w:widowControl w:val="0"/>
              <w:rPr>
                <w:rFonts w:ascii="Arial" w:eastAsia="Cambria" w:hAnsi="Arial" w:cs="Arial"/>
                <w:b/>
              </w:rPr>
            </w:pPr>
            <w:r w:rsidRPr="007C21EA">
              <w:rPr>
                <w:rFonts w:ascii="Arial" w:eastAsia="Cambria" w:hAnsi="Arial" w:cs="Arial"/>
                <w:b/>
              </w:rPr>
              <w:t>Species</w:t>
            </w:r>
          </w:p>
        </w:tc>
        <w:tc>
          <w:tcPr>
            <w:tcW w:w="4035" w:type="dxa"/>
            <w:shd w:val="clear" w:color="auto" w:fill="auto"/>
            <w:tcMar>
              <w:top w:w="100" w:type="dxa"/>
              <w:left w:w="100" w:type="dxa"/>
              <w:bottom w:w="100" w:type="dxa"/>
              <w:right w:w="100" w:type="dxa"/>
            </w:tcMar>
          </w:tcPr>
          <w:p w14:paraId="000000B3" w14:textId="77777777" w:rsidR="000207FA" w:rsidRPr="007C21EA" w:rsidRDefault="00563D7E">
            <w:pPr>
              <w:widowControl w:val="0"/>
              <w:rPr>
                <w:rFonts w:ascii="Arial" w:eastAsia="Cambria" w:hAnsi="Arial" w:cs="Arial"/>
                <w:b/>
              </w:rPr>
            </w:pPr>
            <w:r w:rsidRPr="007C21EA">
              <w:rPr>
                <w:rFonts w:ascii="Arial" w:eastAsia="Cambria" w:hAnsi="Arial" w:cs="Arial"/>
                <w:b/>
              </w:rPr>
              <w:t>Antibiotic Resistance</w:t>
            </w:r>
          </w:p>
        </w:tc>
        <w:tc>
          <w:tcPr>
            <w:tcW w:w="2190" w:type="dxa"/>
            <w:shd w:val="clear" w:color="auto" w:fill="auto"/>
            <w:tcMar>
              <w:top w:w="100" w:type="dxa"/>
              <w:left w:w="100" w:type="dxa"/>
              <w:bottom w:w="100" w:type="dxa"/>
              <w:right w:w="100" w:type="dxa"/>
            </w:tcMar>
          </w:tcPr>
          <w:p w14:paraId="000000B4" w14:textId="77777777" w:rsidR="000207FA" w:rsidRPr="007C21EA" w:rsidRDefault="00563D7E">
            <w:pPr>
              <w:widowControl w:val="0"/>
              <w:rPr>
                <w:rFonts w:ascii="Arial" w:eastAsia="Cambria" w:hAnsi="Arial" w:cs="Arial"/>
                <w:b/>
              </w:rPr>
            </w:pPr>
            <w:r w:rsidRPr="007C21EA">
              <w:rPr>
                <w:rFonts w:ascii="Arial" w:eastAsia="Cambria" w:hAnsi="Arial" w:cs="Arial"/>
                <w:b/>
              </w:rPr>
              <w:t>Accession Number</w:t>
            </w:r>
          </w:p>
        </w:tc>
      </w:tr>
      <w:tr w:rsidR="000207FA" w:rsidRPr="007C21EA" w14:paraId="3422A12E" w14:textId="77777777">
        <w:tc>
          <w:tcPr>
            <w:tcW w:w="1215" w:type="dxa"/>
            <w:shd w:val="clear" w:color="auto" w:fill="auto"/>
            <w:tcMar>
              <w:top w:w="100" w:type="dxa"/>
              <w:left w:w="100" w:type="dxa"/>
              <w:bottom w:w="100" w:type="dxa"/>
              <w:right w:w="100" w:type="dxa"/>
            </w:tcMar>
          </w:tcPr>
          <w:p w14:paraId="000000B5" w14:textId="77777777" w:rsidR="000207FA" w:rsidRPr="007C21EA" w:rsidRDefault="00563D7E">
            <w:pPr>
              <w:widowControl w:val="0"/>
              <w:rPr>
                <w:rFonts w:ascii="Arial" w:eastAsia="Cambria" w:hAnsi="Arial" w:cs="Arial"/>
              </w:rPr>
            </w:pPr>
            <w:r w:rsidRPr="007C21EA">
              <w:rPr>
                <w:rFonts w:ascii="Arial" w:eastAsia="Cambria" w:hAnsi="Arial" w:cs="Arial"/>
              </w:rPr>
              <w:t>EF09PII</w:t>
            </w:r>
          </w:p>
        </w:tc>
        <w:tc>
          <w:tcPr>
            <w:tcW w:w="1065" w:type="dxa"/>
            <w:shd w:val="clear" w:color="auto" w:fill="auto"/>
            <w:tcMar>
              <w:top w:w="100" w:type="dxa"/>
              <w:left w:w="100" w:type="dxa"/>
              <w:bottom w:w="100" w:type="dxa"/>
              <w:right w:w="100" w:type="dxa"/>
            </w:tcMar>
          </w:tcPr>
          <w:p w14:paraId="000000B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7" w14:textId="77777777" w:rsidR="000207FA" w:rsidRPr="007C21EA" w:rsidRDefault="00563D7E">
            <w:pPr>
              <w:widowControl w:val="0"/>
              <w:rPr>
                <w:rFonts w:ascii="Arial" w:eastAsia="Cambria" w:hAnsi="Arial" w:cs="Arial"/>
              </w:rPr>
            </w:pPr>
            <w:r w:rsidRPr="007C21EA">
              <w:rPr>
                <w:rFonts w:ascii="Arial" w:eastAsia="Cambria" w:hAnsi="Arial" w:cs="Arial"/>
              </w:rPr>
              <w:t>Tetracycline, vancomycin</w:t>
            </w:r>
          </w:p>
        </w:tc>
        <w:tc>
          <w:tcPr>
            <w:tcW w:w="2190" w:type="dxa"/>
            <w:shd w:val="clear" w:color="auto" w:fill="auto"/>
            <w:tcMar>
              <w:top w:w="100" w:type="dxa"/>
              <w:left w:w="100" w:type="dxa"/>
              <w:bottom w:w="100" w:type="dxa"/>
              <w:right w:w="100" w:type="dxa"/>
            </w:tcMar>
          </w:tcPr>
          <w:p w14:paraId="000000B8" w14:textId="77777777" w:rsidR="000207FA" w:rsidRPr="007C21EA" w:rsidRDefault="000207FA">
            <w:pPr>
              <w:widowControl w:val="0"/>
              <w:rPr>
                <w:rFonts w:ascii="Arial" w:eastAsia="Cambria" w:hAnsi="Arial" w:cs="Arial"/>
              </w:rPr>
            </w:pPr>
          </w:p>
        </w:tc>
      </w:tr>
      <w:tr w:rsidR="000207FA" w:rsidRPr="007C21EA" w14:paraId="2F8E4298" w14:textId="77777777">
        <w:tc>
          <w:tcPr>
            <w:tcW w:w="1215" w:type="dxa"/>
            <w:shd w:val="clear" w:color="auto" w:fill="auto"/>
            <w:tcMar>
              <w:top w:w="100" w:type="dxa"/>
              <w:left w:w="100" w:type="dxa"/>
              <w:bottom w:w="100" w:type="dxa"/>
              <w:right w:w="100" w:type="dxa"/>
            </w:tcMar>
          </w:tcPr>
          <w:p w14:paraId="000000B9" w14:textId="77777777" w:rsidR="000207FA" w:rsidRPr="007C21EA" w:rsidRDefault="00563D7E">
            <w:pPr>
              <w:widowControl w:val="0"/>
              <w:rPr>
                <w:rFonts w:ascii="Arial" w:eastAsia="Cambria" w:hAnsi="Arial" w:cs="Arial"/>
              </w:rPr>
            </w:pPr>
            <w:r w:rsidRPr="007C21EA">
              <w:rPr>
                <w:rFonts w:ascii="Arial" w:eastAsia="Cambria" w:hAnsi="Arial" w:cs="Arial"/>
              </w:rPr>
              <w:t>EF116PII</w:t>
            </w:r>
          </w:p>
        </w:tc>
        <w:tc>
          <w:tcPr>
            <w:tcW w:w="1065" w:type="dxa"/>
            <w:shd w:val="clear" w:color="auto" w:fill="auto"/>
            <w:tcMar>
              <w:top w:w="100" w:type="dxa"/>
              <w:left w:w="100" w:type="dxa"/>
              <w:bottom w:w="100" w:type="dxa"/>
              <w:right w:w="100" w:type="dxa"/>
            </w:tcMar>
          </w:tcPr>
          <w:p w14:paraId="000000BA"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BB" w14:textId="77777777" w:rsidR="000207FA" w:rsidRPr="007C21EA" w:rsidRDefault="00563D7E">
            <w:pPr>
              <w:widowControl w:val="0"/>
              <w:rPr>
                <w:rFonts w:ascii="Arial" w:eastAsia="Cambria" w:hAnsi="Arial" w:cs="Arial"/>
              </w:rPr>
            </w:pPr>
            <w:r w:rsidRPr="007C21EA">
              <w:rPr>
                <w:rFonts w:ascii="Arial" w:eastAsia="Cambria" w:hAnsi="Arial" w:cs="Arial"/>
              </w:rPr>
              <w:t>Gentamicin-syn, tetracycline, vancomycin</w:t>
            </w:r>
          </w:p>
        </w:tc>
        <w:tc>
          <w:tcPr>
            <w:tcW w:w="2190" w:type="dxa"/>
            <w:shd w:val="clear" w:color="auto" w:fill="auto"/>
            <w:tcMar>
              <w:top w:w="100" w:type="dxa"/>
              <w:left w:w="100" w:type="dxa"/>
              <w:bottom w:w="100" w:type="dxa"/>
              <w:right w:w="100" w:type="dxa"/>
            </w:tcMar>
          </w:tcPr>
          <w:p w14:paraId="000000BC" w14:textId="77777777" w:rsidR="000207FA" w:rsidRPr="007C21EA" w:rsidRDefault="000207FA">
            <w:pPr>
              <w:widowControl w:val="0"/>
              <w:rPr>
                <w:rFonts w:ascii="Arial" w:eastAsia="Cambria" w:hAnsi="Arial" w:cs="Arial"/>
              </w:rPr>
            </w:pPr>
          </w:p>
        </w:tc>
      </w:tr>
      <w:tr w:rsidR="000207FA" w:rsidRPr="007C21EA" w14:paraId="7F9D95BC" w14:textId="77777777">
        <w:tc>
          <w:tcPr>
            <w:tcW w:w="1215" w:type="dxa"/>
            <w:shd w:val="clear" w:color="auto" w:fill="auto"/>
            <w:tcMar>
              <w:top w:w="100" w:type="dxa"/>
              <w:left w:w="100" w:type="dxa"/>
              <w:bottom w:w="100" w:type="dxa"/>
              <w:right w:w="100" w:type="dxa"/>
            </w:tcMar>
          </w:tcPr>
          <w:p w14:paraId="000000BD" w14:textId="77777777" w:rsidR="000207FA" w:rsidRPr="007C21EA" w:rsidRDefault="00563D7E">
            <w:pPr>
              <w:widowControl w:val="0"/>
              <w:rPr>
                <w:rFonts w:ascii="Arial" w:eastAsia="Cambria" w:hAnsi="Arial" w:cs="Arial"/>
              </w:rPr>
            </w:pPr>
            <w:r w:rsidRPr="007C21EA">
              <w:rPr>
                <w:rFonts w:ascii="Arial" w:eastAsia="Cambria" w:hAnsi="Arial" w:cs="Arial"/>
              </w:rPr>
              <w:t>EF06PII</w:t>
            </w:r>
          </w:p>
        </w:tc>
        <w:tc>
          <w:tcPr>
            <w:tcW w:w="1065" w:type="dxa"/>
            <w:shd w:val="clear" w:color="auto" w:fill="auto"/>
            <w:tcMar>
              <w:top w:w="100" w:type="dxa"/>
              <w:left w:w="100" w:type="dxa"/>
              <w:bottom w:w="100" w:type="dxa"/>
              <w:right w:w="100" w:type="dxa"/>
            </w:tcMar>
          </w:tcPr>
          <w:p w14:paraId="000000B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B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0" w14:textId="77777777" w:rsidR="000207FA" w:rsidRPr="007C21EA" w:rsidRDefault="000207FA">
            <w:pPr>
              <w:widowControl w:val="0"/>
              <w:rPr>
                <w:rFonts w:ascii="Arial" w:eastAsia="Cambria" w:hAnsi="Arial" w:cs="Arial"/>
              </w:rPr>
            </w:pPr>
          </w:p>
        </w:tc>
      </w:tr>
      <w:tr w:rsidR="000207FA" w:rsidRPr="007C21EA" w14:paraId="5B86494D" w14:textId="77777777">
        <w:tc>
          <w:tcPr>
            <w:tcW w:w="1215" w:type="dxa"/>
            <w:shd w:val="clear" w:color="auto" w:fill="auto"/>
            <w:tcMar>
              <w:top w:w="100" w:type="dxa"/>
              <w:left w:w="100" w:type="dxa"/>
              <w:bottom w:w="100" w:type="dxa"/>
              <w:right w:w="100" w:type="dxa"/>
            </w:tcMar>
          </w:tcPr>
          <w:p w14:paraId="000000C1" w14:textId="77777777" w:rsidR="000207FA" w:rsidRPr="007C21EA" w:rsidRDefault="00563D7E">
            <w:pPr>
              <w:widowControl w:val="0"/>
              <w:rPr>
                <w:rFonts w:ascii="Arial" w:eastAsia="Cambria" w:hAnsi="Arial" w:cs="Arial"/>
              </w:rPr>
            </w:pPr>
            <w:r w:rsidRPr="007C21EA">
              <w:rPr>
                <w:rFonts w:ascii="Arial" w:eastAsia="Cambria" w:hAnsi="Arial" w:cs="Arial"/>
              </w:rPr>
              <w:t>EF18PII</w:t>
            </w:r>
          </w:p>
        </w:tc>
        <w:tc>
          <w:tcPr>
            <w:tcW w:w="1065" w:type="dxa"/>
            <w:shd w:val="clear" w:color="auto" w:fill="auto"/>
            <w:tcMar>
              <w:top w:w="100" w:type="dxa"/>
              <w:left w:w="100" w:type="dxa"/>
              <w:bottom w:w="100" w:type="dxa"/>
              <w:right w:w="100" w:type="dxa"/>
            </w:tcMar>
          </w:tcPr>
          <w:p w14:paraId="000000C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4" w14:textId="77777777" w:rsidR="000207FA" w:rsidRPr="007C21EA" w:rsidRDefault="000207FA">
            <w:pPr>
              <w:widowControl w:val="0"/>
              <w:rPr>
                <w:rFonts w:ascii="Arial" w:eastAsia="Cambria" w:hAnsi="Arial" w:cs="Arial"/>
              </w:rPr>
            </w:pPr>
          </w:p>
        </w:tc>
      </w:tr>
      <w:tr w:rsidR="000207FA" w:rsidRPr="007C21EA" w14:paraId="49B7007D" w14:textId="77777777">
        <w:tc>
          <w:tcPr>
            <w:tcW w:w="1215" w:type="dxa"/>
            <w:shd w:val="clear" w:color="auto" w:fill="auto"/>
            <w:tcMar>
              <w:top w:w="100" w:type="dxa"/>
              <w:left w:w="100" w:type="dxa"/>
              <w:bottom w:w="100" w:type="dxa"/>
              <w:right w:w="100" w:type="dxa"/>
            </w:tcMar>
          </w:tcPr>
          <w:p w14:paraId="000000C5" w14:textId="77777777" w:rsidR="000207FA" w:rsidRPr="007C21EA" w:rsidRDefault="00563D7E">
            <w:pPr>
              <w:widowControl w:val="0"/>
              <w:rPr>
                <w:rFonts w:ascii="Arial" w:eastAsia="Cambria" w:hAnsi="Arial" w:cs="Arial"/>
              </w:rPr>
            </w:pPr>
            <w:r w:rsidRPr="007C21EA">
              <w:rPr>
                <w:rFonts w:ascii="Arial" w:eastAsia="Cambria" w:hAnsi="Arial" w:cs="Arial"/>
              </w:rPr>
              <w:t>EF20PII</w:t>
            </w:r>
          </w:p>
        </w:tc>
        <w:tc>
          <w:tcPr>
            <w:tcW w:w="1065" w:type="dxa"/>
            <w:shd w:val="clear" w:color="auto" w:fill="auto"/>
            <w:tcMar>
              <w:top w:w="100" w:type="dxa"/>
              <w:left w:w="100" w:type="dxa"/>
              <w:bottom w:w="100" w:type="dxa"/>
              <w:right w:w="100" w:type="dxa"/>
            </w:tcMar>
          </w:tcPr>
          <w:p w14:paraId="000000C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8" w14:textId="77777777" w:rsidR="000207FA" w:rsidRPr="007C21EA" w:rsidRDefault="000207FA">
            <w:pPr>
              <w:widowControl w:val="0"/>
              <w:rPr>
                <w:rFonts w:ascii="Arial" w:eastAsia="Cambria" w:hAnsi="Arial" w:cs="Arial"/>
              </w:rPr>
            </w:pPr>
          </w:p>
        </w:tc>
      </w:tr>
      <w:tr w:rsidR="000207FA" w:rsidRPr="007C21EA" w14:paraId="0C9A9C5F" w14:textId="77777777">
        <w:tc>
          <w:tcPr>
            <w:tcW w:w="1215" w:type="dxa"/>
            <w:shd w:val="clear" w:color="auto" w:fill="auto"/>
            <w:tcMar>
              <w:top w:w="100" w:type="dxa"/>
              <w:left w:w="100" w:type="dxa"/>
              <w:bottom w:w="100" w:type="dxa"/>
              <w:right w:w="100" w:type="dxa"/>
            </w:tcMar>
          </w:tcPr>
          <w:p w14:paraId="000000C9" w14:textId="77777777" w:rsidR="000207FA" w:rsidRPr="007C21EA" w:rsidRDefault="00563D7E">
            <w:pPr>
              <w:widowControl w:val="0"/>
              <w:rPr>
                <w:rFonts w:ascii="Arial" w:eastAsia="Cambria" w:hAnsi="Arial" w:cs="Arial"/>
              </w:rPr>
            </w:pPr>
            <w:r w:rsidRPr="007C21EA">
              <w:rPr>
                <w:rFonts w:ascii="Arial" w:eastAsia="Cambria" w:hAnsi="Arial" w:cs="Arial"/>
              </w:rPr>
              <w:t>EF34PII</w:t>
            </w:r>
          </w:p>
        </w:tc>
        <w:tc>
          <w:tcPr>
            <w:tcW w:w="1065" w:type="dxa"/>
            <w:shd w:val="clear" w:color="auto" w:fill="auto"/>
            <w:tcMar>
              <w:top w:w="100" w:type="dxa"/>
              <w:left w:w="100" w:type="dxa"/>
              <w:bottom w:w="100" w:type="dxa"/>
              <w:right w:w="100" w:type="dxa"/>
            </w:tcMar>
          </w:tcPr>
          <w:p w14:paraId="000000C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CC" w14:textId="77777777" w:rsidR="000207FA" w:rsidRPr="007C21EA" w:rsidRDefault="000207FA">
            <w:pPr>
              <w:widowControl w:val="0"/>
              <w:rPr>
                <w:rFonts w:ascii="Arial" w:eastAsia="Cambria" w:hAnsi="Arial" w:cs="Arial"/>
              </w:rPr>
            </w:pPr>
          </w:p>
        </w:tc>
      </w:tr>
      <w:tr w:rsidR="000207FA" w:rsidRPr="007C21EA" w14:paraId="226D9DA3" w14:textId="77777777">
        <w:tc>
          <w:tcPr>
            <w:tcW w:w="1215" w:type="dxa"/>
            <w:shd w:val="clear" w:color="auto" w:fill="auto"/>
            <w:tcMar>
              <w:top w:w="100" w:type="dxa"/>
              <w:left w:w="100" w:type="dxa"/>
              <w:bottom w:w="100" w:type="dxa"/>
              <w:right w:w="100" w:type="dxa"/>
            </w:tcMar>
          </w:tcPr>
          <w:p w14:paraId="000000CD" w14:textId="77777777" w:rsidR="000207FA" w:rsidRPr="007C21EA" w:rsidRDefault="00563D7E">
            <w:pPr>
              <w:widowControl w:val="0"/>
              <w:rPr>
                <w:rFonts w:ascii="Arial" w:eastAsia="Cambria" w:hAnsi="Arial" w:cs="Arial"/>
              </w:rPr>
            </w:pPr>
            <w:r w:rsidRPr="007C21EA">
              <w:rPr>
                <w:rFonts w:ascii="Arial" w:eastAsia="Cambria" w:hAnsi="Arial" w:cs="Arial"/>
              </w:rPr>
              <w:t>EF41PII</w:t>
            </w:r>
          </w:p>
        </w:tc>
        <w:tc>
          <w:tcPr>
            <w:tcW w:w="1065" w:type="dxa"/>
            <w:shd w:val="clear" w:color="auto" w:fill="auto"/>
            <w:tcMar>
              <w:top w:w="100" w:type="dxa"/>
              <w:left w:w="100" w:type="dxa"/>
              <w:bottom w:w="100" w:type="dxa"/>
              <w:right w:w="100" w:type="dxa"/>
            </w:tcMar>
          </w:tcPr>
          <w:p w14:paraId="000000C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CF" w14:textId="77777777" w:rsidR="000207FA" w:rsidRPr="007C21EA" w:rsidRDefault="00563D7E">
            <w:pPr>
              <w:widowControl w:val="0"/>
              <w:rPr>
                <w:rFonts w:ascii="Arial" w:eastAsia="Cambria" w:hAnsi="Arial" w:cs="Arial"/>
              </w:rPr>
            </w:pPr>
            <w:r w:rsidRPr="007C21EA">
              <w:rPr>
                <w:rFonts w:ascii="Arial" w:eastAsia="Cambria" w:hAnsi="Arial" w:cs="Arial"/>
              </w:rPr>
              <w:t>Ampicillin, gentamicin-syn, penicillin G, tetracycline, vancomycin</w:t>
            </w:r>
          </w:p>
        </w:tc>
        <w:tc>
          <w:tcPr>
            <w:tcW w:w="2190" w:type="dxa"/>
            <w:shd w:val="clear" w:color="auto" w:fill="auto"/>
            <w:tcMar>
              <w:top w:w="100" w:type="dxa"/>
              <w:left w:w="100" w:type="dxa"/>
              <w:bottom w:w="100" w:type="dxa"/>
              <w:right w:w="100" w:type="dxa"/>
            </w:tcMar>
          </w:tcPr>
          <w:p w14:paraId="000000D0" w14:textId="77777777" w:rsidR="000207FA" w:rsidRPr="007C21EA" w:rsidRDefault="000207FA">
            <w:pPr>
              <w:widowControl w:val="0"/>
              <w:rPr>
                <w:rFonts w:ascii="Arial" w:eastAsia="Cambria" w:hAnsi="Arial" w:cs="Arial"/>
              </w:rPr>
            </w:pPr>
          </w:p>
        </w:tc>
      </w:tr>
      <w:tr w:rsidR="000207FA" w:rsidRPr="007C21EA" w14:paraId="624547BC" w14:textId="77777777">
        <w:tc>
          <w:tcPr>
            <w:tcW w:w="1215" w:type="dxa"/>
            <w:shd w:val="clear" w:color="auto" w:fill="auto"/>
            <w:tcMar>
              <w:top w:w="100" w:type="dxa"/>
              <w:left w:w="100" w:type="dxa"/>
              <w:bottom w:w="100" w:type="dxa"/>
              <w:right w:w="100" w:type="dxa"/>
            </w:tcMar>
          </w:tcPr>
          <w:p w14:paraId="000000D1" w14:textId="77777777" w:rsidR="000207FA" w:rsidRPr="007C21EA" w:rsidRDefault="00563D7E">
            <w:pPr>
              <w:widowControl w:val="0"/>
              <w:rPr>
                <w:rFonts w:ascii="Arial" w:eastAsia="Cambria" w:hAnsi="Arial" w:cs="Arial"/>
              </w:rPr>
            </w:pPr>
            <w:r w:rsidRPr="007C21EA">
              <w:rPr>
                <w:rFonts w:ascii="Arial" w:eastAsia="Cambria" w:hAnsi="Arial" w:cs="Arial"/>
              </w:rPr>
              <w:t>EF48PII</w:t>
            </w:r>
          </w:p>
        </w:tc>
        <w:tc>
          <w:tcPr>
            <w:tcW w:w="1065" w:type="dxa"/>
            <w:shd w:val="clear" w:color="auto" w:fill="auto"/>
            <w:tcMar>
              <w:top w:w="100" w:type="dxa"/>
              <w:left w:w="100" w:type="dxa"/>
              <w:bottom w:w="100" w:type="dxa"/>
              <w:right w:w="100" w:type="dxa"/>
            </w:tcMar>
          </w:tcPr>
          <w:p w14:paraId="000000D2"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3"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4" w14:textId="77777777" w:rsidR="000207FA" w:rsidRPr="007C21EA" w:rsidRDefault="000207FA">
            <w:pPr>
              <w:widowControl w:val="0"/>
              <w:rPr>
                <w:rFonts w:ascii="Arial" w:eastAsia="Cambria" w:hAnsi="Arial" w:cs="Arial"/>
              </w:rPr>
            </w:pPr>
          </w:p>
        </w:tc>
      </w:tr>
      <w:tr w:rsidR="000207FA" w:rsidRPr="007C21EA" w14:paraId="16DDE91E" w14:textId="77777777">
        <w:tc>
          <w:tcPr>
            <w:tcW w:w="1215" w:type="dxa"/>
            <w:shd w:val="clear" w:color="auto" w:fill="auto"/>
            <w:tcMar>
              <w:top w:w="100" w:type="dxa"/>
              <w:left w:w="100" w:type="dxa"/>
              <w:bottom w:w="100" w:type="dxa"/>
              <w:right w:w="100" w:type="dxa"/>
            </w:tcMar>
          </w:tcPr>
          <w:p w14:paraId="000000D5" w14:textId="77777777" w:rsidR="000207FA" w:rsidRPr="007C21EA" w:rsidRDefault="00563D7E">
            <w:pPr>
              <w:widowControl w:val="0"/>
              <w:rPr>
                <w:rFonts w:ascii="Arial" w:eastAsia="Cambria" w:hAnsi="Arial" w:cs="Arial"/>
              </w:rPr>
            </w:pPr>
            <w:r w:rsidRPr="007C21EA">
              <w:rPr>
                <w:rFonts w:ascii="Arial" w:eastAsia="Cambria" w:hAnsi="Arial" w:cs="Arial"/>
              </w:rPr>
              <w:t>EF50PII</w:t>
            </w:r>
          </w:p>
        </w:tc>
        <w:tc>
          <w:tcPr>
            <w:tcW w:w="1065" w:type="dxa"/>
            <w:shd w:val="clear" w:color="auto" w:fill="auto"/>
            <w:tcMar>
              <w:top w:w="100" w:type="dxa"/>
              <w:left w:w="100" w:type="dxa"/>
              <w:bottom w:w="100" w:type="dxa"/>
              <w:right w:w="100" w:type="dxa"/>
            </w:tcMar>
          </w:tcPr>
          <w:p w14:paraId="000000D6"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7"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vancomycin</w:t>
            </w:r>
          </w:p>
        </w:tc>
        <w:tc>
          <w:tcPr>
            <w:tcW w:w="2190" w:type="dxa"/>
            <w:shd w:val="clear" w:color="auto" w:fill="auto"/>
            <w:tcMar>
              <w:top w:w="100" w:type="dxa"/>
              <w:left w:w="100" w:type="dxa"/>
              <w:bottom w:w="100" w:type="dxa"/>
              <w:right w:w="100" w:type="dxa"/>
            </w:tcMar>
          </w:tcPr>
          <w:p w14:paraId="000000D8" w14:textId="77777777" w:rsidR="000207FA" w:rsidRPr="007C21EA" w:rsidRDefault="000207FA">
            <w:pPr>
              <w:widowControl w:val="0"/>
              <w:rPr>
                <w:rFonts w:ascii="Arial" w:eastAsia="Cambria" w:hAnsi="Arial" w:cs="Arial"/>
              </w:rPr>
            </w:pPr>
          </w:p>
        </w:tc>
      </w:tr>
      <w:tr w:rsidR="000207FA" w:rsidRPr="007C21EA" w14:paraId="5A44D400" w14:textId="77777777">
        <w:tc>
          <w:tcPr>
            <w:tcW w:w="1215" w:type="dxa"/>
            <w:shd w:val="clear" w:color="auto" w:fill="auto"/>
            <w:tcMar>
              <w:top w:w="100" w:type="dxa"/>
              <w:left w:w="100" w:type="dxa"/>
              <w:bottom w:w="100" w:type="dxa"/>
              <w:right w:w="100" w:type="dxa"/>
            </w:tcMar>
          </w:tcPr>
          <w:p w14:paraId="000000D9" w14:textId="77777777" w:rsidR="000207FA" w:rsidRPr="007C21EA" w:rsidRDefault="00563D7E">
            <w:pPr>
              <w:widowControl w:val="0"/>
              <w:rPr>
                <w:rFonts w:ascii="Arial" w:eastAsia="Cambria" w:hAnsi="Arial" w:cs="Arial"/>
              </w:rPr>
            </w:pPr>
            <w:r w:rsidRPr="007C21EA">
              <w:rPr>
                <w:rFonts w:ascii="Arial" w:eastAsia="Cambria" w:hAnsi="Arial" w:cs="Arial"/>
              </w:rPr>
              <w:t>EF79PII</w:t>
            </w:r>
          </w:p>
        </w:tc>
        <w:tc>
          <w:tcPr>
            <w:tcW w:w="1065" w:type="dxa"/>
            <w:shd w:val="clear" w:color="auto" w:fill="auto"/>
            <w:tcMar>
              <w:top w:w="100" w:type="dxa"/>
              <w:left w:w="100" w:type="dxa"/>
              <w:bottom w:w="100" w:type="dxa"/>
              <w:right w:w="100" w:type="dxa"/>
            </w:tcMar>
          </w:tcPr>
          <w:p w14:paraId="000000D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B"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DC" w14:textId="77777777" w:rsidR="000207FA" w:rsidRPr="007C21EA" w:rsidRDefault="000207FA">
            <w:pPr>
              <w:widowControl w:val="0"/>
              <w:rPr>
                <w:rFonts w:ascii="Arial" w:eastAsia="Cambria" w:hAnsi="Arial" w:cs="Arial"/>
              </w:rPr>
            </w:pPr>
          </w:p>
        </w:tc>
      </w:tr>
      <w:tr w:rsidR="000207FA" w:rsidRPr="007C21EA" w14:paraId="1D85F55E" w14:textId="77777777">
        <w:tc>
          <w:tcPr>
            <w:tcW w:w="1215" w:type="dxa"/>
            <w:shd w:val="clear" w:color="auto" w:fill="auto"/>
            <w:tcMar>
              <w:top w:w="100" w:type="dxa"/>
              <w:left w:w="100" w:type="dxa"/>
              <w:bottom w:w="100" w:type="dxa"/>
              <w:right w:w="100" w:type="dxa"/>
            </w:tcMar>
          </w:tcPr>
          <w:p w14:paraId="000000DD" w14:textId="77777777" w:rsidR="000207FA" w:rsidRPr="007C21EA" w:rsidRDefault="00563D7E">
            <w:pPr>
              <w:widowControl w:val="0"/>
              <w:rPr>
                <w:rFonts w:ascii="Arial" w:eastAsia="Cambria" w:hAnsi="Arial" w:cs="Arial"/>
              </w:rPr>
            </w:pPr>
            <w:r w:rsidRPr="007C21EA">
              <w:rPr>
                <w:rFonts w:ascii="Arial" w:eastAsia="Cambria" w:hAnsi="Arial" w:cs="Arial"/>
              </w:rPr>
              <w:t>EF98PII</w:t>
            </w:r>
          </w:p>
        </w:tc>
        <w:tc>
          <w:tcPr>
            <w:tcW w:w="1065" w:type="dxa"/>
            <w:shd w:val="clear" w:color="auto" w:fill="auto"/>
            <w:tcMar>
              <w:top w:w="100" w:type="dxa"/>
              <w:left w:w="100" w:type="dxa"/>
              <w:bottom w:w="100" w:type="dxa"/>
              <w:right w:w="100" w:type="dxa"/>
            </w:tcMar>
          </w:tcPr>
          <w:p w14:paraId="000000DE"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DF" w14:textId="77777777" w:rsidR="000207FA" w:rsidRPr="007C21EA" w:rsidRDefault="00563D7E">
            <w:pPr>
              <w:widowControl w:val="0"/>
              <w:rPr>
                <w:rFonts w:ascii="Arial" w:eastAsia="Cambria" w:hAnsi="Arial" w:cs="Arial"/>
              </w:rPr>
            </w:pPr>
            <w:r w:rsidRPr="007C21EA">
              <w:rPr>
                <w:rFonts w:ascii="Arial" w:eastAsia="Cambria" w:hAnsi="Arial" w:cs="Arial"/>
              </w:rPr>
              <w:t>Ampicillin, penicillin G, tetracycline, vancomycin</w:t>
            </w:r>
          </w:p>
        </w:tc>
        <w:tc>
          <w:tcPr>
            <w:tcW w:w="2190" w:type="dxa"/>
            <w:shd w:val="clear" w:color="auto" w:fill="auto"/>
            <w:tcMar>
              <w:top w:w="100" w:type="dxa"/>
              <w:left w:w="100" w:type="dxa"/>
              <w:bottom w:w="100" w:type="dxa"/>
              <w:right w:w="100" w:type="dxa"/>
            </w:tcMar>
          </w:tcPr>
          <w:p w14:paraId="000000E0" w14:textId="77777777" w:rsidR="000207FA" w:rsidRPr="007C21EA" w:rsidRDefault="000207FA">
            <w:pPr>
              <w:widowControl w:val="0"/>
              <w:rPr>
                <w:rFonts w:ascii="Arial" w:eastAsia="Cambria" w:hAnsi="Arial" w:cs="Arial"/>
              </w:rPr>
            </w:pPr>
          </w:p>
        </w:tc>
      </w:tr>
      <w:tr w:rsidR="000207FA" w:rsidRPr="007C21EA" w14:paraId="3722EA2B" w14:textId="77777777">
        <w:tc>
          <w:tcPr>
            <w:tcW w:w="1215" w:type="dxa"/>
            <w:shd w:val="clear" w:color="auto" w:fill="auto"/>
            <w:tcMar>
              <w:top w:w="100" w:type="dxa"/>
              <w:left w:w="100" w:type="dxa"/>
              <w:bottom w:w="100" w:type="dxa"/>
              <w:right w:w="100" w:type="dxa"/>
            </w:tcMar>
          </w:tcPr>
          <w:p w14:paraId="000000E1" w14:textId="77777777" w:rsidR="000207FA" w:rsidRPr="007C21EA" w:rsidRDefault="00563D7E">
            <w:pPr>
              <w:widowControl w:val="0"/>
              <w:rPr>
                <w:rFonts w:ascii="Arial" w:eastAsia="Cambria" w:hAnsi="Arial" w:cs="Arial"/>
              </w:rPr>
            </w:pPr>
            <w:r w:rsidRPr="007C21EA">
              <w:rPr>
                <w:rFonts w:ascii="Arial" w:eastAsia="Cambria" w:hAnsi="Arial" w:cs="Arial"/>
              </w:rPr>
              <w:t>B3286</w:t>
            </w:r>
          </w:p>
        </w:tc>
        <w:tc>
          <w:tcPr>
            <w:tcW w:w="1065" w:type="dxa"/>
            <w:shd w:val="clear" w:color="auto" w:fill="auto"/>
            <w:tcMar>
              <w:top w:w="100" w:type="dxa"/>
              <w:left w:w="100" w:type="dxa"/>
              <w:bottom w:w="100" w:type="dxa"/>
              <w:right w:w="100" w:type="dxa"/>
            </w:tcMar>
          </w:tcPr>
          <w:p w14:paraId="000000E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3" w14:textId="77777777" w:rsidR="000207FA" w:rsidRPr="007C21EA" w:rsidRDefault="00563D7E">
            <w:pPr>
              <w:widowControl w:val="0"/>
              <w:rPr>
                <w:rFonts w:ascii="Arial" w:eastAsia="Cambria" w:hAnsi="Arial" w:cs="Arial"/>
              </w:rPr>
            </w:pPr>
            <w:r w:rsidRPr="007C21EA">
              <w:rPr>
                <w:rFonts w:ascii="Arial" w:eastAsia="Cambria" w:hAnsi="Arial" w:cs="Arial"/>
              </w:rPr>
              <w:t>Erythromycin, cefazolin, cefoxitin, clindamycin, gentamicin, gent synergy, oxacillin, trimethoprim/sulfa</w:t>
            </w:r>
          </w:p>
        </w:tc>
        <w:tc>
          <w:tcPr>
            <w:tcW w:w="2190" w:type="dxa"/>
            <w:shd w:val="clear" w:color="auto" w:fill="auto"/>
            <w:tcMar>
              <w:top w:w="100" w:type="dxa"/>
              <w:left w:w="100" w:type="dxa"/>
              <w:bottom w:w="100" w:type="dxa"/>
              <w:right w:w="100" w:type="dxa"/>
            </w:tcMar>
          </w:tcPr>
          <w:p w14:paraId="000000E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AIRI00000000.1</w:t>
            </w:r>
          </w:p>
        </w:tc>
      </w:tr>
      <w:tr w:rsidR="000207FA" w:rsidRPr="007C21EA" w14:paraId="517E575A" w14:textId="77777777">
        <w:tc>
          <w:tcPr>
            <w:tcW w:w="1215" w:type="dxa"/>
            <w:shd w:val="clear" w:color="auto" w:fill="auto"/>
            <w:tcMar>
              <w:top w:w="100" w:type="dxa"/>
              <w:left w:w="100" w:type="dxa"/>
              <w:bottom w:w="100" w:type="dxa"/>
              <w:right w:w="100" w:type="dxa"/>
            </w:tcMar>
          </w:tcPr>
          <w:p w14:paraId="000000E5" w14:textId="77777777" w:rsidR="000207FA" w:rsidRPr="007C21EA" w:rsidRDefault="00563D7E">
            <w:pPr>
              <w:widowControl w:val="0"/>
              <w:rPr>
                <w:rFonts w:ascii="Arial" w:eastAsia="Cambria" w:hAnsi="Arial" w:cs="Arial"/>
              </w:rPr>
            </w:pPr>
            <w:r w:rsidRPr="007C21EA">
              <w:rPr>
                <w:rFonts w:ascii="Arial" w:eastAsia="Cambria" w:hAnsi="Arial" w:cs="Arial"/>
              </w:rPr>
              <w:t>Ent6</w:t>
            </w:r>
          </w:p>
        </w:tc>
        <w:tc>
          <w:tcPr>
            <w:tcW w:w="1065" w:type="dxa"/>
            <w:shd w:val="clear" w:color="auto" w:fill="auto"/>
            <w:tcMar>
              <w:top w:w="100" w:type="dxa"/>
              <w:left w:w="100" w:type="dxa"/>
              <w:bottom w:w="100" w:type="dxa"/>
              <w:right w:w="100" w:type="dxa"/>
            </w:tcMar>
          </w:tcPr>
          <w:p w14:paraId="000000E6"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7"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8" w14:textId="77777777" w:rsidR="000207FA" w:rsidRPr="007C21EA" w:rsidRDefault="000207FA">
            <w:pPr>
              <w:widowControl w:val="0"/>
              <w:rPr>
                <w:rFonts w:ascii="Arial" w:eastAsia="Cambria" w:hAnsi="Arial" w:cs="Arial"/>
              </w:rPr>
            </w:pPr>
          </w:p>
        </w:tc>
      </w:tr>
      <w:tr w:rsidR="000207FA" w:rsidRPr="007C21EA" w14:paraId="76E9E877" w14:textId="77777777">
        <w:tc>
          <w:tcPr>
            <w:tcW w:w="1215" w:type="dxa"/>
            <w:shd w:val="clear" w:color="auto" w:fill="auto"/>
            <w:tcMar>
              <w:top w:w="100" w:type="dxa"/>
              <w:left w:w="100" w:type="dxa"/>
              <w:bottom w:w="100" w:type="dxa"/>
              <w:right w:w="100" w:type="dxa"/>
            </w:tcMar>
          </w:tcPr>
          <w:p w14:paraId="000000E9" w14:textId="77777777" w:rsidR="000207FA" w:rsidRPr="007C21EA" w:rsidRDefault="00563D7E">
            <w:pPr>
              <w:widowControl w:val="0"/>
              <w:rPr>
                <w:rFonts w:ascii="Arial" w:eastAsia="Cambria" w:hAnsi="Arial" w:cs="Arial"/>
              </w:rPr>
            </w:pPr>
            <w:r w:rsidRPr="007C21EA">
              <w:rPr>
                <w:rFonts w:ascii="Arial" w:eastAsia="Cambria" w:hAnsi="Arial" w:cs="Arial"/>
              </w:rPr>
              <w:t>Tx1330</w:t>
            </w:r>
          </w:p>
        </w:tc>
        <w:tc>
          <w:tcPr>
            <w:tcW w:w="1065" w:type="dxa"/>
            <w:shd w:val="clear" w:color="auto" w:fill="auto"/>
            <w:tcMar>
              <w:top w:w="100" w:type="dxa"/>
              <w:left w:w="100" w:type="dxa"/>
              <w:bottom w:w="100" w:type="dxa"/>
              <w:right w:w="100" w:type="dxa"/>
            </w:tcMar>
          </w:tcPr>
          <w:p w14:paraId="000000EA" w14:textId="77777777" w:rsidR="000207FA" w:rsidRPr="007C21EA" w:rsidRDefault="00563D7E">
            <w:pPr>
              <w:widowControl w:val="0"/>
              <w:rPr>
                <w:rFonts w:ascii="Arial" w:eastAsia="Cambria" w:hAnsi="Arial" w:cs="Arial"/>
                <w:i/>
              </w:rPr>
            </w:pPr>
            <w:r w:rsidRPr="007C21EA">
              <w:rPr>
                <w:rFonts w:ascii="Arial" w:eastAsia="Cambria" w:hAnsi="Arial" w:cs="Arial"/>
                <w:i/>
              </w:rPr>
              <w:t>E. faecium</w:t>
            </w:r>
          </w:p>
        </w:tc>
        <w:tc>
          <w:tcPr>
            <w:tcW w:w="4035" w:type="dxa"/>
            <w:shd w:val="clear" w:color="auto" w:fill="auto"/>
            <w:tcMar>
              <w:top w:w="100" w:type="dxa"/>
              <w:left w:w="100" w:type="dxa"/>
              <w:bottom w:w="100" w:type="dxa"/>
              <w:right w:w="100" w:type="dxa"/>
            </w:tcMar>
          </w:tcPr>
          <w:p w14:paraId="000000EB"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oxacillin, trimethoprim/sulfa</w:t>
            </w:r>
          </w:p>
        </w:tc>
        <w:tc>
          <w:tcPr>
            <w:tcW w:w="2190" w:type="dxa"/>
            <w:shd w:val="clear" w:color="auto" w:fill="auto"/>
            <w:tcMar>
              <w:top w:w="100" w:type="dxa"/>
              <w:left w:w="100" w:type="dxa"/>
              <w:bottom w:w="100" w:type="dxa"/>
              <w:right w:w="100" w:type="dxa"/>
            </w:tcMar>
          </w:tcPr>
          <w:p w14:paraId="000000EC"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ACHL00000000.1</w:t>
            </w:r>
          </w:p>
        </w:tc>
      </w:tr>
      <w:tr w:rsidR="000207FA" w:rsidRPr="007C21EA" w14:paraId="06881618" w14:textId="77777777">
        <w:tc>
          <w:tcPr>
            <w:tcW w:w="1215" w:type="dxa"/>
            <w:shd w:val="clear" w:color="auto" w:fill="auto"/>
            <w:tcMar>
              <w:top w:w="100" w:type="dxa"/>
              <w:left w:w="100" w:type="dxa"/>
              <w:bottom w:w="100" w:type="dxa"/>
              <w:right w:w="100" w:type="dxa"/>
            </w:tcMar>
          </w:tcPr>
          <w:p w14:paraId="000000ED" w14:textId="77777777" w:rsidR="000207FA" w:rsidRPr="007C21EA" w:rsidRDefault="00563D7E">
            <w:pPr>
              <w:widowControl w:val="0"/>
              <w:rPr>
                <w:rFonts w:ascii="Arial" w:eastAsia="Cambria" w:hAnsi="Arial" w:cs="Arial"/>
              </w:rPr>
            </w:pPr>
            <w:r w:rsidRPr="007C21EA">
              <w:rPr>
                <w:rFonts w:ascii="Arial" w:eastAsia="Cambria" w:hAnsi="Arial" w:cs="Arial"/>
              </w:rPr>
              <w:t>Yi6-1</w:t>
            </w:r>
          </w:p>
        </w:tc>
        <w:tc>
          <w:tcPr>
            <w:tcW w:w="1065" w:type="dxa"/>
            <w:shd w:val="clear" w:color="auto" w:fill="auto"/>
            <w:tcMar>
              <w:top w:w="100" w:type="dxa"/>
              <w:left w:w="100" w:type="dxa"/>
              <w:bottom w:w="100" w:type="dxa"/>
              <w:right w:w="100" w:type="dxa"/>
            </w:tcMar>
          </w:tcPr>
          <w:p w14:paraId="000000E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EF" w14:textId="77777777" w:rsidR="000207FA" w:rsidRPr="007C21EA" w:rsidRDefault="00563D7E">
            <w:pPr>
              <w:widowControl w:val="0"/>
              <w:rPr>
                <w:rFonts w:ascii="Arial" w:eastAsia="Cambria" w:hAnsi="Arial" w:cs="Arial"/>
              </w:rPr>
            </w:pPr>
            <w:r w:rsidRPr="007C21EA">
              <w:rPr>
                <w:rFonts w:ascii="Arial" w:eastAsia="Cambria" w:hAnsi="Arial" w:cs="Arial"/>
              </w:rPr>
              <w:t>Cefazolin, cefoxitin, clindamycin, gentamicin, gent synergy, oxacillin, tetracycline, trimethoprim/sulfa</w:t>
            </w:r>
          </w:p>
        </w:tc>
        <w:tc>
          <w:tcPr>
            <w:tcW w:w="2190" w:type="dxa"/>
            <w:shd w:val="clear" w:color="auto" w:fill="auto"/>
            <w:tcMar>
              <w:top w:w="100" w:type="dxa"/>
              <w:left w:w="100" w:type="dxa"/>
              <w:bottom w:w="100" w:type="dxa"/>
              <w:right w:w="100" w:type="dxa"/>
            </w:tcMar>
          </w:tcPr>
          <w:p w14:paraId="000000F0"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AJEO00000000.1</w:t>
            </w:r>
          </w:p>
        </w:tc>
      </w:tr>
      <w:tr w:rsidR="000207FA" w:rsidRPr="007C21EA" w14:paraId="2DC449BF" w14:textId="77777777">
        <w:tc>
          <w:tcPr>
            <w:tcW w:w="1215" w:type="dxa"/>
            <w:shd w:val="clear" w:color="auto" w:fill="auto"/>
            <w:tcMar>
              <w:top w:w="100" w:type="dxa"/>
              <w:left w:w="100" w:type="dxa"/>
              <w:bottom w:w="100" w:type="dxa"/>
              <w:right w:w="100" w:type="dxa"/>
            </w:tcMar>
          </w:tcPr>
          <w:p w14:paraId="000000F1" w14:textId="77777777" w:rsidR="000207FA" w:rsidRPr="007C21EA" w:rsidRDefault="00563D7E">
            <w:pPr>
              <w:widowControl w:val="0"/>
              <w:rPr>
                <w:rFonts w:ascii="Arial" w:eastAsia="Cambria" w:hAnsi="Arial" w:cs="Arial"/>
              </w:rPr>
            </w:pPr>
            <w:r w:rsidRPr="007C21EA">
              <w:rPr>
                <w:rFonts w:ascii="Arial" w:eastAsia="Cambria" w:hAnsi="Arial" w:cs="Arial"/>
              </w:rPr>
              <w:t>DP11</w:t>
            </w:r>
          </w:p>
        </w:tc>
        <w:tc>
          <w:tcPr>
            <w:tcW w:w="1065" w:type="dxa"/>
            <w:shd w:val="clear" w:color="auto" w:fill="auto"/>
            <w:tcMar>
              <w:top w:w="100" w:type="dxa"/>
              <w:left w:w="100" w:type="dxa"/>
              <w:bottom w:w="100" w:type="dxa"/>
              <w:right w:w="100" w:type="dxa"/>
            </w:tcMar>
          </w:tcPr>
          <w:p w14:paraId="000000F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3"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0F4" w14:textId="77777777" w:rsidR="000207FA" w:rsidRPr="007C21EA" w:rsidRDefault="000207FA">
            <w:pPr>
              <w:widowControl w:val="0"/>
              <w:rPr>
                <w:rFonts w:ascii="Arial" w:eastAsia="Cambria" w:hAnsi="Arial" w:cs="Arial"/>
              </w:rPr>
            </w:pPr>
          </w:p>
        </w:tc>
      </w:tr>
      <w:tr w:rsidR="000207FA" w:rsidRPr="007C21EA" w14:paraId="5E4DF29C" w14:textId="77777777">
        <w:tc>
          <w:tcPr>
            <w:tcW w:w="1215" w:type="dxa"/>
            <w:shd w:val="clear" w:color="auto" w:fill="auto"/>
            <w:tcMar>
              <w:top w:w="100" w:type="dxa"/>
              <w:left w:w="100" w:type="dxa"/>
              <w:bottom w:w="100" w:type="dxa"/>
              <w:right w:w="100" w:type="dxa"/>
            </w:tcMar>
          </w:tcPr>
          <w:p w14:paraId="000000F5" w14:textId="77777777" w:rsidR="000207FA" w:rsidRPr="007C21EA" w:rsidRDefault="00563D7E">
            <w:pPr>
              <w:widowControl w:val="0"/>
              <w:rPr>
                <w:rFonts w:ascii="Arial" w:eastAsia="Cambria" w:hAnsi="Arial" w:cs="Arial"/>
              </w:rPr>
            </w:pPr>
            <w:r w:rsidRPr="007C21EA">
              <w:rPr>
                <w:rFonts w:ascii="Arial" w:eastAsia="Cambria" w:hAnsi="Arial" w:cs="Arial"/>
              </w:rPr>
              <w:lastRenderedPageBreak/>
              <w:t>DP6</w:t>
            </w:r>
          </w:p>
        </w:tc>
        <w:tc>
          <w:tcPr>
            <w:tcW w:w="1065" w:type="dxa"/>
            <w:shd w:val="clear" w:color="auto" w:fill="auto"/>
            <w:tcMar>
              <w:top w:w="100" w:type="dxa"/>
              <w:left w:w="100" w:type="dxa"/>
              <w:bottom w:w="100" w:type="dxa"/>
              <w:right w:w="100" w:type="dxa"/>
            </w:tcMar>
          </w:tcPr>
          <w:p w14:paraId="000000F6"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7"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8" w14:textId="77777777" w:rsidR="000207FA" w:rsidRPr="007C21EA" w:rsidRDefault="000207FA">
            <w:pPr>
              <w:widowControl w:val="0"/>
              <w:rPr>
                <w:rFonts w:ascii="Arial" w:eastAsia="Cambria" w:hAnsi="Arial" w:cs="Arial"/>
              </w:rPr>
            </w:pPr>
          </w:p>
        </w:tc>
      </w:tr>
      <w:tr w:rsidR="000207FA" w:rsidRPr="007C21EA" w14:paraId="6F613CC9" w14:textId="77777777">
        <w:trPr>
          <w:trHeight w:val="405"/>
        </w:trPr>
        <w:tc>
          <w:tcPr>
            <w:tcW w:w="1215" w:type="dxa"/>
            <w:shd w:val="clear" w:color="auto" w:fill="auto"/>
            <w:tcMar>
              <w:top w:w="100" w:type="dxa"/>
              <w:left w:w="100" w:type="dxa"/>
              <w:bottom w:w="100" w:type="dxa"/>
              <w:right w:w="100" w:type="dxa"/>
            </w:tcMar>
          </w:tcPr>
          <w:p w14:paraId="000000F9" w14:textId="77777777" w:rsidR="000207FA" w:rsidRPr="007C21EA" w:rsidRDefault="00563D7E">
            <w:pPr>
              <w:widowControl w:val="0"/>
              <w:rPr>
                <w:rFonts w:ascii="Arial" w:eastAsia="Cambria" w:hAnsi="Arial" w:cs="Arial"/>
              </w:rPr>
            </w:pPr>
            <w:r w:rsidRPr="007C21EA">
              <w:rPr>
                <w:rFonts w:ascii="Arial" w:eastAsia="Cambria" w:hAnsi="Arial" w:cs="Arial"/>
              </w:rPr>
              <w:t>EF06</w:t>
            </w:r>
          </w:p>
        </w:tc>
        <w:tc>
          <w:tcPr>
            <w:tcW w:w="1065" w:type="dxa"/>
            <w:shd w:val="clear" w:color="auto" w:fill="auto"/>
            <w:tcMar>
              <w:top w:w="100" w:type="dxa"/>
              <w:left w:w="100" w:type="dxa"/>
              <w:bottom w:w="100" w:type="dxa"/>
              <w:right w:w="100" w:type="dxa"/>
            </w:tcMar>
          </w:tcPr>
          <w:p w14:paraId="000000FA" w14:textId="77777777" w:rsidR="000207FA" w:rsidRPr="00FD2F55" w:rsidRDefault="00563D7E">
            <w:pPr>
              <w:widowControl w:val="0"/>
              <w:rPr>
                <w:rFonts w:ascii="Arial" w:eastAsia="Cambria" w:hAnsi="Arial" w:cs="Arial"/>
                <w:i/>
                <w:color w:val="000000" w:themeColor="text1"/>
              </w:rPr>
            </w:pPr>
            <w:r w:rsidRPr="00FD2F55">
              <w:rPr>
                <w:rFonts w:ascii="Arial" w:eastAsia="Cambria" w:hAnsi="Arial" w:cs="Arial"/>
                <w:i/>
                <w:color w:val="000000" w:themeColor="text1"/>
              </w:rPr>
              <w:t>E. faecalis</w:t>
            </w:r>
          </w:p>
        </w:tc>
        <w:tc>
          <w:tcPr>
            <w:tcW w:w="4035" w:type="dxa"/>
            <w:shd w:val="clear" w:color="auto" w:fill="auto"/>
            <w:tcMar>
              <w:top w:w="100" w:type="dxa"/>
              <w:left w:w="100" w:type="dxa"/>
              <w:bottom w:w="100" w:type="dxa"/>
              <w:right w:w="100" w:type="dxa"/>
            </w:tcMar>
          </w:tcPr>
          <w:p w14:paraId="000000FB" w14:textId="77777777" w:rsidR="000207FA" w:rsidRPr="00FD2F55" w:rsidRDefault="00563D7E">
            <w:pPr>
              <w:widowControl w:val="0"/>
              <w:rPr>
                <w:rFonts w:ascii="Arial" w:eastAsia="Cambria" w:hAnsi="Arial" w:cs="Arial"/>
                <w:color w:val="000000" w:themeColor="text1"/>
              </w:rPr>
            </w:pPr>
            <w:r w:rsidRPr="00FD2F55">
              <w:rPr>
                <w:rFonts w:ascii="Arial" w:eastAsia="Cambria" w:hAnsi="Arial" w:cs="Arial"/>
                <w:color w:val="000000" w:themeColor="text1"/>
              </w:rPr>
              <w:t>-No resistant antibiotic found</w:t>
            </w:r>
          </w:p>
        </w:tc>
        <w:tc>
          <w:tcPr>
            <w:tcW w:w="2190" w:type="dxa"/>
            <w:shd w:val="clear" w:color="auto" w:fill="auto"/>
            <w:tcMar>
              <w:top w:w="100" w:type="dxa"/>
              <w:left w:w="100" w:type="dxa"/>
              <w:bottom w:w="100" w:type="dxa"/>
              <w:right w:w="100" w:type="dxa"/>
            </w:tcMar>
          </w:tcPr>
          <w:p w14:paraId="000000FC" w14:textId="77777777" w:rsidR="000207FA" w:rsidRPr="007C21EA" w:rsidRDefault="000207FA">
            <w:pPr>
              <w:widowControl w:val="0"/>
              <w:rPr>
                <w:rFonts w:ascii="Arial" w:eastAsia="Cambria" w:hAnsi="Arial" w:cs="Arial"/>
              </w:rPr>
            </w:pPr>
          </w:p>
        </w:tc>
      </w:tr>
      <w:tr w:rsidR="000207FA" w:rsidRPr="007C21EA" w14:paraId="0065DD5D" w14:textId="77777777">
        <w:tc>
          <w:tcPr>
            <w:tcW w:w="1215" w:type="dxa"/>
            <w:shd w:val="clear" w:color="auto" w:fill="auto"/>
            <w:tcMar>
              <w:top w:w="100" w:type="dxa"/>
              <w:left w:w="100" w:type="dxa"/>
              <w:bottom w:w="100" w:type="dxa"/>
              <w:right w:w="100" w:type="dxa"/>
            </w:tcMar>
          </w:tcPr>
          <w:p w14:paraId="000000FD" w14:textId="77777777" w:rsidR="000207FA" w:rsidRPr="007C21EA" w:rsidRDefault="00563D7E">
            <w:pPr>
              <w:widowControl w:val="0"/>
              <w:rPr>
                <w:rFonts w:ascii="Arial" w:eastAsia="Cambria" w:hAnsi="Arial" w:cs="Arial"/>
              </w:rPr>
            </w:pPr>
            <w:r w:rsidRPr="007C21EA">
              <w:rPr>
                <w:rFonts w:ascii="Arial" w:eastAsia="Cambria" w:hAnsi="Arial" w:cs="Arial"/>
              </w:rPr>
              <w:t>EF11</w:t>
            </w:r>
          </w:p>
        </w:tc>
        <w:tc>
          <w:tcPr>
            <w:tcW w:w="1065" w:type="dxa"/>
            <w:shd w:val="clear" w:color="auto" w:fill="auto"/>
            <w:tcMar>
              <w:top w:w="100" w:type="dxa"/>
              <w:left w:w="100" w:type="dxa"/>
              <w:bottom w:w="100" w:type="dxa"/>
              <w:right w:w="100" w:type="dxa"/>
            </w:tcMar>
          </w:tcPr>
          <w:p w14:paraId="000000FE"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0FF" w14:textId="77777777" w:rsidR="000207FA" w:rsidRPr="007C21EA" w:rsidRDefault="00563D7E">
            <w:pPr>
              <w:widowControl w:val="0"/>
              <w:rPr>
                <w:rFonts w:ascii="Arial" w:eastAsia="Cambria" w:hAnsi="Arial" w:cs="Arial"/>
              </w:rPr>
            </w:pPr>
            <w:r w:rsidRPr="007C21EA">
              <w:rPr>
                <w:rFonts w:ascii="Arial" w:eastAsia="Cambria" w:hAnsi="Arial" w:cs="Arial"/>
              </w:rPr>
              <w:t>Gentamicin</w:t>
            </w:r>
          </w:p>
        </w:tc>
        <w:tc>
          <w:tcPr>
            <w:tcW w:w="2190" w:type="dxa"/>
            <w:shd w:val="clear" w:color="auto" w:fill="auto"/>
            <w:tcMar>
              <w:top w:w="100" w:type="dxa"/>
              <w:left w:w="100" w:type="dxa"/>
              <w:bottom w:w="100" w:type="dxa"/>
              <w:right w:w="100" w:type="dxa"/>
            </w:tcMar>
          </w:tcPr>
          <w:p w14:paraId="00000100" w14:textId="77777777" w:rsidR="000207FA" w:rsidRPr="007C21EA" w:rsidRDefault="000207FA">
            <w:pPr>
              <w:widowControl w:val="0"/>
              <w:rPr>
                <w:rFonts w:ascii="Arial" w:eastAsia="Cambria" w:hAnsi="Arial" w:cs="Arial"/>
              </w:rPr>
            </w:pPr>
          </w:p>
        </w:tc>
      </w:tr>
      <w:tr w:rsidR="000207FA" w:rsidRPr="007C21EA" w14:paraId="5EE9F374" w14:textId="77777777">
        <w:tc>
          <w:tcPr>
            <w:tcW w:w="1215" w:type="dxa"/>
            <w:shd w:val="clear" w:color="auto" w:fill="auto"/>
            <w:tcMar>
              <w:top w:w="100" w:type="dxa"/>
              <w:left w:w="100" w:type="dxa"/>
              <w:bottom w:w="100" w:type="dxa"/>
              <w:right w:w="100" w:type="dxa"/>
            </w:tcMar>
          </w:tcPr>
          <w:p w14:paraId="00000101" w14:textId="77777777" w:rsidR="000207FA" w:rsidRPr="007C21EA" w:rsidRDefault="00563D7E">
            <w:pPr>
              <w:widowControl w:val="0"/>
              <w:rPr>
                <w:rFonts w:ascii="Arial" w:eastAsia="Cambria" w:hAnsi="Arial" w:cs="Arial"/>
              </w:rPr>
            </w:pPr>
            <w:r w:rsidRPr="007C21EA">
              <w:rPr>
                <w:rFonts w:ascii="Arial" w:eastAsia="Cambria" w:hAnsi="Arial" w:cs="Arial"/>
              </w:rPr>
              <w:t>V587</w:t>
            </w:r>
          </w:p>
        </w:tc>
        <w:tc>
          <w:tcPr>
            <w:tcW w:w="1065" w:type="dxa"/>
            <w:shd w:val="clear" w:color="auto" w:fill="auto"/>
            <w:tcMar>
              <w:top w:w="100" w:type="dxa"/>
              <w:left w:w="100" w:type="dxa"/>
              <w:bottom w:w="100" w:type="dxa"/>
              <w:right w:w="100" w:type="dxa"/>
            </w:tcMar>
          </w:tcPr>
          <w:p w14:paraId="00000102" w14:textId="77777777" w:rsidR="000207FA" w:rsidRPr="007C21EA" w:rsidRDefault="00563D7E">
            <w:pPr>
              <w:widowControl w:val="0"/>
              <w:rPr>
                <w:rFonts w:ascii="Arial" w:eastAsia="Cambria" w:hAnsi="Arial" w:cs="Arial"/>
                <w:i/>
              </w:rPr>
            </w:pPr>
            <w:r w:rsidRPr="007C21EA">
              <w:rPr>
                <w:rFonts w:ascii="Arial" w:eastAsia="Cambria" w:hAnsi="Arial" w:cs="Arial"/>
                <w:i/>
              </w:rPr>
              <w:t>E. faecalis</w:t>
            </w:r>
          </w:p>
        </w:tc>
        <w:tc>
          <w:tcPr>
            <w:tcW w:w="4035" w:type="dxa"/>
            <w:shd w:val="clear" w:color="auto" w:fill="auto"/>
            <w:tcMar>
              <w:top w:w="100" w:type="dxa"/>
              <w:left w:w="100" w:type="dxa"/>
              <w:bottom w:w="100" w:type="dxa"/>
              <w:right w:w="100" w:type="dxa"/>
            </w:tcMar>
          </w:tcPr>
          <w:p w14:paraId="00000103" w14:textId="77777777" w:rsidR="000207FA" w:rsidRPr="007C21EA" w:rsidRDefault="00563D7E">
            <w:pPr>
              <w:widowControl w:val="0"/>
              <w:rPr>
                <w:rFonts w:ascii="Arial" w:eastAsia="Cambria" w:hAnsi="Arial" w:cs="Arial"/>
              </w:rPr>
            </w:pPr>
            <w:r w:rsidRPr="007C21EA">
              <w:rPr>
                <w:rFonts w:ascii="Arial" w:eastAsia="Cambria" w:hAnsi="Arial" w:cs="Arial"/>
              </w:rPr>
              <w:t>vancomycin, gentamicin</w:t>
            </w:r>
          </w:p>
        </w:tc>
        <w:tc>
          <w:tcPr>
            <w:tcW w:w="2190" w:type="dxa"/>
            <w:shd w:val="clear" w:color="auto" w:fill="auto"/>
            <w:tcMar>
              <w:top w:w="100" w:type="dxa"/>
              <w:left w:w="100" w:type="dxa"/>
              <w:bottom w:w="100" w:type="dxa"/>
              <w:right w:w="100" w:type="dxa"/>
            </w:tcMar>
          </w:tcPr>
          <w:p w14:paraId="00000104" w14:textId="77777777" w:rsidR="000207FA" w:rsidRPr="007C21EA" w:rsidRDefault="00563D7E">
            <w:pPr>
              <w:widowControl w:val="0"/>
              <w:rPr>
                <w:rFonts w:ascii="Arial" w:eastAsia="Cambria" w:hAnsi="Arial" w:cs="Arial"/>
              </w:rPr>
            </w:pPr>
            <w:r w:rsidRPr="007C21EA">
              <w:rPr>
                <w:rFonts w:ascii="Arial" w:eastAsia="Arial" w:hAnsi="Arial" w:cs="Arial"/>
                <w:color w:val="444444"/>
                <w:sz w:val="21"/>
                <w:szCs w:val="21"/>
                <w:highlight w:val="white"/>
              </w:rPr>
              <w:t>GenBank: AJBB00000000.1</w:t>
            </w:r>
          </w:p>
        </w:tc>
      </w:tr>
    </w:tbl>
    <w:p w14:paraId="00000105" w14:textId="77777777" w:rsidR="000207FA" w:rsidRPr="007C21EA" w:rsidRDefault="000207FA">
      <w:pPr>
        <w:rPr>
          <w:rFonts w:ascii="Arial" w:eastAsia="Cambria" w:hAnsi="Arial" w:cs="Arial"/>
          <w:b/>
          <w:sz w:val="24"/>
          <w:szCs w:val="24"/>
        </w:rPr>
      </w:pPr>
    </w:p>
    <w:p w14:paraId="00000106" w14:textId="77777777" w:rsidR="000207FA" w:rsidRPr="007C21EA" w:rsidRDefault="00563D7E">
      <w:pPr>
        <w:rPr>
          <w:rFonts w:ascii="Arial" w:eastAsia="Cambria" w:hAnsi="Arial" w:cs="Arial"/>
          <w:b/>
          <w:sz w:val="24"/>
          <w:szCs w:val="24"/>
        </w:rPr>
      </w:pPr>
      <w:r w:rsidRPr="007C21EA">
        <w:rPr>
          <w:rFonts w:ascii="Arial" w:hAnsi="Arial" w:cs="Arial"/>
        </w:rPr>
        <w:br w:type="page"/>
      </w:r>
    </w:p>
    <w:p w14:paraId="00000107" w14:textId="2C806726" w:rsidR="000207FA" w:rsidRPr="007C21EA" w:rsidRDefault="00563D7E">
      <w:pPr>
        <w:rPr>
          <w:rFonts w:ascii="Arial" w:eastAsia="Cambria" w:hAnsi="Arial" w:cs="Arial"/>
          <w:sz w:val="24"/>
          <w:szCs w:val="24"/>
        </w:rPr>
      </w:pPr>
      <w:r w:rsidRPr="007C21EA">
        <w:rPr>
          <w:rFonts w:ascii="Arial" w:eastAsia="Cambria" w:hAnsi="Arial" w:cs="Arial"/>
          <w:b/>
          <w:sz w:val="24"/>
          <w:szCs w:val="24"/>
        </w:rPr>
        <w:lastRenderedPageBreak/>
        <w:t>Supplemental Table S3.</w:t>
      </w:r>
      <w:r w:rsidRPr="007C21EA">
        <w:rPr>
          <w:rFonts w:ascii="Arial" w:eastAsia="Cambria" w:hAnsi="Arial" w:cs="Arial"/>
          <w:sz w:val="24"/>
          <w:szCs w:val="24"/>
        </w:rPr>
        <w:t xml:space="preserve"> Phage information. </w:t>
      </w:r>
      <w:r w:rsidR="00EA2710" w:rsidRPr="007C21EA">
        <w:rPr>
          <w:rFonts w:ascii="Arial" w:eastAsia="Cambria" w:hAnsi="Arial" w:cs="Arial"/>
          <w:sz w:val="24"/>
          <w:szCs w:val="24"/>
        </w:rPr>
        <w:t>The f</w:t>
      </w:r>
      <w:r w:rsidRPr="007C21EA">
        <w:rPr>
          <w:rFonts w:ascii="Arial" w:eastAsia="Cambria" w:hAnsi="Arial" w:cs="Arial"/>
          <w:sz w:val="24"/>
          <w:szCs w:val="24"/>
        </w:rPr>
        <w:t xml:space="preserve">ollowing phages were </w:t>
      </w:r>
      <w:r w:rsidR="00EA2710" w:rsidRPr="007C21EA">
        <w:rPr>
          <w:rFonts w:ascii="Arial" w:eastAsia="Cambria" w:hAnsi="Arial" w:cs="Arial"/>
          <w:sz w:val="24"/>
          <w:szCs w:val="24"/>
        </w:rPr>
        <w:t>included in these</w:t>
      </w:r>
      <w:r w:rsidRPr="007C21EA">
        <w:rPr>
          <w:rFonts w:ascii="Arial" w:eastAsia="Cambria" w:hAnsi="Arial" w:cs="Arial"/>
          <w:sz w:val="24"/>
          <w:szCs w:val="24"/>
        </w:rPr>
        <w:t xml:space="preserve"> experiments.</w:t>
      </w:r>
    </w:p>
    <w:p w14:paraId="00000108" w14:textId="77777777" w:rsidR="000207FA" w:rsidRPr="007C21EA" w:rsidRDefault="000207FA">
      <w:pPr>
        <w:rPr>
          <w:rFonts w:ascii="Arial" w:eastAsia="Cambria" w:hAnsi="Arial" w:cs="Arial"/>
        </w:rPr>
      </w:pPr>
    </w:p>
    <w:tbl>
      <w:tblPr>
        <w:tblStyle w:val="2"/>
        <w:tblW w:w="7565" w:type="dxa"/>
        <w:tblLayout w:type="fixed"/>
        <w:tblLook w:val="0400" w:firstRow="0" w:lastRow="0" w:firstColumn="0" w:lastColumn="0" w:noHBand="0" w:noVBand="1"/>
      </w:tblPr>
      <w:tblGrid>
        <w:gridCol w:w="2380"/>
        <w:gridCol w:w="1900"/>
        <w:gridCol w:w="1845"/>
        <w:gridCol w:w="1440"/>
      </w:tblGrid>
      <w:tr w:rsidR="000207FA" w:rsidRPr="007C21EA" w14:paraId="502D8B99"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9"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Name</w:t>
            </w:r>
          </w:p>
        </w:tc>
        <w:tc>
          <w:tcPr>
            <w:tcW w:w="190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A"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Family</w:t>
            </w:r>
          </w:p>
        </w:tc>
        <w:tc>
          <w:tcPr>
            <w:tcW w:w="1845"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B"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Genus</w:t>
            </w:r>
          </w:p>
        </w:tc>
        <w:tc>
          <w:tcPr>
            <w:tcW w:w="1440" w:type="dxa"/>
            <w:tcBorders>
              <w:top w:val="single" w:sz="4" w:space="0" w:color="000000"/>
              <w:left w:val="single" w:sz="4" w:space="0" w:color="000000"/>
              <w:bottom w:val="single" w:sz="4" w:space="0" w:color="000000"/>
              <w:right w:val="single" w:sz="4" w:space="0" w:color="000000"/>
            </w:tcBorders>
            <w:shd w:val="clear" w:color="auto" w:fill="000000"/>
            <w:vAlign w:val="bottom"/>
          </w:tcPr>
          <w:p w14:paraId="0000010C" w14:textId="77777777" w:rsidR="000207FA" w:rsidRPr="007C21EA" w:rsidRDefault="00563D7E">
            <w:pPr>
              <w:jc w:val="center"/>
              <w:rPr>
                <w:rFonts w:ascii="Arial" w:eastAsia="Cambria" w:hAnsi="Arial" w:cs="Arial"/>
                <w:b/>
                <w:color w:val="FFFFFF"/>
              </w:rPr>
            </w:pPr>
            <w:r w:rsidRPr="007C21EA">
              <w:rPr>
                <w:rFonts w:ascii="Arial" w:eastAsia="Cambria" w:hAnsi="Arial" w:cs="Arial"/>
                <w:b/>
                <w:color w:val="FFFFFF"/>
              </w:rPr>
              <w:t>Genome size</w:t>
            </w:r>
          </w:p>
        </w:tc>
      </w:tr>
      <w:tr w:rsidR="000207FA" w:rsidRPr="007C21EA" w14:paraId="7E51485E" w14:textId="77777777">
        <w:trPr>
          <w:trHeight w:val="31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D" w14:textId="77777777" w:rsidR="000207FA" w:rsidRPr="007C21EA" w:rsidRDefault="00563D7E">
            <w:pPr>
              <w:jc w:val="center"/>
              <w:rPr>
                <w:rFonts w:ascii="Arial" w:eastAsia="Cambria" w:hAnsi="Arial" w:cs="Arial"/>
              </w:rPr>
            </w:pPr>
            <w:r w:rsidRPr="007C21EA">
              <w:rPr>
                <w:rFonts w:ascii="Arial" w:eastAsia="Cambria" w:hAnsi="Arial" w:cs="Arial"/>
              </w:rPr>
              <w:t>vB_OCPT_Bob</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0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0F"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0F522B8C"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1" w14:textId="77777777" w:rsidR="000207FA" w:rsidRPr="007C21EA" w:rsidRDefault="00563D7E">
            <w:pPr>
              <w:jc w:val="center"/>
              <w:rPr>
                <w:rFonts w:ascii="Arial" w:eastAsia="Cambria" w:hAnsi="Arial" w:cs="Arial"/>
              </w:rPr>
            </w:pPr>
            <w:r w:rsidRPr="007C21EA">
              <w:rPr>
                <w:rFonts w:ascii="Arial" w:eastAsia="Cambria" w:hAnsi="Arial" w:cs="Arial"/>
              </w:rPr>
              <w:t>vB_OCPT_Car</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2"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3"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5E5D54D4"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5" w14:textId="77777777" w:rsidR="000207FA" w:rsidRPr="007C21EA" w:rsidRDefault="00563D7E">
            <w:pPr>
              <w:jc w:val="center"/>
              <w:rPr>
                <w:rFonts w:ascii="Arial" w:eastAsia="Cambria" w:hAnsi="Arial" w:cs="Arial"/>
              </w:rPr>
            </w:pPr>
            <w:r w:rsidRPr="007C21EA">
              <w:rPr>
                <w:rFonts w:ascii="Arial" w:eastAsia="Cambria" w:hAnsi="Arial" w:cs="Arial"/>
              </w:rPr>
              <w:t>vB_OCPT_Carl</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6"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7" w14:textId="77777777" w:rsidR="000207FA" w:rsidRPr="007C21EA" w:rsidRDefault="00563D7E">
            <w:pPr>
              <w:jc w:val="center"/>
              <w:rPr>
                <w:rFonts w:ascii="Arial" w:eastAsia="Cambria" w:hAnsi="Arial" w:cs="Arial"/>
              </w:rPr>
            </w:pPr>
            <w:r w:rsidRPr="007C21EA">
              <w:rPr>
                <w:rFonts w:ascii="Arial" w:eastAsia="Cambria" w:hAnsi="Arial" w:cs="Arial"/>
              </w:rPr>
              <w:t>Kochiodavirus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1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D8C20FB"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9" w14:textId="77777777" w:rsidR="000207FA" w:rsidRPr="007C21EA" w:rsidRDefault="00563D7E">
            <w:pPr>
              <w:jc w:val="center"/>
              <w:rPr>
                <w:rFonts w:ascii="Arial" w:eastAsia="Cambria" w:hAnsi="Arial" w:cs="Arial"/>
              </w:rPr>
            </w:pPr>
            <w:r w:rsidRPr="007C21EA">
              <w:rPr>
                <w:rFonts w:ascii="Arial" w:eastAsia="Cambria" w:hAnsi="Arial" w:cs="Arial"/>
              </w:rPr>
              <w:t>EfV12-phi1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A"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1B" w14:textId="77777777" w:rsidR="000207FA" w:rsidRPr="007C21EA" w:rsidRDefault="00563D7E">
            <w:pPr>
              <w:jc w:val="center"/>
              <w:rPr>
                <w:rFonts w:ascii="Arial" w:eastAsia="Cambria" w:hAnsi="Arial" w:cs="Arial"/>
              </w:rPr>
            </w:pPr>
            <w:r w:rsidRPr="007C21EA">
              <w:rPr>
                <w:rFonts w:ascii="Arial" w:eastAsia="Cambria" w:hAnsi="Arial" w:cs="Arial"/>
                <w:highlight w:val="white"/>
              </w:rPr>
              <w:t>Schiekvirus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1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43DA2077"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D" w14:textId="77777777" w:rsidR="000207FA" w:rsidRPr="007C21EA" w:rsidRDefault="00563D7E">
            <w:pPr>
              <w:jc w:val="center"/>
              <w:rPr>
                <w:rFonts w:ascii="Arial" w:eastAsia="Cambria" w:hAnsi="Arial" w:cs="Arial"/>
              </w:rPr>
            </w:pPr>
            <w:r w:rsidRPr="007C21EA">
              <w:rPr>
                <w:rFonts w:ascii="Arial" w:eastAsia="Cambria" w:hAnsi="Arial" w:cs="Arial"/>
              </w:rPr>
              <w:t>vB_OCPT_Ben</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1F" w14:textId="77777777" w:rsidR="000207FA" w:rsidRPr="007C21EA" w:rsidRDefault="00563D7E">
            <w:pPr>
              <w:jc w:val="center"/>
              <w:rPr>
                <w:rFonts w:ascii="Arial" w:eastAsia="Cambria" w:hAnsi="Arial" w:cs="Arial"/>
              </w:rPr>
            </w:pPr>
            <w:r w:rsidRPr="007C21EA">
              <w:rPr>
                <w:rFonts w:ascii="Arial" w:eastAsia="Cambria" w:hAnsi="Arial" w:cs="Arial"/>
              </w:rPr>
              <w:t>Schiekvirus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21C428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1" w14:textId="77777777" w:rsidR="000207FA" w:rsidRPr="007C21EA" w:rsidRDefault="00563D7E">
            <w:pPr>
              <w:jc w:val="center"/>
              <w:rPr>
                <w:rFonts w:ascii="Arial" w:eastAsia="Cambria" w:hAnsi="Arial" w:cs="Arial"/>
              </w:rPr>
            </w:pPr>
            <w:r w:rsidRPr="007C21EA">
              <w:rPr>
                <w:rFonts w:ascii="Arial" w:eastAsia="Cambria" w:hAnsi="Arial" w:cs="Arial"/>
              </w:rPr>
              <w:t>vB_OCPT_Bop</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2"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3"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4"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31322CCF" w14:textId="77777777">
        <w:trPr>
          <w:trHeight w:val="285"/>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5" w14:textId="77777777" w:rsidR="000207FA" w:rsidRPr="007C21EA" w:rsidRDefault="00563D7E">
            <w:pPr>
              <w:jc w:val="center"/>
              <w:rPr>
                <w:rFonts w:ascii="Arial" w:eastAsia="Cambria" w:hAnsi="Arial" w:cs="Arial"/>
              </w:rPr>
            </w:pPr>
            <w:r w:rsidRPr="007C21EA">
              <w:rPr>
                <w:rFonts w:ascii="Arial" w:eastAsia="Cambria" w:hAnsi="Arial" w:cs="Arial"/>
              </w:rPr>
              <w:t>vB_OCPT_Bill</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6"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7"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28"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6CEDD843"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9" w14:textId="77777777" w:rsidR="000207FA" w:rsidRPr="007C21EA" w:rsidRDefault="00563D7E">
            <w:pPr>
              <w:jc w:val="center"/>
              <w:rPr>
                <w:rFonts w:ascii="Arial" w:eastAsia="Cambria" w:hAnsi="Arial" w:cs="Arial"/>
              </w:rPr>
            </w:pPr>
            <w:r w:rsidRPr="007C21EA">
              <w:rPr>
                <w:rFonts w:ascii="Arial" w:eastAsia="Cambria" w:hAnsi="Arial" w:cs="Arial"/>
              </w:rPr>
              <w:t>vB_OCPT_CCS1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A"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2B"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2C"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7B8E8516"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D" w14:textId="77777777" w:rsidR="000207FA" w:rsidRPr="007C21EA" w:rsidRDefault="00563D7E">
            <w:pPr>
              <w:jc w:val="center"/>
              <w:rPr>
                <w:rFonts w:ascii="Arial" w:eastAsia="Cambria" w:hAnsi="Arial" w:cs="Arial"/>
              </w:rPr>
            </w:pPr>
            <w:r w:rsidRPr="007C21EA">
              <w:rPr>
                <w:rFonts w:ascii="Arial" w:eastAsia="Cambria" w:hAnsi="Arial" w:cs="Arial"/>
              </w:rPr>
              <w:t>vB_OCPT_Tex</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E" w14:textId="77777777" w:rsidR="000207FA" w:rsidRPr="007C21EA" w:rsidRDefault="00563D7E">
            <w:pPr>
              <w:jc w:val="center"/>
              <w:rPr>
                <w:rFonts w:ascii="Arial" w:eastAsia="Cambria" w:hAnsi="Arial" w:cs="Arial"/>
              </w:rPr>
            </w:pPr>
            <w:r w:rsidRPr="007C21EA">
              <w:rPr>
                <w:rFonts w:ascii="Arial" w:eastAsia="Cambria" w:hAnsi="Arial" w:cs="Arial"/>
              </w:rPr>
              <w:t>Myoviridae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2F" w14:textId="77777777" w:rsidR="000207FA" w:rsidRPr="007C21EA" w:rsidRDefault="00563D7E">
            <w:pPr>
              <w:jc w:val="center"/>
              <w:rPr>
                <w:rFonts w:ascii="Arial" w:eastAsia="Cambria" w:hAnsi="Arial" w:cs="Arial"/>
              </w:rPr>
            </w:pPr>
            <w:r w:rsidRPr="007C21EA">
              <w:rPr>
                <w:rFonts w:ascii="Arial" w:eastAsia="Cambria" w:hAnsi="Arial" w:cs="Arial"/>
              </w:rPr>
              <w:t>Shiekvirus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0" w14:textId="77777777" w:rsidR="000207FA" w:rsidRPr="007C21EA" w:rsidRDefault="00563D7E">
            <w:pPr>
              <w:jc w:val="center"/>
              <w:rPr>
                <w:rFonts w:ascii="Arial" w:eastAsia="Cambria" w:hAnsi="Arial" w:cs="Arial"/>
              </w:rPr>
            </w:pPr>
            <w:r w:rsidRPr="007C21EA">
              <w:rPr>
                <w:rFonts w:ascii="Arial" w:eastAsia="Cambria" w:hAnsi="Arial" w:cs="Arial"/>
              </w:rPr>
              <w:t>150k</w:t>
            </w:r>
          </w:p>
        </w:tc>
      </w:tr>
      <w:tr w:rsidR="000207FA" w:rsidRPr="007C21EA" w14:paraId="25949BD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1" w14:textId="77777777" w:rsidR="000207FA" w:rsidRPr="007C21EA" w:rsidRDefault="00563D7E">
            <w:pPr>
              <w:jc w:val="center"/>
              <w:rPr>
                <w:rFonts w:ascii="Arial" w:eastAsia="Cambria" w:hAnsi="Arial" w:cs="Arial"/>
              </w:rPr>
            </w:pPr>
            <w:r w:rsidRPr="007C21EA">
              <w:rPr>
                <w:rFonts w:ascii="Arial" w:eastAsia="Cambria" w:hAnsi="Arial" w:cs="Arial"/>
              </w:rPr>
              <w:t>vB_OCPT_SDS1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33"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512B9B3D"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5" w14:textId="77777777" w:rsidR="000207FA" w:rsidRPr="007C21EA" w:rsidRDefault="00563D7E">
            <w:pPr>
              <w:jc w:val="center"/>
              <w:rPr>
                <w:rFonts w:ascii="Arial" w:eastAsia="Cambria" w:hAnsi="Arial" w:cs="Arial"/>
              </w:rPr>
            </w:pPr>
            <w:r w:rsidRPr="007C21EA">
              <w:rPr>
                <w:rFonts w:ascii="Arial" w:eastAsia="Cambria" w:hAnsi="Arial" w:cs="Arial"/>
              </w:rPr>
              <w:t>vB_OCPT_SDS2</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6"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7"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8"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0EF50F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9" w14:textId="77777777" w:rsidR="000207FA" w:rsidRPr="007C21EA" w:rsidRDefault="00563D7E">
            <w:pPr>
              <w:jc w:val="center"/>
              <w:rPr>
                <w:rFonts w:ascii="Arial" w:eastAsia="Cambria" w:hAnsi="Arial" w:cs="Arial"/>
              </w:rPr>
            </w:pPr>
            <w:r w:rsidRPr="007C21EA">
              <w:rPr>
                <w:rFonts w:ascii="Arial" w:eastAsia="Cambria" w:hAnsi="Arial" w:cs="Arial"/>
              </w:rPr>
              <w:t>vB_OCPT_CCS2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3A"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3B"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3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80223D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D" w14:textId="77777777" w:rsidR="000207FA" w:rsidRPr="007C21EA" w:rsidRDefault="00563D7E">
            <w:pPr>
              <w:jc w:val="center"/>
              <w:rPr>
                <w:rFonts w:ascii="Arial" w:eastAsia="Cambria" w:hAnsi="Arial" w:cs="Arial"/>
              </w:rPr>
            </w:pPr>
            <w:r w:rsidRPr="007C21EA">
              <w:rPr>
                <w:rFonts w:ascii="Arial" w:eastAsia="Cambria" w:hAnsi="Arial" w:cs="Arial"/>
              </w:rPr>
              <w:t>vB_OCPT_CCS3</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3E"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3F"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524EE15"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1" w14:textId="77777777" w:rsidR="000207FA" w:rsidRPr="007C21EA" w:rsidRDefault="00563D7E">
            <w:pPr>
              <w:jc w:val="center"/>
              <w:rPr>
                <w:rFonts w:ascii="Arial" w:eastAsia="Cambria" w:hAnsi="Arial" w:cs="Arial"/>
              </w:rPr>
            </w:pPr>
            <w:r w:rsidRPr="007C21EA">
              <w:rPr>
                <w:rFonts w:ascii="Arial" w:eastAsia="Cambria" w:hAnsi="Arial" w:cs="Arial"/>
              </w:rPr>
              <w:t>vB_OCPT_Toy</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nil"/>
              <w:left w:val="nil"/>
              <w:bottom w:val="single" w:sz="4" w:space="0" w:color="000000"/>
              <w:right w:val="single" w:sz="4" w:space="0" w:color="000000"/>
            </w:tcBorders>
            <w:shd w:val="clear" w:color="auto" w:fill="auto"/>
            <w:vAlign w:val="bottom"/>
          </w:tcPr>
          <w:p w14:paraId="00000143"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44CE5759"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5" w14:textId="77777777" w:rsidR="000207FA" w:rsidRPr="007C21EA" w:rsidRDefault="00563D7E">
            <w:pPr>
              <w:jc w:val="center"/>
              <w:rPr>
                <w:rFonts w:ascii="Arial" w:eastAsia="Cambria" w:hAnsi="Arial" w:cs="Arial"/>
              </w:rPr>
            </w:pPr>
            <w:r w:rsidRPr="007C21EA">
              <w:rPr>
                <w:rFonts w:ascii="Arial" w:eastAsia="Cambria" w:hAnsi="Arial" w:cs="Arial"/>
              </w:rPr>
              <w:t>vB_OCPT_CCS4</w:t>
            </w:r>
          </w:p>
        </w:tc>
        <w:tc>
          <w:tcPr>
            <w:tcW w:w="1900" w:type="dxa"/>
            <w:tcBorders>
              <w:top w:val="single" w:sz="4" w:space="0" w:color="000000"/>
              <w:left w:val="single" w:sz="4" w:space="0" w:color="000000"/>
              <w:bottom w:val="single" w:sz="4" w:space="0" w:color="000000"/>
              <w:right w:val="single" w:sz="4" w:space="0" w:color="000000"/>
            </w:tcBorders>
            <w:shd w:val="clear" w:color="auto" w:fill="D9D9D9"/>
            <w:vAlign w:val="center"/>
          </w:tcPr>
          <w:p w14:paraId="00000146"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7" w14:textId="77777777" w:rsidR="000207FA" w:rsidRPr="007C21EA" w:rsidRDefault="00563D7E">
            <w:pPr>
              <w:jc w:val="center"/>
              <w:rPr>
                <w:rFonts w:ascii="Arial" w:eastAsia="Cambria" w:hAnsi="Arial" w:cs="Arial"/>
              </w:rPr>
            </w:pPr>
            <w:r w:rsidRPr="007C21EA">
              <w:rPr>
                <w:rFonts w:ascii="Arial" w:eastAsia="Cambria" w:hAnsi="Arial" w:cs="Arial"/>
              </w:rPr>
              <w:t>Efquatrovirus</w:t>
            </w:r>
          </w:p>
        </w:tc>
        <w:tc>
          <w:tcPr>
            <w:tcW w:w="1440" w:type="dxa"/>
            <w:tcBorders>
              <w:top w:val="single" w:sz="4" w:space="0" w:color="000000"/>
              <w:left w:val="single" w:sz="4" w:space="0" w:color="000000"/>
              <w:bottom w:val="single" w:sz="4" w:space="0" w:color="000000"/>
              <w:right w:val="single" w:sz="4" w:space="0" w:color="000000"/>
            </w:tcBorders>
            <w:shd w:val="clear" w:color="auto" w:fill="D9D9D9"/>
            <w:vAlign w:val="bottom"/>
          </w:tcPr>
          <w:p w14:paraId="00000148" w14:textId="77777777" w:rsidR="000207FA" w:rsidRPr="007C21EA" w:rsidRDefault="00563D7E">
            <w:pPr>
              <w:jc w:val="center"/>
              <w:rPr>
                <w:rFonts w:ascii="Arial" w:eastAsia="Cambria" w:hAnsi="Arial" w:cs="Arial"/>
              </w:rPr>
            </w:pPr>
            <w:r w:rsidRPr="007C21EA">
              <w:rPr>
                <w:rFonts w:ascii="Arial" w:eastAsia="Cambria" w:hAnsi="Arial" w:cs="Arial"/>
              </w:rPr>
              <w:t>40k</w:t>
            </w:r>
          </w:p>
        </w:tc>
      </w:tr>
      <w:tr w:rsidR="000207FA" w:rsidRPr="007C21EA" w14:paraId="3AF9C241"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9" w14:textId="77777777" w:rsidR="000207FA" w:rsidRPr="007C21EA" w:rsidRDefault="00563D7E">
            <w:pPr>
              <w:jc w:val="center"/>
              <w:rPr>
                <w:rFonts w:ascii="Arial" w:eastAsia="Cambria" w:hAnsi="Arial" w:cs="Arial"/>
              </w:rPr>
            </w:pPr>
            <w:r w:rsidRPr="007C21EA">
              <w:rPr>
                <w:rFonts w:ascii="Arial" w:eastAsia="Cambria" w:hAnsi="Arial" w:cs="Arial"/>
              </w:rPr>
              <w:t>vB_OCPT_PG2</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A"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B" w14:textId="77777777" w:rsidR="000207FA" w:rsidRPr="007C21EA" w:rsidRDefault="00563D7E">
            <w:pPr>
              <w:jc w:val="center"/>
              <w:rPr>
                <w:rFonts w:ascii="Arial" w:eastAsia="Cambria" w:hAnsi="Arial" w:cs="Arial"/>
              </w:rPr>
            </w:pPr>
            <w:r w:rsidRPr="007C21EA">
              <w:rPr>
                <w:rFonts w:ascii="Arial" w:eastAsia="Cambria" w:hAnsi="Arial" w:cs="Arial"/>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C"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1A9E180C"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D" w14:textId="77777777" w:rsidR="000207FA" w:rsidRPr="007C21EA" w:rsidRDefault="00563D7E">
            <w:pPr>
              <w:jc w:val="center"/>
              <w:rPr>
                <w:rFonts w:ascii="Arial" w:eastAsia="Cambria" w:hAnsi="Arial" w:cs="Arial"/>
              </w:rPr>
            </w:pPr>
            <w:r w:rsidRPr="007C21EA">
              <w:rPr>
                <w:rFonts w:ascii="Arial" w:eastAsia="Cambria" w:hAnsi="Arial" w:cs="Arial"/>
              </w:rPr>
              <w:t>vB_OCPT_PG9</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4E" w14:textId="77777777" w:rsidR="000207FA" w:rsidRPr="007C21EA" w:rsidRDefault="00563D7E">
            <w:pPr>
              <w:jc w:val="center"/>
              <w:rPr>
                <w:rFonts w:ascii="Arial" w:eastAsia="Cambria" w:hAnsi="Arial" w:cs="Arial"/>
                <w:highlight w:val="white"/>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4F" w14:textId="77777777" w:rsidR="000207FA" w:rsidRPr="007C21EA" w:rsidRDefault="00563D7E">
            <w:pPr>
              <w:jc w:val="center"/>
              <w:rPr>
                <w:rFonts w:ascii="Arial" w:eastAsia="Cambria" w:hAnsi="Arial" w:cs="Arial"/>
                <w:highlight w:val="white"/>
              </w:rPr>
            </w:pPr>
            <w:r w:rsidRPr="007C21EA">
              <w:rPr>
                <w:rFonts w:ascii="Arial" w:eastAsia="Cambria" w:hAnsi="Arial" w:cs="Arial"/>
                <w:highlight w:val="white"/>
              </w:rPr>
              <w:t>unclassified</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0"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3E0D556F" w14:textId="77777777">
        <w:trPr>
          <w:trHeight w:val="30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1" w14:textId="77777777" w:rsidR="000207FA" w:rsidRPr="007C21EA" w:rsidRDefault="00563D7E">
            <w:pPr>
              <w:jc w:val="center"/>
              <w:rPr>
                <w:rFonts w:ascii="Arial" w:eastAsia="Cambria" w:hAnsi="Arial" w:cs="Arial"/>
              </w:rPr>
            </w:pPr>
            <w:r w:rsidRPr="007C21EA">
              <w:rPr>
                <w:rFonts w:ascii="Arial" w:eastAsia="Cambria" w:hAnsi="Arial" w:cs="Arial"/>
              </w:rPr>
              <w:t>vB_OCPT_PG11</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2" w14:textId="77777777" w:rsidR="000207FA" w:rsidRPr="007C21EA" w:rsidRDefault="00563D7E">
            <w:pPr>
              <w:jc w:val="center"/>
              <w:rPr>
                <w:rFonts w:ascii="Arial" w:eastAsia="Cambria" w:hAnsi="Arial" w:cs="Arial"/>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3" w14:textId="77777777" w:rsidR="000207FA" w:rsidRPr="007C21EA" w:rsidRDefault="00563D7E">
            <w:pPr>
              <w:jc w:val="center"/>
              <w:rPr>
                <w:rFonts w:ascii="Arial" w:eastAsia="Cambria" w:hAnsi="Arial" w:cs="Arial"/>
              </w:rPr>
            </w:pPr>
            <w:r w:rsidRPr="007C21EA">
              <w:rPr>
                <w:rFonts w:ascii="Arial" w:eastAsia="Cambria" w:hAnsi="Arial" w:cs="Arial"/>
                <w:highlight w:val="white"/>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4" w14:textId="77777777" w:rsidR="000207FA" w:rsidRPr="007C21EA" w:rsidRDefault="00563D7E">
            <w:pPr>
              <w:jc w:val="center"/>
              <w:rPr>
                <w:rFonts w:ascii="Arial" w:eastAsia="Cambria" w:hAnsi="Arial" w:cs="Arial"/>
              </w:rPr>
            </w:pPr>
            <w:r w:rsidRPr="007C21EA">
              <w:rPr>
                <w:rFonts w:ascii="Arial" w:eastAsia="Cambria" w:hAnsi="Arial" w:cs="Arial"/>
              </w:rPr>
              <w:t>57k</w:t>
            </w:r>
          </w:p>
        </w:tc>
      </w:tr>
      <w:tr w:rsidR="000207FA" w:rsidRPr="007C21EA" w14:paraId="20934B55" w14:textId="77777777">
        <w:trPr>
          <w:trHeight w:val="360"/>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5" w14:textId="77777777" w:rsidR="000207FA" w:rsidRPr="007C21EA" w:rsidRDefault="00563D7E">
            <w:pPr>
              <w:jc w:val="center"/>
              <w:rPr>
                <w:rFonts w:ascii="Arial" w:eastAsia="Cambria" w:hAnsi="Arial" w:cs="Arial"/>
              </w:rPr>
            </w:pPr>
            <w:r w:rsidRPr="007C21EA">
              <w:rPr>
                <w:rFonts w:ascii="Arial" w:eastAsia="Cambria" w:hAnsi="Arial" w:cs="Arial"/>
              </w:rPr>
              <w:t>vB_OCPT_PG13</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6" w14:textId="77777777" w:rsidR="000207FA" w:rsidRPr="007C21EA" w:rsidRDefault="00563D7E">
            <w:pPr>
              <w:jc w:val="center"/>
              <w:rPr>
                <w:rFonts w:ascii="Arial" w:eastAsia="Cambria" w:hAnsi="Arial" w:cs="Arial"/>
                <w:highlight w:val="white"/>
              </w:rPr>
            </w:pPr>
            <w:r w:rsidRPr="007C21EA">
              <w:rPr>
                <w:rFonts w:ascii="Arial" w:eastAsia="Cambria" w:hAnsi="Arial" w:cs="Arial"/>
              </w:rPr>
              <w:t>Siphoviridae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7" w14:textId="77777777" w:rsidR="000207FA" w:rsidRPr="007C21EA" w:rsidRDefault="00563D7E">
            <w:pPr>
              <w:jc w:val="center"/>
              <w:rPr>
                <w:rFonts w:ascii="Arial" w:eastAsia="Cambria" w:hAnsi="Arial" w:cs="Arial"/>
                <w:highlight w:val="white"/>
              </w:rPr>
            </w:pPr>
            <w:r w:rsidRPr="007C21EA">
              <w:rPr>
                <w:rFonts w:ascii="Arial" w:eastAsia="Cambria" w:hAnsi="Arial" w:cs="Arial"/>
                <w:highlight w:val="white"/>
              </w:rPr>
              <w:t>Saphexavirus</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8" w14:textId="77777777" w:rsidR="000207FA" w:rsidRPr="007C21EA" w:rsidRDefault="00563D7E">
            <w:pPr>
              <w:jc w:val="center"/>
              <w:rPr>
                <w:rFonts w:ascii="Arial" w:eastAsia="Cambria" w:hAnsi="Arial" w:cs="Arial"/>
              </w:rPr>
            </w:pPr>
            <w:r w:rsidRPr="007C21EA">
              <w:rPr>
                <w:rFonts w:ascii="Arial" w:eastAsia="Cambria" w:hAnsi="Arial" w:cs="Arial"/>
              </w:rPr>
              <w:t>58k</w:t>
            </w:r>
          </w:p>
        </w:tc>
      </w:tr>
      <w:tr w:rsidR="000207FA" w:rsidRPr="007C21EA" w14:paraId="4DBDC4B5" w14:textId="77777777">
        <w:trPr>
          <w:trHeight w:val="345"/>
        </w:trPr>
        <w:tc>
          <w:tcPr>
            <w:tcW w:w="238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9" w14:textId="77777777" w:rsidR="000207FA" w:rsidRPr="007C21EA" w:rsidRDefault="00563D7E">
            <w:pPr>
              <w:jc w:val="center"/>
              <w:rPr>
                <w:rFonts w:ascii="Arial" w:eastAsia="Cambria" w:hAnsi="Arial" w:cs="Arial"/>
              </w:rPr>
            </w:pPr>
            <w:r w:rsidRPr="007C21EA">
              <w:rPr>
                <w:rFonts w:ascii="Arial" w:eastAsia="Cambria" w:hAnsi="Arial" w:cs="Arial"/>
              </w:rPr>
              <w:t>vB_OCPT_Ump</w:t>
            </w:r>
          </w:p>
        </w:tc>
        <w:tc>
          <w:tcPr>
            <w:tcW w:w="190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00015A" w14:textId="77777777" w:rsidR="000207FA" w:rsidRPr="007C21EA" w:rsidRDefault="00563D7E">
            <w:pPr>
              <w:jc w:val="center"/>
              <w:rPr>
                <w:rFonts w:ascii="Arial" w:eastAsia="Cambria" w:hAnsi="Arial" w:cs="Arial"/>
              </w:rPr>
            </w:pPr>
            <w:r w:rsidRPr="007C21EA">
              <w:rPr>
                <w:rFonts w:ascii="Arial" w:eastAsia="Cambria" w:hAnsi="Arial" w:cs="Arial"/>
              </w:rPr>
              <w:t>Podoviridae</w:t>
            </w:r>
          </w:p>
        </w:tc>
        <w:tc>
          <w:tcPr>
            <w:tcW w:w="184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B" w14:textId="77777777" w:rsidR="000207FA" w:rsidRPr="007C21EA" w:rsidRDefault="00563D7E">
            <w:pPr>
              <w:jc w:val="center"/>
              <w:rPr>
                <w:rFonts w:ascii="Arial" w:eastAsia="Cambria" w:hAnsi="Arial" w:cs="Arial"/>
              </w:rPr>
            </w:pPr>
            <w:r w:rsidRPr="007C21EA">
              <w:rPr>
                <w:rFonts w:ascii="Arial" w:eastAsia="Cambria" w:hAnsi="Arial" w:cs="Arial"/>
              </w:rPr>
              <w:t>unflassified</w:t>
            </w:r>
          </w:p>
        </w:tc>
        <w:tc>
          <w:tcPr>
            <w:tcW w:w="1440"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00015C" w14:textId="77777777" w:rsidR="000207FA" w:rsidRPr="007C21EA" w:rsidRDefault="00563D7E">
            <w:pPr>
              <w:jc w:val="center"/>
              <w:rPr>
                <w:rFonts w:ascii="Arial" w:eastAsia="Cambria" w:hAnsi="Arial" w:cs="Arial"/>
              </w:rPr>
            </w:pPr>
            <w:r w:rsidRPr="007C21EA">
              <w:rPr>
                <w:rFonts w:ascii="Arial" w:eastAsia="Cambria" w:hAnsi="Arial" w:cs="Arial"/>
              </w:rPr>
              <w:t>18k</w:t>
            </w:r>
          </w:p>
        </w:tc>
      </w:tr>
    </w:tbl>
    <w:p w14:paraId="0000015D" w14:textId="77777777" w:rsidR="000207FA" w:rsidRPr="007C21EA" w:rsidRDefault="000207FA">
      <w:pPr>
        <w:rPr>
          <w:rFonts w:ascii="Arial" w:hAnsi="Arial" w:cs="Arial"/>
        </w:rPr>
      </w:pPr>
    </w:p>
    <w:p w14:paraId="0000015E" w14:textId="77777777" w:rsidR="000207FA" w:rsidRPr="007C21EA" w:rsidRDefault="00563D7E">
      <w:pPr>
        <w:rPr>
          <w:rFonts w:ascii="Arial" w:hAnsi="Arial" w:cs="Arial"/>
        </w:rPr>
      </w:pPr>
      <w:r w:rsidRPr="007C21EA">
        <w:rPr>
          <w:rFonts w:ascii="Arial" w:hAnsi="Arial" w:cs="Arial"/>
        </w:rPr>
        <w:br w:type="page"/>
      </w:r>
    </w:p>
    <w:p w14:paraId="0000015F" w14:textId="40ECD251" w:rsidR="000207FA" w:rsidRPr="007C21EA" w:rsidRDefault="00563D7E">
      <w:pPr>
        <w:spacing w:line="480" w:lineRule="auto"/>
        <w:rPr>
          <w:rFonts w:ascii="Arial" w:hAnsi="Arial" w:cs="Arial"/>
          <w:sz w:val="24"/>
          <w:szCs w:val="24"/>
        </w:rPr>
      </w:pPr>
      <w:r w:rsidRPr="007C21EA">
        <w:rPr>
          <w:rFonts w:ascii="Arial" w:eastAsia="Cambria" w:hAnsi="Arial" w:cs="Arial"/>
          <w:b/>
          <w:sz w:val="24"/>
          <w:szCs w:val="24"/>
        </w:rPr>
        <w:lastRenderedPageBreak/>
        <w:t xml:space="preserve">Supplemental </w:t>
      </w:r>
      <w:r w:rsidRPr="007C21EA">
        <w:rPr>
          <w:rFonts w:ascii="Arial" w:hAnsi="Arial" w:cs="Arial"/>
          <w:b/>
          <w:sz w:val="24"/>
          <w:szCs w:val="24"/>
        </w:rPr>
        <w:t>Table S4</w:t>
      </w:r>
      <w:r w:rsidRPr="007C21EA">
        <w:rPr>
          <w:rFonts w:ascii="Arial" w:hAnsi="Arial" w:cs="Arial"/>
          <w:sz w:val="24"/>
          <w:szCs w:val="24"/>
        </w:rPr>
        <w:t xml:space="preserve">. DNA primers </w:t>
      </w:r>
      <w:r w:rsidR="003D306C">
        <w:rPr>
          <w:rFonts w:ascii="Arial" w:hAnsi="Arial" w:cs="Arial"/>
          <w:sz w:val="24"/>
          <w:szCs w:val="24"/>
        </w:rPr>
        <w:t>(5’</w:t>
      </w:r>
      <w:r w:rsidR="003D306C" w:rsidRPr="003D306C">
        <w:rPr>
          <w:rFonts w:ascii="Arial" w:hAnsi="Arial" w:cs="Arial"/>
          <w:sz w:val="24"/>
          <w:szCs w:val="24"/>
        </w:rPr>
        <w:sym w:font="Wingdings" w:char="F0E0"/>
      </w:r>
      <w:r w:rsidR="003D306C">
        <w:rPr>
          <w:rFonts w:ascii="Arial" w:hAnsi="Arial" w:cs="Arial"/>
          <w:sz w:val="24"/>
          <w:szCs w:val="24"/>
        </w:rPr>
        <w:t xml:space="preserve">3’) </w:t>
      </w:r>
      <w:r w:rsidRPr="007C21EA">
        <w:rPr>
          <w:rFonts w:ascii="Arial" w:hAnsi="Arial" w:cs="Arial"/>
          <w:sz w:val="24"/>
          <w:szCs w:val="24"/>
        </w:rPr>
        <w:t>used to conduct qPCR experiments.</w:t>
      </w:r>
    </w:p>
    <w:tbl>
      <w:tblPr>
        <w:tblStyle w:val="1"/>
        <w:tblW w:w="53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20"/>
        <w:gridCol w:w="3470"/>
      </w:tblGrid>
      <w:tr w:rsidR="000207FA" w:rsidRPr="007C21EA" w14:paraId="043042E0" w14:textId="77777777" w:rsidTr="00FD2F55">
        <w:tc>
          <w:tcPr>
            <w:tcW w:w="1920" w:type="dxa"/>
            <w:shd w:val="clear" w:color="auto" w:fill="auto"/>
            <w:tcMar>
              <w:top w:w="100" w:type="dxa"/>
              <w:left w:w="100" w:type="dxa"/>
              <w:bottom w:w="100" w:type="dxa"/>
              <w:right w:w="100" w:type="dxa"/>
            </w:tcMar>
          </w:tcPr>
          <w:p w14:paraId="00000160"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DNA primer</w:t>
            </w:r>
          </w:p>
        </w:tc>
        <w:tc>
          <w:tcPr>
            <w:tcW w:w="3470" w:type="dxa"/>
            <w:shd w:val="clear" w:color="auto" w:fill="auto"/>
            <w:tcMar>
              <w:top w:w="100" w:type="dxa"/>
              <w:left w:w="100" w:type="dxa"/>
              <w:bottom w:w="100" w:type="dxa"/>
              <w:right w:w="100" w:type="dxa"/>
            </w:tcMar>
          </w:tcPr>
          <w:p w14:paraId="00000161" w14:textId="77777777" w:rsidR="000207FA" w:rsidRPr="007C21EA" w:rsidRDefault="00563D7E">
            <w:pPr>
              <w:widowControl w:val="0"/>
              <w:rPr>
                <w:rFonts w:ascii="Arial" w:hAnsi="Arial" w:cs="Arial"/>
                <w:b/>
                <w:sz w:val="24"/>
                <w:szCs w:val="24"/>
              </w:rPr>
            </w:pPr>
            <w:r w:rsidRPr="007C21EA">
              <w:rPr>
                <w:rFonts w:ascii="Arial" w:hAnsi="Arial" w:cs="Arial"/>
                <w:b/>
                <w:sz w:val="24"/>
                <w:szCs w:val="24"/>
              </w:rPr>
              <w:t>Sequence</w:t>
            </w:r>
          </w:p>
        </w:tc>
      </w:tr>
      <w:tr w:rsidR="000207FA" w:rsidRPr="007C21EA" w14:paraId="4A824D29" w14:textId="77777777" w:rsidTr="00FD2F55">
        <w:tc>
          <w:tcPr>
            <w:tcW w:w="1920" w:type="dxa"/>
            <w:shd w:val="clear" w:color="auto" w:fill="auto"/>
            <w:tcMar>
              <w:top w:w="100" w:type="dxa"/>
              <w:left w:w="100" w:type="dxa"/>
              <w:bottom w:w="100" w:type="dxa"/>
              <w:right w:w="100" w:type="dxa"/>
            </w:tcMar>
          </w:tcPr>
          <w:p w14:paraId="00000162" w14:textId="77777777" w:rsidR="000207FA" w:rsidRPr="007C21EA" w:rsidRDefault="00563D7E">
            <w:pPr>
              <w:widowControl w:val="0"/>
              <w:rPr>
                <w:rFonts w:ascii="Arial" w:hAnsi="Arial" w:cs="Arial"/>
              </w:rPr>
            </w:pPr>
            <w:r w:rsidRPr="007C21EA">
              <w:rPr>
                <w:rFonts w:ascii="Arial" w:hAnsi="Arial" w:cs="Arial"/>
              </w:rPr>
              <w:t>vB_OCPT_Ben_F</w:t>
            </w:r>
          </w:p>
        </w:tc>
        <w:tc>
          <w:tcPr>
            <w:tcW w:w="3470" w:type="dxa"/>
            <w:shd w:val="clear" w:color="auto" w:fill="auto"/>
            <w:tcMar>
              <w:top w:w="100" w:type="dxa"/>
              <w:left w:w="100" w:type="dxa"/>
              <w:bottom w:w="100" w:type="dxa"/>
              <w:right w:w="100" w:type="dxa"/>
            </w:tcMar>
          </w:tcPr>
          <w:p w14:paraId="00000163" w14:textId="759BE43D"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D70A2B" w14:textId="77777777" w:rsidTr="00FD2F55">
        <w:tc>
          <w:tcPr>
            <w:tcW w:w="1920" w:type="dxa"/>
            <w:shd w:val="clear" w:color="auto" w:fill="auto"/>
            <w:tcMar>
              <w:top w:w="100" w:type="dxa"/>
              <w:left w:w="100" w:type="dxa"/>
              <w:bottom w:w="100" w:type="dxa"/>
              <w:right w:w="100" w:type="dxa"/>
            </w:tcMar>
          </w:tcPr>
          <w:p w14:paraId="00000164" w14:textId="77777777" w:rsidR="000207FA" w:rsidRPr="007C21EA" w:rsidRDefault="00563D7E">
            <w:pPr>
              <w:widowControl w:val="0"/>
              <w:rPr>
                <w:rFonts w:ascii="Arial" w:hAnsi="Arial" w:cs="Arial"/>
              </w:rPr>
            </w:pPr>
            <w:r w:rsidRPr="007C21EA">
              <w:rPr>
                <w:rFonts w:ascii="Arial" w:hAnsi="Arial" w:cs="Arial"/>
              </w:rPr>
              <w:t>vB_OCPT_Ben_R</w:t>
            </w:r>
          </w:p>
        </w:tc>
        <w:tc>
          <w:tcPr>
            <w:tcW w:w="3470" w:type="dxa"/>
            <w:shd w:val="clear" w:color="auto" w:fill="auto"/>
            <w:tcMar>
              <w:top w:w="100" w:type="dxa"/>
              <w:left w:w="100" w:type="dxa"/>
              <w:bottom w:w="100" w:type="dxa"/>
              <w:right w:w="100" w:type="dxa"/>
            </w:tcMar>
          </w:tcPr>
          <w:p w14:paraId="00000165"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6BADD927" w14:textId="77777777" w:rsidTr="00FD2F55">
        <w:tc>
          <w:tcPr>
            <w:tcW w:w="1920" w:type="dxa"/>
            <w:shd w:val="clear" w:color="auto" w:fill="auto"/>
            <w:tcMar>
              <w:top w:w="100" w:type="dxa"/>
              <w:left w:w="100" w:type="dxa"/>
              <w:bottom w:w="100" w:type="dxa"/>
              <w:right w:w="100" w:type="dxa"/>
            </w:tcMar>
          </w:tcPr>
          <w:p w14:paraId="00000166" w14:textId="77777777" w:rsidR="000207FA" w:rsidRPr="007C21EA" w:rsidRDefault="00563D7E">
            <w:pPr>
              <w:widowControl w:val="0"/>
              <w:rPr>
                <w:rFonts w:ascii="Arial" w:hAnsi="Arial" w:cs="Arial"/>
              </w:rPr>
            </w:pPr>
            <w:r w:rsidRPr="007C21EA">
              <w:rPr>
                <w:rFonts w:ascii="Arial" w:hAnsi="Arial" w:cs="Arial"/>
              </w:rPr>
              <w:t>vB_OCPT_Bop_F</w:t>
            </w:r>
          </w:p>
        </w:tc>
        <w:tc>
          <w:tcPr>
            <w:tcW w:w="3470" w:type="dxa"/>
            <w:shd w:val="clear" w:color="auto" w:fill="auto"/>
            <w:tcMar>
              <w:top w:w="100" w:type="dxa"/>
              <w:left w:w="100" w:type="dxa"/>
              <w:bottom w:w="100" w:type="dxa"/>
              <w:right w:w="100" w:type="dxa"/>
            </w:tcMar>
          </w:tcPr>
          <w:p w14:paraId="00000167" w14:textId="77777777" w:rsidR="000207FA" w:rsidRPr="007C21EA" w:rsidRDefault="00563D7E">
            <w:pPr>
              <w:widowControl w:val="0"/>
              <w:rPr>
                <w:rFonts w:ascii="Arial" w:hAnsi="Arial" w:cs="Arial"/>
              </w:rPr>
            </w:pPr>
            <w:r w:rsidRPr="007C21EA">
              <w:rPr>
                <w:rFonts w:ascii="Arial" w:hAnsi="Arial" w:cs="Arial"/>
              </w:rPr>
              <w:t>AACCGTTTGCTAACCATTTTC</w:t>
            </w:r>
          </w:p>
        </w:tc>
      </w:tr>
      <w:tr w:rsidR="000207FA" w:rsidRPr="007C21EA" w14:paraId="07709C97" w14:textId="77777777" w:rsidTr="00FD2F55">
        <w:tc>
          <w:tcPr>
            <w:tcW w:w="1920" w:type="dxa"/>
            <w:shd w:val="clear" w:color="auto" w:fill="auto"/>
            <w:tcMar>
              <w:top w:w="100" w:type="dxa"/>
              <w:left w:w="100" w:type="dxa"/>
              <w:bottom w:w="100" w:type="dxa"/>
              <w:right w:w="100" w:type="dxa"/>
            </w:tcMar>
          </w:tcPr>
          <w:p w14:paraId="00000168" w14:textId="77777777" w:rsidR="000207FA" w:rsidRPr="007C21EA" w:rsidRDefault="00563D7E">
            <w:pPr>
              <w:widowControl w:val="0"/>
              <w:rPr>
                <w:rFonts w:ascii="Arial" w:hAnsi="Arial" w:cs="Arial"/>
              </w:rPr>
            </w:pPr>
            <w:r w:rsidRPr="007C21EA">
              <w:rPr>
                <w:rFonts w:ascii="Arial" w:hAnsi="Arial" w:cs="Arial"/>
              </w:rPr>
              <w:t>vB_OCPT_Bop_R</w:t>
            </w:r>
          </w:p>
        </w:tc>
        <w:tc>
          <w:tcPr>
            <w:tcW w:w="3470" w:type="dxa"/>
            <w:shd w:val="clear" w:color="auto" w:fill="auto"/>
            <w:tcMar>
              <w:top w:w="100" w:type="dxa"/>
              <w:left w:w="100" w:type="dxa"/>
              <w:bottom w:w="100" w:type="dxa"/>
              <w:right w:w="100" w:type="dxa"/>
            </w:tcMar>
          </w:tcPr>
          <w:p w14:paraId="00000169" w14:textId="77777777" w:rsidR="000207FA" w:rsidRPr="007C21EA" w:rsidRDefault="00563D7E">
            <w:pPr>
              <w:widowControl w:val="0"/>
              <w:rPr>
                <w:rFonts w:ascii="Arial" w:hAnsi="Arial" w:cs="Arial"/>
              </w:rPr>
            </w:pPr>
            <w:r w:rsidRPr="007C21EA">
              <w:rPr>
                <w:rFonts w:ascii="Arial" w:hAnsi="Arial" w:cs="Arial"/>
              </w:rPr>
              <w:t>GGTTTGTGTACTAAGTGTATA</w:t>
            </w:r>
          </w:p>
        </w:tc>
      </w:tr>
      <w:tr w:rsidR="000207FA" w:rsidRPr="007C21EA" w14:paraId="0634043B" w14:textId="77777777" w:rsidTr="00FD2F55">
        <w:tc>
          <w:tcPr>
            <w:tcW w:w="1920" w:type="dxa"/>
            <w:shd w:val="clear" w:color="auto" w:fill="auto"/>
            <w:tcMar>
              <w:top w:w="100" w:type="dxa"/>
              <w:left w:w="100" w:type="dxa"/>
              <w:bottom w:w="100" w:type="dxa"/>
              <w:right w:w="100" w:type="dxa"/>
            </w:tcMar>
          </w:tcPr>
          <w:p w14:paraId="0000016A" w14:textId="77777777" w:rsidR="000207FA" w:rsidRPr="007C21EA" w:rsidRDefault="00563D7E">
            <w:pPr>
              <w:widowControl w:val="0"/>
              <w:rPr>
                <w:rFonts w:ascii="Arial" w:hAnsi="Arial" w:cs="Arial"/>
              </w:rPr>
            </w:pPr>
            <w:r w:rsidRPr="007C21EA">
              <w:rPr>
                <w:rFonts w:ascii="Arial" w:hAnsi="Arial" w:cs="Arial"/>
              </w:rPr>
              <w:t>vB_OCPT_Carl_F</w:t>
            </w:r>
          </w:p>
        </w:tc>
        <w:tc>
          <w:tcPr>
            <w:tcW w:w="3470" w:type="dxa"/>
            <w:shd w:val="clear" w:color="auto" w:fill="auto"/>
            <w:tcMar>
              <w:top w:w="100" w:type="dxa"/>
              <w:left w:w="100" w:type="dxa"/>
              <w:bottom w:w="100" w:type="dxa"/>
              <w:right w:w="100" w:type="dxa"/>
            </w:tcMar>
          </w:tcPr>
          <w:p w14:paraId="0000016B" w14:textId="77777777" w:rsidR="000207FA" w:rsidRPr="007C21EA" w:rsidRDefault="00563D7E">
            <w:pPr>
              <w:widowControl w:val="0"/>
              <w:rPr>
                <w:rFonts w:ascii="Arial" w:hAnsi="Arial" w:cs="Arial"/>
              </w:rPr>
            </w:pPr>
            <w:r w:rsidRPr="007C21EA">
              <w:rPr>
                <w:rFonts w:ascii="Arial" w:hAnsi="Arial" w:cs="Arial"/>
              </w:rPr>
              <w:t>CTAAAAATCTAACCAATTATC</w:t>
            </w:r>
          </w:p>
        </w:tc>
      </w:tr>
      <w:tr w:rsidR="000207FA" w:rsidRPr="007C21EA" w14:paraId="149307D4" w14:textId="77777777" w:rsidTr="00FD2F55">
        <w:tc>
          <w:tcPr>
            <w:tcW w:w="1920" w:type="dxa"/>
            <w:shd w:val="clear" w:color="auto" w:fill="auto"/>
            <w:tcMar>
              <w:top w:w="100" w:type="dxa"/>
              <w:left w:w="100" w:type="dxa"/>
              <w:bottom w:w="100" w:type="dxa"/>
              <w:right w:w="100" w:type="dxa"/>
            </w:tcMar>
          </w:tcPr>
          <w:p w14:paraId="0000016C" w14:textId="77777777" w:rsidR="000207FA" w:rsidRPr="007C21EA" w:rsidRDefault="00563D7E">
            <w:pPr>
              <w:widowControl w:val="0"/>
              <w:rPr>
                <w:rFonts w:ascii="Arial" w:hAnsi="Arial" w:cs="Arial"/>
              </w:rPr>
            </w:pPr>
            <w:r w:rsidRPr="007C21EA">
              <w:rPr>
                <w:rFonts w:ascii="Arial" w:hAnsi="Arial" w:cs="Arial"/>
              </w:rPr>
              <w:t>vB_OCPT_Carl_R</w:t>
            </w:r>
          </w:p>
        </w:tc>
        <w:tc>
          <w:tcPr>
            <w:tcW w:w="3470" w:type="dxa"/>
            <w:shd w:val="clear" w:color="auto" w:fill="auto"/>
            <w:tcMar>
              <w:top w:w="100" w:type="dxa"/>
              <w:left w:w="100" w:type="dxa"/>
              <w:bottom w:w="100" w:type="dxa"/>
              <w:right w:w="100" w:type="dxa"/>
            </w:tcMar>
          </w:tcPr>
          <w:p w14:paraId="0000016D" w14:textId="77777777" w:rsidR="000207FA" w:rsidRPr="007C21EA" w:rsidRDefault="00563D7E">
            <w:pPr>
              <w:widowControl w:val="0"/>
              <w:rPr>
                <w:rFonts w:ascii="Arial" w:hAnsi="Arial" w:cs="Arial"/>
              </w:rPr>
            </w:pPr>
            <w:r w:rsidRPr="007C21EA">
              <w:rPr>
                <w:rFonts w:ascii="Arial" w:hAnsi="Arial" w:cs="Arial"/>
              </w:rPr>
              <w:t>ATGGGTTTTTTCATTGCTAAA</w:t>
            </w:r>
          </w:p>
        </w:tc>
      </w:tr>
      <w:tr w:rsidR="000207FA" w:rsidRPr="007C21EA" w14:paraId="67A012ED" w14:textId="77777777" w:rsidTr="00FD2F55">
        <w:tc>
          <w:tcPr>
            <w:tcW w:w="1920" w:type="dxa"/>
            <w:shd w:val="clear" w:color="auto" w:fill="auto"/>
            <w:tcMar>
              <w:top w:w="100" w:type="dxa"/>
              <w:left w:w="100" w:type="dxa"/>
              <w:bottom w:w="100" w:type="dxa"/>
              <w:right w:w="100" w:type="dxa"/>
            </w:tcMar>
          </w:tcPr>
          <w:p w14:paraId="0000016E" w14:textId="77777777" w:rsidR="000207FA" w:rsidRPr="007C21EA" w:rsidRDefault="00563D7E">
            <w:pPr>
              <w:widowControl w:val="0"/>
              <w:rPr>
                <w:rFonts w:ascii="Arial" w:hAnsi="Arial" w:cs="Arial"/>
              </w:rPr>
            </w:pPr>
            <w:r w:rsidRPr="007C21EA">
              <w:rPr>
                <w:rFonts w:ascii="Arial" w:hAnsi="Arial" w:cs="Arial"/>
              </w:rPr>
              <w:t>vB_OCPT_Bill_F</w:t>
            </w:r>
          </w:p>
        </w:tc>
        <w:tc>
          <w:tcPr>
            <w:tcW w:w="3470" w:type="dxa"/>
            <w:shd w:val="clear" w:color="auto" w:fill="auto"/>
            <w:tcMar>
              <w:top w:w="100" w:type="dxa"/>
              <w:left w:w="100" w:type="dxa"/>
              <w:bottom w:w="100" w:type="dxa"/>
              <w:right w:w="100" w:type="dxa"/>
            </w:tcMar>
          </w:tcPr>
          <w:p w14:paraId="0000016F" w14:textId="77777777" w:rsidR="000207FA" w:rsidRPr="007C21EA" w:rsidRDefault="00563D7E">
            <w:pPr>
              <w:widowControl w:val="0"/>
              <w:rPr>
                <w:rFonts w:ascii="Arial" w:hAnsi="Arial" w:cs="Arial"/>
              </w:rPr>
            </w:pPr>
            <w:r w:rsidRPr="007C21EA">
              <w:rPr>
                <w:rFonts w:ascii="Arial" w:hAnsi="Arial" w:cs="Arial"/>
              </w:rPr>
              <w:t>AAAACAGTTGAAACAGTTATT</w:t>
            </w:r>
          </w:p>
        </w:tc>
      </w:tr>
      <w:tr w:rsidR="000207FA" w:rsidRPr="007C21EA" w14:paraId="0302EFCF" w14:textId="77777777" w:rsidTr="00FD2F55">
        <w:tc>
          <w:tcPr>
            <w:tcW w:w="1920" w:type="dxa"/>
            <w:shd w:val="clear" w:color="auto" w:fill="auto"/>
            <w:tcMar>
              <w:top w:w="100" w:type="dxa"/>
              <w:left w:w="100" w:type="dxa"/>
              <w:bottom w:w="100" w:type="dxa"/>
              <w:right w:w="100" w:type="dxa"/>
            </w:tcMar>
          </w:tcPr>
          <w:p w14:paraId="00000170" w14:textId="77777777" w:rsidR="000207FA" w:rsidRPr="007C21EA" w:rsidRDefault="00563D7E">
            <w:pPr>
              <w:widowControl w:val="0"/>
              <w:rPr>
                <w:rFonts w:ascii="Arial" w:hAnsi="Arial" w:cs="Arial"/>
              </w:rPr>
            </w:pPr>
            <w:r w:rsidRPr="007C21EA">
              <w:rPr>
                <w:rFonts w:ascii="Arial" w:hAnsi="Arial" w:cs="Arial"/>
              </w:rPr>
              <w:t>vB_OCPT_Bill_R</w:t>
            </w:r>
          </w:p>
        </w:tc>
        <w:tc>
          <w:tcPr>
            <w:tcW w:w="3470" w:type="dxa"/>
            <w:shd w:val="clear" w:color="auto" w:fill="auto"/>
            <w:tcMar>
              <w:top w:w="100" w:type="dxa"/>
              <w:left w:w="100" w:type="dxa"/>
              <w:bottom w:w="100" w:type="dxa"/>
              <w:right w:w="100" w:type="dxa"/>
            </w:tcMar>
          </w:tcPr>
          <w:p w14:paraId="00000171" w14:textId="77777777" w:rsidR="000207FA" w:rsidRPr="007C21EA" w:rsidRDefault="00563D7E">
            <w:pPr>
              <w:widowControl w:val="0"/>
              <w:rPr>
                <w:rFonts w:ascii="Arial" w:hAnsi="Arial" w:cs="Arial"/>
              </w:rPr>
            </w:pPr>
            <w:r w:rsidRPr="007C21EA">
              <w:rPr>
                <w:rFonts w:ascii="Arial" w:hAnsi="Arial" w:cs="Arial"/>
              </w:rPr>
              <w:t>TATAAGCTTACTGTTTTACCA</w:t>
            </w:r>
          </w:p>
        </w:tc>
      </w:tr>
      <w:tr w:rsidR="000207FA" w:rsidRPr="007C21EA" w14:paraId="22B68648" w14:textId="77777777" w:rsidTr="00FD2F55">
        <w:tc>
          <w:tcPr>
            <w:tcW w:w="1920" w:type="dxa"/>
            <w:shd w:val="clear" w:color="auto" w:fill="auto"/>
            <w:tcMar>
              <w:top w:w="100" w:type="dxa"/>
              <w:left w:w="100" w:type="dxa"/>
              <w:bottom w:w="100" w:type="dxa"/>
              <w:right w:w="100" w:type="dxa"/>
            </w:tcMar>
          </w:tcPr>
          <w:p w14:paraId="00000172" w14:textId="77777777" w:rsidR="000207FA" w:rsidRPr="007C21EA" w:rsidRDefault="00563D7E">
            <w:pPr>
              <w:widowControl w:val="0"/>
              <w:rPr>
                <w:rFonts w:ascii="Arial" w:hAnsi="Arial" w:cs="Arial"/>
              </w:rPr>
            </w:pPr>
            <w:r w:rsidRPr="007C21EA">
              <w:rPr>
                <w:rFonts w:ascii="Arial" w:hAnsi="Arial" w:cs="Arial"/>
              </w:rPr>
              <w:t>vB_OCPT_CCS1_F</w:t>
            </w:r>
          </w:p>
        </w:tc>
        <w:tc>
          <w:tcPr>
            <w:tcW w:w="3470" w:type="dxa"/>
            <w:shd w:val="clear" w:color="auto" w:fill="auto"/>
            <w:tcMar>
              <w:top w:w="100" w:type="dxa"/>
              <w:left w:w="100" w:type="dxa"/>
              <w:bottom w:w="100" w:type="dxa"/>
              <w:right w:w="100" w:type="dxa"/>
            </w:tcMar>
          </w:tcPr>
          <w:p w14:paraId="00000173" w14:textId="77777777" w:rsidR="000207FA" w:rsidRPr="007C21EA" w:rsidRDefault="00563D7E">
            <w:pPr>
              <w:widowControl w:val="0"/>
              <w:rPr>
                <w:rFonts w:ascii="Arial" w:hAnsi="Arial" w:cs="Arial"/>
              </w:rPr>
            </w:pPr>
            <w:r w:rsidRPr="007C21EA">
              <w:rPr>
                <w:rFonts w:ascii="Arial" w:hAnsi="Arial" w:cs="Arial"/>
              </w:rPr>
              <w:t>TATGAGTAACATTAACATGGA</w:t>
            </w:r>
          </w:p>
        </w:tc>
      </w:tr>
      <w:tr w:rsidR="000207FA" w:rsidRPr="007C21EA" w14:paraId="4F4A46D5" w14:textId="77777777" w:rsidTr="00FD2F55">
        <w:tc>
          <w:tcPr>
            <w:tcW w:w="1920" w:type="dxa"/>
            <w:shd w:val="clear" w:color="auto" w:fill="auto"/>
            <w:tcMar>
              <w:top w:w="100" w:type="dxa"/>
              <w:left w:w="100" w:type="dxa"/>
              <w:bottom w:w="100" w:type="dxa"/>
              <w:right w:w="100" w:type="dxa"/>
            </w:tcMar>
          </w:tcPr>
          <w:p w14:paraId="00000174" w14:textId="77777777" w:rsidR="000207FA" w:rsidRPr="007C21EA" w:rsidRDefault="00563D7E">
            <w:pPr>
              <w:widowControl w:val="0"/>
              <w:rPr>
                <w:rFonts w:ascii="Arial" w:hAnsi="Arial" w:cs="Arial"/>
              </w:rPr>
            </w:pPr>
            <w:r w:rsidRPr="007C21EA">
              <w:rPr>
                <w:rFonts w:ascii="Arial" w:hAnsi="Arial" w:cs="Arial"/>
              </w:rPr>
              <w:t>vB_OCPT_CCS1_R</w:t>
            </w:r>
          </w:p>
        </w:tc>
        <w:tc>
          <w:tcPr>
            <w:tcW w:w="3470" w:type="dxa"/>
            <w:shd w:val="clear" w:color="auto" w:fill="auto"/>
            <w:tcMar>
              <w:top w:w="100" w:type="dxa"/>
              <w:left w:w="100" w:type="dxa"/>
              <w:bottom w:w="100" w:type="dxa"/>
              <w:right w:w="100" w:type="dxa"/>
            </w:tcMar>
          </w:tcPr>
          <w:p w14:paraId="00000175" w14:textId="77777777" w:rsidR="000207FA" w:rsidRPr="007C21EA" w:rsidRDefault="00563D7E">
            <w:pPr>
              <w:widowControl w:val="0"/>
              <w:rPr>
                <w:rFonts w:ascii="Arial" w:hAnsi="Arial" w:cs="Arial"/>
              </w:rPr>
            </w:pPr>
            <w:r w:rsidRPr="007C21EA">
              <w:rPr>
                <w:rFonts w:ascii="Arial" w:hAnsi="Arial" w:cs="Arial"/>
              </w:rPr>
              <w:t>CCTGCCTTACGTAAAGAATCA</w:t>
            </w:r>
          </w:p>
        </w:tc>
      </w:tr>
      <w:tr w:rsidR="000207FA" w:rsidRPr="007C21EA" w14:paraId="6F8C3F94" w14:textId="77777777" w:rsidTr="00FD2F55">
        <w:tc>
          <w:tcPr>
            <w:tcW w:w="1920" w:type="dxa"/>
            <w:shd w:val="clear" w:color="auto" w:fill="auto"/>
            <w:tcMar>
              <w:top w:w="100" w:type="dxa"/>
              <w:left w:w="100" w:type="dxa"/>
              <w:bottom w:w="100" w:type="dxa"/>
              <w:right w:w="100" w:type="dxa"/>
            </w:tcMar>
          </w:tcPr>
          <w:p w14:paraId="00000176" w14:textId="77777777" w:rsidR="000207FA" w:rsidRPr="007C21EA" w:rsidRDefault="00563D7E">
            <w:pPr>
              <w:widowControl w:val="0"/>
              <w:rPr>
                <w:rFonts w:ascii="Arial" w:hAnsi="Arial" w:cs="Arial"/>
              </w:rPr>
            </w:pPr>
            <w:r w:rsidRPr="007C21EA">
              <w:rPr>
                <w:rFonts w:ascii="Arial" w:hAnsi="Arial" w:cs="Arial"/>
              </w:rPr>
              <w:t>vB_OCPT_SDS1_F</w:t>
            </w:r>
          </w:p>
        </w:tc>
        <w:tc>
          <w:tcPr>
            <w:tcW w:w="3470" w:type="dxa"/>
            <w:shd w:val="clear" w:color="auto" w:fill="auto"/>
            <w:tcMar>
              <w:top w:w="100" w:type="dxa"/>
              <w:left w:w="100" w:type="dxa"/>
              <w:bottom w:w="100" w:type="dxa"/>
              <w:right w:w="100" w:type="dxa"/>
            </w:tcMar>
          </w:tcPr>
          <w:p w14:paraId="00000177" w14:textId="77777777" w:rsidR="000207FA" w:rsidRPr="007C21EA" w:rsidRDefault="00563D7E">
            <w:pPr>
              <w:widowControl w:val="0"/>
              <w:rPr>
                <w:rFonts w:ascii="Arial" w:hAnsi="Arial" w:cs="Arial"/>
              </w:rPr>
            </w:pPr>
            <w:r w:rsidRPr="007C21EA">
              <w:rPr>
                <w:rFonts w:ascii="Arial" w:hAnsi="Arial" w:cs="Arial"/>
              </w:rPr>
              <w:t>ACATTAACTCCTCTTTAGCTT</w:t>
            </w:r>
          </w:p>
        </w:tc>
      </w:tr>
      <w:tr w:rsidR="000207FA" w:rsidRPr="007C21EA" w14:paraId="727007AD" w14:textId="77777777" w:rsidTr="00FD2F55">
        <w:tc>
          <w:tcPr>
            <w:tcW w:w="1920" w:type="dxa"/>
            <w:shd w:val="clear" w:color="auto" w:fill="auto"/>
            <w:tcMar>
              <w:top w:w="100" w:type="dxa"/>
              <w:left w:w="100" w:type="dxa"/>
              <w:bottom w:w="100" w:type="dxa"/>
              <w:right w:w="100" w:type="dxa"/>
            </w:tcMar>
          </w:tcPr>
          <w:p w14:paraId="00000178" w14:textId="77777777" w:rsidR="000207FA" w:rsidRPr="007C21EA" w:rsidRDefault="00563D7E">
            <w:pPr>
              <w:widowControl w:val="0"/>
              <w:rPr>
                <w:rFonts w:ascii="Arial" w:hAnsi="Arial" w:cs="Arial"/>
              </w:rPr>
            </w:pPr>
            <w:r w:rsidRPr="007C21EA">
              <w:rPr>
                <w:rFonts w:ascii="Arial" w:hAnsi="Arial" w:cs="Arial"/>
              </w:rPr>
              <w:t>vB_OCPT_SDS1_R</w:t>
            </w:r>
          </w:p>
        </w:tc>
        <w:tc>
          <w:tcPr>
            <w:tcW w:w="3470" w:type="dxa"/>
            <w:shd w:val="clear" w:color="auto" w:fill="auto"/>
            <w:tcMar>
              <w:top w:w="100" w:type="dxa"/>
              <w:left w:w="100" w:type="dxa"/>
              <w:bottom w:w="100" w:type="dxa"/>
              <w:right w:w="100" w:type="dxa"/>
            </w:tcMar>
          </w:tcPr>
          <w:p w14:paraId="00000179" w14:textId="77777777" w:rsidR="000207FA" w:rsidRPr="007C21EA" w:rsidRDefault="00563D7E">
            <w:pPr>
              <w:widowControl w:val="0"/>
              <w:rPr>
                <w:rFonts w:ascii="Arial" w:hAnsi="Arial" w:cs="Arial"/>
              </w:rPr>
            </w:pPr>
            <w:r w:rsidRPr="007C21EA">
              <w:rPr>
                <w:rFonts w:ascii="Arial" w:hAnsi="Arial" w:cs="Arial"/>
              </w:rPr>
              <w:t>CGATTTTAGCATGCTGTTTCG</w:t>
            </w:r>
          </w:p>
        </w:tc>
      </w:tr>
      <w:tr w:rsidR="000207FA" w:rsidRPr="007C21EA" w14:paraId="4EE35BE0" w14:textId="77777777" w:rsidTr="00FD2F55">
        <w:tc>
          <w:tcPr>
            <w:tcW w:w="1920" w:type="dxa"/>
            <w:shd w:val="clear" w:color="auto" w:fill="auto"/>
            <w:tcMar>
              <w:top w:w="100" w:type="dxa"/>
              <w:left w:w="100" w:type="dxa"/>
              <w:bottom w:w="100" w:type="dxa"/>
              <w:right w:w="100" w:type="dxa"/>
            </w:tcMar>
          </w:tcPr>
          <w:p w14:paraId="0000017A" w14:textId="77777777" w:rsidR="000207FA" w:rsidRPr="007C21EA" w:rsidRDefault="00563D7E">
            <w:pPr>
              <w:widowControl w:val="0"/>
              <w:rPr>
                <w:rFonts w:ascii="Arial" w:hAnsi="Arial" w:cs="Arial"/>
              </w:rPr>
            </w:pPr>
            <w:r w:rsidRPr="007C21EA">
              <w:rPr>
                <w:rFonts w:ascii="Arial" w:hAnsi="Arial" w:cs="Arial"/>
              </w:rPr>
              <w:t>vB_OCPT_CCS2_F</w:t>
            </w:r>
          </w:p>
        </w:tc>
        <w:tc>
          <w:tcPr>
            <w:tcW w:w="3470" w:type="dxa"/>
            <w:shd w:val="clear" w:color="auto" w:fill="auto"/>
            <w:tcMar>
              <w:top w:w="100" w:type="dxa"/>
              <w:left w:w="100" w:type="dxa"/>
              <w:bottom w:w="100" w:type="dxa"/>
              <w:right w:w="100" w:type="dxa"/>
            </w:tcMar>
          </w:tcPr>
          <w:p w14:paraId="0000017B" w14:textId="77777777" w:rsidR="000207FA" w:rsidRPr="007C21EA" w:rsidRDefault="00563D7E">
            <w:pPr>
              <w:widowControl w:val="0"/>
              <w:rPr>
                <w:rFonts w:ascii="Arial" w:hAnsi="Arial" w:cs="Arial"/>
              </w:rPr>
            </w:pPr>
            <w:r w:rsidRPr="007C21EA">
              <w:rPr>
                <w:rFonts w:ascii="Arial" w:hAnsi="Arial" w:cs="Arial"/>
              </w:rPr>
              <w:t>TTAGTAGGAAAGATTCTCTGT</w:t>
            </w:r>
          </w:p>
        </w:tc>
      </w:tr>
      <w:tr w:rsidR="000207FA" w:rsidRPr="007C21EA" w14:paraId="03488D1A" w14:textId="77777777" w:rsidTr="00FD2F55">
        <w:tc>
          <w:tcPr>
            <w:tcW w:w="1920" w:type="dxa"/>
            <w:shd w:val="clear" w:color="auto" w:fill="auto"/>
            <w:tcMar>
              <w:top w:w="100" w:type="dxa"/>
              <w:left w:w="100" w:type="dxa"/>
              <w:bottom w:w="100" w:type="dxa"/>
              <w:right w:w="100" w:type="dxa"/>
            </w:tcMar>
          </w:tcPr>
          <w:p w14:paraId="0000017C" w14:textId="77777777" w:rsidR="000207FA" w:rsidRPr="007C21EA" w:rsidRDefault="00563D7E">
            <w:pPr>
              <w:widowControl w:val="0"/>
              <w:rPr>
                <w:rFonts w:ascii="Arial" w:hAnsi="Arial" w:cs="Arial"/>
              </w:rPr>
            </w:pPr>
            <w:r w:rsidRPr="007C21EA">
              <w:rPr>
                <w:rFonts w:ascii="Arial" w:hAnsi="Arial" w:cs="Arial"/>
              </w:rPr>
              <w:t>vB_OCPT_CCS2_R</w:t>
            </w:r>
          </w:p>
        </w:tc>
        <w:tc>
          <w:tcPr>
            <w:tcW w:w="3470" w:type="dxa"/>
            <w:shd w:val="clear" w:color="auto" w:fill="auto"/>
            <w:tcMar>
              <w:top w:w="100" w:type="dxa"/>
              <w:left w:w="100" w:type="dxa"/>
              <w:bottom w:w="100" w:type="dxa"/>
              <w:right w:w="100" w:type="dxa"/>
            </w:tcMar>
          </w:tcPr>
          <w:p w14:paraId="0000017D" w14:textId="77777777" w:rsidR="000207FA" w:rsidRPr="007C21EA" w:rsidRDefault="00563D7E">
            <w:pPr>
              <w:widowControl w:val="0"/>
              <w:rPr>
                <w:rFonts w:ascii="Arial" w:hAnsi="Arial" w:cs="Arial"/>
              </w:rPr>
            </w:pPr>
            <w:r w:rsidRPr="007C21EA">
              <w:rPr>
                <w:rFonts w:ascii="Arial" w:hAnsi="Arial" w:cs="Arial"/>
              </w:rPr>
              <w:t>TAAAGGATTCAATTGACTTAG</w:t>
            </w:r>
          </w:p>
        </w:tc>
      </w:tr>
      <w:tr w:rsidR="000207FA" w:rsidRPr="007C21EA" w14:paraId="1159C111" w14:textId="77777777" w:rsidTr="00FD2F55">
        <w:tc>
          <w:tcPr>
            <w:tcW w:w="1920" w:type="dxa"/>
            <w:shd w:val="clear" w:color="auto" w:fill="auto"/>
            <w:tcMar>
              <w:top w:w="100" w:type="dxa"/>
              <w:left w:w="100" w:type="dxa"/>
              <w:bottom w:w="100" w:type="dxa"/>
              <w:right w:w="100" w:type="dxa"/>
            </w:tcMar>
          </w:tcPr>
          <w:p w14:paraId="0000017E" w14:textId="77777777" w:rsidR="000207FA" w:rsidRPr="007C21EA" w:rsidRDefault="00563D7E">
            <w:pPr>
              <w:widowControl w:val="0"/>
              <w:rPr>
                <w:rFonts w:ascii="Arial" w:hAnsi="Arial" w:cs="Arial"/>
              </w:rPr>
            </w:pPr>
            <w:r w:rsidRPr="007C21EA">
              <w:rPr>
                <w:rFonts w:ascii="Arial" w:hAnsi="Arial" w:cs="Arial"/>
              </w:rPr>
              <w:t>vB_OCPT_Ump_F</w:t>
            </w:r>
          </w:p>
        </w:tc>
        <w:tc>
          <w:tcPr>
            <w:tcW w:w="3470" w:type="dxa"/>
            <w:shd w:val="clear" w:color="auto" w:fill="auto"/>
            <w:tcMar>
              <w:top w:w="100" w:type="dxa"/>
              <w:left w:w="100" w:type="dxa"/>
              <w:bottom w:w="100" w:type="dxa"/>
              <w:right w:w="100" w:type="dxa"/>
            </w:tcMar>
          </w:tcPr>
          <w:p w14:paraId="0000017F" w14:textId="77777777" w:rsidR="000207FA" w:rsidRPr="007C21EA" w:rsidRDefault="00563D7E">
            <w:pPr>
              <w:widowControl w:val="0"/>
              <w:rPr>
                <w:rFonts w:ascii="Arial" w:hAnsi="Arial" w:cs="Arial"/>
              </w:rPr>
            </w:pPr>
            <w:r w:rsidRPr="007C21EA">
              <w:rPr>
                <w:rFonts w:ascii="Arial" w:hAnsi="Arial" w:cs="Arial"/>
              </w:rPr>
              <w:t>TTAAAATGGAAGTGATTGTGG</w:t>
            </w:r>
          </w:p>
        </w:tc>
      </w:tr>
      <w:tr w:rsidR="000207FA" w:rsidRPr="007C21EA" w14:paraId="3B505982" w14:textId="77777777" w:rsidTr="00FD2F55">
        <w:tc>
          <w:tcPr>
            <w:tcW w:w="1920" w:type="dxa"/>
            <w:shd w:val="clear" w:color="auto" w:fill="auto"/>
            <w:tcMar>
              <w:top w:w="100" w:type="dxa"/>
              <w:left w:w="100" w:type="dxa"/>
              <w:bottom w:w="100" w:type="dxa"/>
              <w:right w:w="100" w:type="dxa"/>
            </w:tcMar>
          </w:tcPr>
          <w:p w14:paraId="00000180" w14:textId="77777777" w:rsidR="000207FA" w:rsidRPr="007C21EA" w:rsidRDefault="00563D7E">
            <w:pPr>
              <w:widowControl w:val="0"/>
              <w:rPr>
                <w:rFonts w:ascii="Arial" w:hAnsi="Arial" w:cs="Arial"/>
              </w:rPr>
            </w:pPr>
            <w:r w:rsidRPr="007C21EA">
              <w:rPr>
                <w:rFonts w:ascii="Arial" w:hAnsi="Arial" w:cs="Arial"/>
              </w:rPr>
              <w:t>vB_OCPT_Ump_R</w:t>
            </w:r>
          </w:p>
        </w:tc>
        <w:tc>
          <w:tcPr>
            <w:tcW w:w="3470" w:type="dxa"/>
            <w:shd w:val="clear" w:color="auto" w:fill="auto"/>
            <w:tcMar>
              <w:top w:w="100" w:type="dxa"/>
              <w:left w:w="100" w:type="dxa"/>
              <w:bottom w:w="100" w:type="dxa"/>
              <w:right w:w="100" w:type="dxa"/>
            </w:tcMar>
          </w:tcPr>
          <w:p w14:paraId="00000181" w14:textId="77777777" w:rsidR="000207FA" w:rsidRPr="007C21EA" w:rsidRDefault="00563D7E">
            <w:pPr>
              <w:widowControl w:val="0"/>
              <w:rPr>
                <w:rFonts w:ascii="Arial" w:hAnsi="Arial" w:cs="Arial"/>
              </w:rPr>
            </w:pPr>
            <w:r w:rsidRPr="007C21EA">
              <w:rPr>
                <w:rFonts w:ascii="Arial" w:hAnsi="Arial" w:cs="Arial"/>
              </w:rPr>
              <w:t>TTAAAAAAGGCCACAGAGTTC</w:t>
            </w:r>
          </w:p>
        </w:tc>
      </w:tr>
    </w:tbl>
    <w:p w14:paraId="00000182" w14:textId="267A64B8" w:rsidR="000207FA" w:rsidRDefault="000207FA">
      <w:pPr>
        <w:spacing w:line="480" w:lineRule="auto"/>
        <w:rPr>
          <w:rFonts w:ascii="Arial" w:hAnsi="Arial" w:cs="Arial"/>
          <w:sz w:val="24"/>
          <w:szCs w:val="24"/>
        </w:rPr>
      </w:pPr>
    </w:p>
    <w:p w14:paraId="3308ADD9" w14:textId="77777777" w:rsidR="002E1009" w:rsidRDefault="002E1009">
      <w:pPr>
        <w:rPr>
          <w:rFonts w:ascii="Arial" w:hAnsi="Arial" w:cs="Arial"/>
          <w:b/>
          <w:bCs/>
          <w:sz w:val="24"/>
          <w:szCs w:val="24"/>
        </w:rPr>
      </w:pPr>
      <w:r>
        <w:rPr>
          <w:rFonts w:ascii="Arial" w:hAnsi="Arial" w:cs="Arial"/>
          <w:b/>
          <w:bCs/>
          <w:sz w:val="24"/>
          <w:szCs w:val="24"/>
        </w:rPr>
        <w:br w:type="page"/>
      </w:r>
    </w:p>
    <w:p w14:paraId="4076B059" w14:textId="207491C3" w:rsidR="002E1009" w:rsidRPr="002E1009" w:rsidRDefault="002E1009">
      <w:pPr>
        <w:spacing w:line="480" w:lineRule="auto"/>
        <w:rPr>
          <w:rFonts w:ascii="Arial" w:hAnsi="Arial" w:cs="Arial"/>
          <w:b/>
          <w:bCs/>
          <w:sz w:val="24"/>
          <w:szCs w:val="24"/>
        </w:rPr>
      </w:pPr>
      <w:r w:rsidRPr="002E1009">
        <w:rPr>
          <w:rFonts w:ascii="Arial" w:hAnsi="Arial" w:cs="Arial"/>
          <w:b/>
          <w:bCs/>
          <w:sz w:val="24"/>
          <w:szCs w:val="24"/>
        </w:rPr>
        <w:lastRenderedPageBreak/>
        <w:t>REFERENCES</w:t>
      </w:r>
    </w:p>
    <w:p w14:paraId="00000183" w14:textId="77777777" w:rsidR="000207FA" w:rsidRPr="007C21EA" w:rsidRDefault="000207FA">
      <w:pPr>
        <w:spacing w:line="480" w:lineRule="auto"/>
        <w:rPr>
          <w:rFonts w:ascii="Arial" w:hAnsi="Arial" w:cs="Arial"/>
          <w:sz w:val="24"/>
          <w:szCs w:val="24"/>
        </w:rPr>
      </w:pPr>
    </w:p>
    <w:p w14:paraId="55ADA3BC" w14:textId="092C846B" w:rsidR="00333434" w:rsidRPr="00333434" w:rsidRDefault="00157B94" w:rsidP="00333434">
      <w:pPr>
        <w:widowControl w:val="0"/>
        <w:autoSpaceDE w:val="0"/>
        <w:autoSpaceDN w:val="0"/>
        <w:adjustRightInd w:val="0"/>
        <w:spacing w:line="480" w:lineRule="auto"/>
        <w:ind w:left="640" w:hanging="640"/>
        <w:rPr>
          <w:rFonts w:ascii="Arial" w:hAnsi="Arial" w:cs="Arial"/>
          <w:noProof/>
          <w:sz w:val="24"/>
          <w:szCs w:val="24"/>
        </w:rPr>
      </w:pPr>
      <w:r>
        <w:rPr>
          <w:rFonts w:ascii="Arial" w:hAnsi="Arial" w:cs="Arial"/>
          <w:sz w:val="24"/>
          <w:szCs w:val="24"/>
        </w:rPr>
        <w:fldChar w:fldCharType="begin" w:fldLock="1"/>
      </w:r>
      <w:r>
        <w:rPr>
          <w:rFonts w:ascii="Arial" w:hAnsi="Arial" w:cs="Arial"/>
          <w:sz w:val="24"/>
          <w:szCs w:val="24"/>
        </w:rPr>
        <w:instrText xml:space="preserve">ADDIN Mendeley Bibliography CSL_BIBLIOGRAPHY </w:instrText>
      </w:r>
      <w:r>
        <w:rPr>
          <w:rFonts w:ascii="Arial" w:hAnsi="Arial" w:cs="Arial"/>
          <w:sz w:val="24"/>
          <w:szCs w:val="24"/>
        </w:rPr>
        <w:fldChar w:fldCharType="separate"/>
      </w:r>
      <w:r w:rsidR="00333434" w:rsidRPr="00333434">
        <w:rPr>
          <w:rFonts w:ascii="Arial" w:hAnsi="Arial" w:cs="Arial"/>
          <w:noProof/>
          <w:sz w:val="24"/>
          <w:szCs w:val="24"/>
        </w:rPr>
        <w:t>1.</w:t>
      </w:r>
      <w:r w:rsidR="00333434" w:rsidRPr="00333434">
        <w:rPr>
          <w:rFonts w:ascii="Arial" w:hAnsi="Arial" w:cs="Arial"/>
          <w:noProof/>
          <w:sz w:val="24"/>
          <w:szCs w:val="24"/>
        </w:rPr>
        <w:tab/>
        <w:t xml:space="preserve">Pogue, J. M., Kaye, K. S., Cohen, D. A. &amp; Marchaim, D. Appropriate antimicrobial therapy in the era of multidrug-resistant human pathogens. </w:t>
      </w:r>
      <w:r w:rsidR="00333434" w:rsidRPr="00333434">
        <w:rPr>
          <w:rFonts w:ascii="Arial" w:hAnsi="Arial" w:cs="Arial"/>
          <w:i/>
          <w:iCs/>
          <w:noProof/>
          <w:sz w:val="24"/>
          <w:szCs w:val="24"/>
        </w:rPr>
        <w:t>Clinical Microbiology and Infection</w:t>
      </w:r>
      <w:r w:rsidR="00333434" w:rsidRPr="00333434">
        <w:rPr>
          <w:rFonts w:ascii="Arial" w:hAnsi="Arial" w:cs="Arial"/>
          <w:noProof/>
          <w:sz w:val="24"/>
          <w:szCs w:val="24"/>
        </w:rPr>
        <w:t xml:space="preserve"> (2015) doi:10.1016/j.cmi.2014.12.025.</w:t>
      </w:r>
    </w:p>
    <w:p w14:paraId="016F39E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w:t>
      </w:r>
      <w:r w:rsidRPr="00333434">
        <w:rPr>
          <w:rFonts w:ascii="Arial" w:hAnsi="Arial" w:cs="Arial"/>
          <w:noProof/>
          <w:sz w:val="24"/>
          <w:szCs w:val="24"/>
        </w:rPr>
        <w:tab/>
        <w:t xml:space="preserve">Duan, Y. </w:t>
      </w:r>
      <w:r w:rsidRPr="00333434">
        <w:rPr>
          <w:rFonts w:ascii="Arial" w:hAnsi="Arial" w:cs="Arial"/>
          <w:i/>
          <w:iCs/>
          <w:noProof/>
          <w:sz w:val="24"/>
          <w:szCs w:val="24"/>
        </w:rPr>
        <w:t>et al.</w:t>
      </w:r>
      <w:r w:rsidRPr="00333434">
        <w:rPr>
          <w:rFonts w:ascii="Arial" w:hAnsi="Arial" w:cs="Arial"/>
          <w:noProof/>
          <w:sz w:val="24"/>
          <w:szCs w:val="24"/>
        </w:rPr>
        <w:t xml:space="preserve"> Bacteriophage targeting of gut bacterium attenuates alcoholic liver disease. </w:t>
      </w:r>
      <w:r w:rsidRPr="00333434">
        <w:rPr>
          <w:rFonts w:ascii="Arial" w:hAnsi="Arial" w:cs="Arial"/>
          <w:i/>
          <w:iCs/>
          <w:noProof/>
          <w:sz w:val="24"/>
          <w:szCs w:val="24"/>
        </w:rPr>
        <w:t>Nature</w:t>
      </w:r>
      <w:r w:rsidRPr="00333434">
        <w:rPr>
          <w:rFonts w:ascii="Arial" w:hAnsi="Arial" w:cs="Arial"/>
          <w:noProof/>
          <w:sz w:val="24"/>
          <w:szCs w:val="24"/>
        </w:rPr>
        <w:t xml:space="preserve"> (2019) doi:10.1038/s41586-019-1742-x.</w:t>
      </w:r>
    </w:p>
    <w:p w14:paraId="230D9EF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w:t>
      </w:r>
      <w:r w:rsidRPr="00333434">
        <w:rPr>
          <w:rFonts w:ascii="Arial" w:hAnsi="Arial" w:cs="Arial"/>
          <w:noProof/>
          <w:sz w:val="24"/>
          <w:szCs w:val="24"/>
        </w:rPr>
        <w:tab/>
        <w:t xml:space="preserve">Hamel, M., Zoutman, D. &amp; O’Callaghan, C. Exposure to hospital roommates as a risk factor for health care-associated infection. </w:t>
      </w:r>
      <w:r w:rsidRPr="00333434">
        <w:rPr>
          <w:rFonts w:ascii="Arial" w:hAnsi="Arial" w:cs="Arial"/>
          <w:i/>
          <w:iCs/>
          <w:noProof/>
          <w:sz w:val="24"/>
          <w:szCs w:val="24"/>
        </w:rPr>
        <w:t>Am. J. Infect. Control</w:t>
      </w:r>
      <w:r w:rsidRPr="00333434">
        <w:rPr>
          <w:rFonts w:ascii="Arial" w:hAnsi="Arial" w:cs="Arial"/>
          <w:noProof/>
          <w:sz w:val="24"/>
          <w:szCs w:val="24"/>
        </w:rPr>
        <w:t xml:space="preserve"> (2010) doi:10.1016/j.ajic.2009.08.016.</w:t>
      </w:r>
    </w:p>
    <w:p w14:paraId="5C979B0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w:t>
      </w:r>
      <w:r w:rsidRPr="00333434">
        <w:rPr>
          <w:rFonts w:ascii="Arial" w:hAnsi="Arial" w:cs="Arial"/>
          <w:noProof/>
          <w:sz w:val="24"/>
          <w:szCs w:val="24"/>
        </w:rPr>
        <w:tab/>
        <w:t xml:space="preserve">Ubeda, C. </w:t>
      </w:r>
      <w:r w:rsidRPr="00333434">
        <w:rPr>
          <w:rFonts w:ascii="Arial" w:hAnsi="Arial" w:cs="Arial"/>
          <w:i/>
          <w:iCs/>
          <w:noProof/>
          <w:sz w:val="24"/>
          <w:szCs w:val="24"/>
        </w:rPr>
        <w:t>et al.</w:t>
      </w:r>
      <w:r w:rsidRPr="00333434">
        <w:rPr>
          <w:rFonts w:ascii="Arial" w:hAnsi="Arial" w:cs="Arial"/>
          <w:noProof/>
          <w:sz w:val="24"/>
          <w:szCs w:val="24"/>
        </w:rPr>
        <w:t xml:space="preserve"> Vancomycin-resistant Enterococcus domination of intestinal microbiota is enabled by antibiotic treatment in mice and precedes bloodstream invasion in humans. </w:t>
      </w:r>
      <w:r w:rsidRPr="00333434">
        <w:rPr>
          <w:rFonts w:ascii="Arial" w:hAnsi="Arial" w:cs="Arial"/>
          <w:i/>
          <w:iCs/>
          <w:noProof/>
          <w:sz w:val="24"/>
          <w:szCs w:val="24"/>
        </w:rPr>
        <w:t>J. Clin. Invest.</w:t>
      </w:r>
      <w:r w:rsidRPr="00333434">
        <w:rPr>
          <w:rFonts w:ascii="Arial" w:hAnsi="Arial" w:cs="Arial"/>
          <w:noProof/>
          <w:sz w:val="24"/>
          <w:szCs w:val="24"/>
        </w:rPr>
        <w:t xml:space="preserve"> </w:t>
      </w:r>
      <w:r w:rsidRPr="00333434">
        <w:rPr>
          <w:rFonts w:ascii="Arial" w:hAnsi="Arial" w:cs="Arial"/>
          <w:b/>
          <w:bCs/>
          <w:noProof/>
          <w:sz w:val="24"/>
          <w:szCs w:val="24"/>
        </w:rPr>
        <w:t>120</w:t>
      </w:r>
      <w:r w:rsidRPr="00333434">
        <w:rPr>
          <w:rFonts w:ascii="Arial" w:hAnsi="Arial" w:cs="Arial"/>
          <w:noProof/>
          <w:sz w:val="24"/>
          <w:szCs w:val="24"/>
        </w:rPr>
        <w:t>, 4332–41 (2010).</w:t>
      </w:r>
    </w:p>
    <w:p w14:paraId="3F24581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5.</w:t>
      </w:r>
      <w:r w:rsidRPr="00333434">
        <w:rPr>
          <w:rFonts w:ascii="Arial" w:hAnsi="Arial" w:cs="Arial"/>
          <w:noProof/>
          <w:sz w:val="24"/>
          <w:szCs w:val="24"/>
        </w:rPr>
        <w:tab/>
        <w:t xml:space="preserve">Arias, C. A. &amp; Murray, B. E. The rise of the Enterococcus: Beyond vancomycin resistance. </w:t>
      </w:r>
      <w:r w:rsidRPr="00333434">
        <w:rPr>
          <w:rFonts w:ascii="Arial" w:hAnsi="Arial" w:cs="Arial"/>
          <w:i/>
          <w:iCs/>
          <w:noProof/>
          <w:sz w:val="24"/>
          <w:szCs w:val="24"/>
        </w:rPr>
        <w:t>Nature Reviews Microbiology</w:t>
      </w:r>
      <w:r w:rsidRPr="00333434">
        <w:rPr>
          <w:rFonts w:ascii="Arial" w:hAnsi="Arial" w:cs="Arial"/>
          <w:noProof/>
          <w:sz w:val="24"/>
          <w:szCs w:val="24"/>
        </w:rPr>
        <w:t xml:space="preserve"> (2012) doi:10.1038/nrmicro2761.</w:t>
      </w:r>
    </w:p>
    <w:p w14:paraId="70535C9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6.</w:t>
      </w:r>
      <w:r w:rsidRPr="00333434">
        <w:rPr>
          <w:rFonts w:ascii="Arial" w:hAnsi="Arial" w:cs="Arial"/>
          <w:noProof/>
          <w:sz w:val="24"/>
          <w:szCs w:val="24"/>
        </w:rPr>
        <w:tab/>
        <w:t xml:space="preserve">Lebreton, F. </w:t>
      </w:r>
      <w:r w:rsidRPr="00333434">
        <w:rPr>
          <w:rFonts w:ascii="Arial" w:hAnsi="Arial" w:cs="Arial"/>
          <w:i/>
          <w:iCs/>
          <w:noProof/>
          <w:sz w:val="24"/>
          <w:szCs w:val="24"/>
        </w:rPr>
        <w:t>et al.</w:t>
      </w:r>
      <w:r w:rsidRPr="00333434">
        <w:rPr>
          <w:rFonts w:ascii="Arial" w:hAnsi="Arial" w:cs="Arial"/>
          <w:noProof/>
          <w:sz w:val="24"/>
          <w:szCs w:val="24"/>
        </w:rPr>
        <w:t xml:space="preserve"> Emergence of epidemic multidrug-resistant Enterococcus faecium from animal and commensal strains. </w:t>
      </w:r>
      <w:r w:rsidRPr="00333434">
        <w:rPr>
          <w:rFonts w:ascii="Arial" w:hAnsi="Arial" w:cs="Arial"/>
          <w:i/>
          <w:iCs/>
          <w:noProof/>
          <w:sz w:val="24"/>
          <w:szCs w:val="24"/>
        </w:rPr>
        <w:t>MBio</w:t>
      </w:r>
      <w:r w:rsidRPr="00333434">
        <w:rPr>
          <w:rFonts w:ascii="Arial" w:hAnsi="Arial" w:cs="Arial"/>
          <w:noProof/>
          <w:sz w:val="24"/>
          <w:szCs w:val="24"/>
        </w:rPr>
        <w:t xml:space="preserve"> (2013) doi:10.1128/mBio.00534-13.</w:t>
      </w:r>
    </w:p>
    <w:p w14:paraId="4913F395"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7.</w:t>
      </w:r>
      <w:r w:rsidRPr="00333434">
        <w:rPr>
          <w:rFonts w:ascii="Arial" w:hAnsi="Arial" w:cs="Arial"/>
          <w:noProof/>
          <w:sz w:val="24"/>
          <w:szCs w:val="24"/>
        </w:rPr>
        <w:tab/>
        <w:t xml:space="preserve">Van Tyne, D. &amp; Gilmore, M. S. Friend turned foe: Evolution of enterococcal virulence and antibiotic resistance. </w:t>
      </w:r>
      <w:r w:rsidRPr="00333434">
        <w:rPr>
          <w:rFonts w:ascii="Arial" w:hAnsi="Arial" w:cs="Arial"/>
          <w:i/>
          <w:iCs/>
          <w:noProof/>
          <w:sz w:val="24"/>
          <w:szCs w:val="24"/>
        </w:rPr>
        <w:t>Annual Review of Microbiology</w:t>
      </w:r>
      <w:r w:rsidRPr="00333434">
        <w:rPr>
          <w:rFonts w:ascii="Arial" w:hAnsi="Arial" w:cs="Arial"/>
          <w:noProof/>
          <w:sz w:val="24"/>
          <w:szCs w:val="24"/>
        </w:rPr>
        <w:t xml:space="preserve"> (2014) doi:10.1146/annurev-micro-091213-113003.</w:t>
      </w:r>
    </w:p>
    <w:p w14:paraId="1D74762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8.</w:t>
      </w:r>
      <w:r w:rsidRPr="00333434">
        <w:rPr>
          <w:rFonts w:ascii="Arial" w:hAnsi="Arial" w:cs="Arial"/>
          <w:noProof/>
          <w:sz w:val="24"/>
          <w:szCs w:val="24"/>
        </w:rPr>
        <w:tab/>
        <w:t xml:space="preserve">Ravi, A. </w:t>
      </w:r>
      <w:r w:rsidRPr="00333434">
        <w:rPr>
          <w:rFonts w:ascii="Arial" w:hAnsi="Arial" w:cs="Arial"/>
          <w:i/>
          <w:iCs/>
          <w:noProof/>
          <w:sz w:val="24"/>
          <w:szCs w:val="24"/>
        </w:rPr>
        <w:t>et al.</w:t>
      </w:r>
      <w:r w:rsidRPr="00333434">
        <w:rPr>
          <w:rFonts w:ascii="Arial" w:hAnsi="Arial" w:cs="Arial"/>
          <w:noProof/>
          <w:sz w:val="24"/>
          <w:szCs w:val="24"/>
        </w:rPr>
        <w:t xml:space="preserve"> Loss of microbial diversity and pathogen domination of the gut microbiota in critically ill patients. </w:t>
      </w:r>
      <w:r w:rsidRPr="00333434">
        <w:rPr>
          <w:rFonts w:ascii="Arial" w:hAnsi="Arial" w:cs="Arial"/>
          <w:i/>
          <w:iCs/>
          <w:noProof/>
          <w:sz w:val="24"/>
          <w:szCs w:val="24"/>
        </w:rPr>
        <w:t>Microb. Genomics</w:t>
      </w:r>
      <w:r w:rsidRPr="00333434">
        <w:rPr>
          <w:rFonts w:ascii="Arial" w:hAnsi="Arial" w:cs="Arial"/>
          <w:noProof/>
          <w:sz w:val="24"/>
          <w:szCs w:val="24"/>
        </w:rPr>
        <w:t xml:space="preserve"> (2019) doi:10.1099/mgen.0.000293.</w:t>
      </w:r>
    </w:p>
    <w:p w14:paraId="17E61DB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9.</w:t>
      </w:r>
      <w:r w:rsidRPr="00333434">
        <w:rPr>
          <w:rFonts w:ascii="Arial" w:hAnsi="Arial" w:cs="Arial"/>
          <w:noProof/>
          <w:sz w:val="24"/>
          <w:szCs w:val="24"/>
        </w:rPr>
        <w:tab/>
        <w:t xml:space="preserve">Gasparrini, A. J. </w:t>
      </w:r>
      <w:r w:rsidRPr="00333434">
        <w:rPr>
          <w:rFonts w:ascii="Arial" w:hAnsi="Arial" w:cs="Arial"/>
          <w:i/>
          <w:iCs/>
          <w:noProof/>
          <w:sz w:val="24"/>
          <w:szCs w:val="24"/>
        </w:rPr>
        <w:t>et al.</w:t>
      </w:r>
      <w:r w:rsidRPr="00333434">
        <w:rPr>
          <w:rFonts w:ascii="Arial" w:hAnsi="Arial" w:cs="Arial"/>
          <w:noProof/>
          <w:sz w:val="24"/>
          <w:szCs w:val="24"/>
        </w:rPr>
        <w:t xml:space="preserve"> Persistent metagenomic signatures of early-life hospitalization and antibiotic treatment in the infant gut microbiota and resistome. </w:t>
      </w:r>
      <w:r w:rsidRPr="00333434">
        <w:rPr>
          <w:rFonts w:ascii="Arial" w:hAnsi="Arial" w:cs="Arial"/>
          <w:i/>
          <w:iCs/>
          <w:noProof/>
          <w:sz w:val="24"/>
          <w:szCs w:val="24"/>
        </w:rPr>
        <w:t>Nat. Microbiol.</w:t>
      </w:r>
      <w:r w:rsidRPr="00333434">
        <w:rPr>
          <w:rFonts w:ascii="Arial" w:hAnsi="Arial" w:cs="Arial"/>
          <w:noProof/>
          <w:sz w:val="24"/>
          <w:szCs w:val="24"/>
        </w:rPr>
        <w:t xml:space="preserve"> (2019) doi:10.1038/s41564-019-0550-2.</w:t>
      </w:r>
    </w:p>
    <w:p w14:paraId="720E19D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10.</w:t>
      </w:r>
      <w:r w:rsidRPr="00333434">
        <w:rPr>
          <w:rFonts w:ascii="Arial" w:hAnsi="Arial" w:cs="Arial"/>
          <w:noProof/>
          <w:sz w:val="24"/>
          <w:szCs w:val="24"/>
        </w:rPr>
        <w:tab/>
        <w:t xml:space="preserve">Taur, Y. </w:t>
      </w:r>
      <w:r w:rsidRPr="00333434">
        <w:rPr>
          <w:rFonts w:ascii="Arial" w:hAnsi="Arial" w:cs="Arial"/>
          <w:i/>
          <w:iCs/>
          <w:noProof/>
          <w:sz w:val="24"/>
          <w:szCs w:val="24"/>
        </w:rPr>
        <w:t>et al.</w:t>
      </w:r>
      <w:r w:rsidRPr="00333434">
        <w:rPr>
          <w:rFonts w:ascii="Arial" w:hAnsi="Arial" w:cs="Arial"/>
          <w:noProof/>
          <w:sz w:val="24"/>
          <w:szCs w:val="24"/>
        </w:rPr>
        <w:t xml:space="preserve"> Intestinal domination and the risk of bacteremia in patients undergoing allogeneic hematopoietic stem cell transplantation. </w:t>
      </w:r>
      <w:r w:rsidRPr="00333434">
        <w:rPr>
          <w:rFonts w:ascii="Arial" w:hAnsi="Arial" w:cs="Arial"/>
          <w:i/>
          <w:iCs/>
          <w:noProof/>
          <w:sz w:val="24"/>
          <w:szCs w:val="24"/>
        </w:rPr>
        <w:t>Clin. Infect. Dis.</w:t>
      </w:r>
      <w:r w:rsidRPr="00333434">
        <w:rPr>
          <w:rFonts w:ascii="Arial" w:hAnsi="Arial" w:cs="Arial"/>
          <w:noProof/>
          <w:sz w:val="24"/>
          <w:szCs w:val="24"/>
        </w:rPr>
        <w:t xml:space="preserve"> (2012) doi:10.1093/cid/cis580.</w:t>
      </w:r>
    </w:p>
    <w:p w14:paraId="220247B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11.</w:t>
      </w:r>
      <w:r w:rsidRPr="00333434">
        <w:rPr>
          <w:rFonts w:ascii="Arial" w:hAnsi="Arial" w:cs="Arial"/>
          <w:noProof/>
          <w:sz w:val="24"/>
          <w:szCs w:val="24"/>
        </w:rPr>
        <w:tab/>
        <w:t xml:space="preserve">Yoong, P., Schuch, R., Nelson, D. &amp; Fischetti, V. A. Identification of a broadly active phage lytic enzyme with lethal activity against antibiotic-resistant Enterococcus faecalis and Enterococcus faecium. </w:t>
      </w:r>
      <w:r w:rsidRPr="00333434">
        <w:rPr>
          <w:rFonts w:ascii="Arial" w:hAnsi="Arial" w:cs="Arial"/>
          <w:i/>
          <w:iCs/>
          <w:noProof/>
          <w:sz w:val="24"/>
          <w:szCs w:val="24"/>
        </w:rPr>
        <w:t>J. Bacteriol.</w:t>
      </w:r>
      <w:r w:rsidRPr="00333434">
        <w:rPr>
          <w:rFonts w:ascii="Arial" w:hAnsi="Arial" w:cs="Arial"/>
          <w:noProof/>
          <w:sz w:val="24"/>
          <w:szCs w:val="24"/>
        </w:rPr>
        <w:t xml:space="preserve"> </w:t>
      </w:r>
      <w:r w:rsidRPr="00333434">
        <w:rPr>
          <w:rFonts w:ascii="Arial" w:hAnsi="Arial" w:cs="Arial"/>
          <w:b/>
          <w:bCs/>
          <w:noProof/>
          <w:sz w:val="24"/>
          <w:szCs w:val="24"/>
        </w:rPr>
        <w:t>186</w:t>
      </w:r>
      <w:r w:rsidRPr="00333434">
        <w:rPr>
          <w:rFonts w:ascii="Arial" w:hAnsi="Arial" w:cs="Arial"/>
          <w:noProof/>
          <w:sz w:val="24"/>
          <w:szCs w:val="24"/>
        </w:rPr>
        <w:t>, 4808–12 (2004).</w:t>
      </w:r>
    </w:p>
    <w:p w14:paraId="4C850B1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12.</w:t>
      </w:r>
      <w:r w:rsidRPr="00333434">
        <w:rPr>
          <w:rFonts w:ascii="Arial" w:hAnsi="Arial" w:cs="Arial"/>
          <w:noProof/>
          <w:sz w:val="24"/>
          <w:szCs w:val="24"/>
        </w:rPr>
        <w:tab/>
        <w:t xml:space="preserve">Chatterjee, A. </w:t>
      </w:r>
      <w:r w:rsidRPr="00333434">
        <w:rPr>
          <w:rFonts w:ascii="Arial" w:hAnsi="Arial" w:cs="Arial"/>
          <w:i/>
          <w:iCs/>
          <w:noProof/>
          <w:sz w:val="24"/>
          <w:szCs w:val="24"/>
        </w:rPr>
        <w:t>et al.</w:t>
      </w:r>
      <w:r w:rsidRPr="00333434">
        <w:rPr>
          <w:rFonts w:ascii="Arial" w:hAnsi="Arial" w:cs="Arial"/>
          <w:noProof/>
          <w:sz w:val="24"/>
          <w:szCs w:val="24"/>
        </w:rPr>
        <w:t xml:space="preserve"> Bacteriophage resistance alters antibiotic mediated intestinal expansion of enterococci. </w:t>
      </w:r>
      <w:r w:rsidRPr="00333434">
        <w:rPr>
          <w:rFonts w:ascii="Arial" w:hAnsi="Arial" w:cs="Arial"/>
          <w:i/>
          <w:iCs/>
          <w:noProof/>
          <w:sz w:val="24"/>
          <w:szCs w:val="24"/>
        </w:rPr>
        <w:t>bioRxiv</w:t>
      </w:r>
      <w:r w:rsidRPr="00333434">
        <w:rPr>
          <w:rFonts w:ascii="Arial" w:hAnsi="Arial" w:cs="Arial"/>
          <w:noProof/>
          <w:sz w:val="24"/>
          <w:szCs w:val="24"/>
        </w:rPr>
        <w:t xml:space="preserve"> 531442 (2019) doi:10.1101/531442.</w:t>
      </w:r>
    </w:p>
    <w:p w14:paraId="27068D1A"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13.</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Targeting Enterococcus faecalis Biofilms with Phage Therapy. </w:t>
      </w:r>
      <w:r w:rsidRPr="00333434">
        <w:rPr>
          <w:rFonts w:ascii="Arial" w:hAnsi="Arial" w:cs="Arial"/>
          <w:i/>
          <w:iCs/>
          <w:noProof/>
          <w:sz w:val="24"/>
          <w:szCs w:val="24"/>
        </w:rPr>
        <w:t>Appl. Environ. Microbiol.</w:t>
      </w:r>
      <w:r w:rsidRPr="00333434">
        <w:rPr>
          <w:rFonts w:ascii="Arial" w:hAnsi="Arial" w:cs="Arial"/>
          <w:noProof/>
          <w:sz w:val="24"/>
          <w:szCs w:val="24"/>
        </w:rPr>
        <w:t xml:space="preserve"> </w:t>
      </w:r>
      <w:r w:rsidRPr="00333434">
        <w:rPr>
          <w:rFonts w:ascii="Arial" w:hAnsi="Arial" w:cs="Arial"/>
          <w:b/>
          <w:bCs/>
          <w:noProof/>
          <w:sz w:val="24"/>
          <w:szCs w:val="24"/>
        </w:rPr>
        <w:t>81</w:t>
      </w:r>
      <w:r w:rsidRPr="00333434">
        <w:rPr>
          <w:rFonts w:ascii="Arial" w:hAnsi="Arial" w:cs="Arial"/>
          <w:noProof/>
          <w:sz w:val="24"/>
          <w:szCs w:val="24"/>
        </w:rPr>
        <w:t>, 2696–2705 (2015).</w:t>
      </w:r>
    </w:p>
    <w:p w14:paraId="415FF6F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14.</w:t>
      </w:r>
      <w:r w:rsidRPr="00333434">
        <w:rPr>
          <w:rFonts w:ascii="Arial" w:hAnsi="Arial" w:cs="Arial"/>
          <w:noProof/>
          <w:sz w:val="24"/>
          <w:szCs w:val="24"/>
        </w:rPr>
        <w:tab/>
        <w:t xml:space="preserve">Dy, R. L., Richter, C., Salmond, G. P. C. &amp; Fineran, P. C. Remarkable Mechanisms in Microbes to Resist Phage Infections. </w:t>
      </w:r>
      <w:r w:rsidRPr="00333434">
        <w:rPr>
          <w:rFonts w:ascii="Arial" w:hAnsi="Arial" w:cs="Arial"/>
          <w:i/>
          <w:iCs/>
          <w:noProof/>
          <w:sz w:val="24"/>
          <w:szCs w:val="24"/>
        </w:rPr>
        <w:t>Annu. Rev. Virol.</w:t>
      </w:r>
      <w:r w:rsidRPr="00333434">
        <w:rPr>
          <w:rFonts w:ascii="Arial" w:hAnsi="Arial" w:cs="Arial"/>
          <w:noProof/>
          <w:sz w:val="24"/>
          <w:szCs w:val="24"/>
        </w:rPr>
        <w:t xml:space="preserve"> </w:t>
      </w:r>
      <w:r w:rsidRPr="00333434">
        <w:rPr>
          <w:rFonts w:ascii="Arial" w:hAnsi="Arial" w:cs="Arial"/>
          <w:b/>
          <w:bCs/>
          <w:noProof/>
          <w:sz w:val="24"/>
          <w:szCs w:val="24"/>
        </w:rPr>
        <w:t>1</w:t>
      </w:r>
      <w:r w:rsidRPr="00333434">
        <w:rPr>
          <w:rFonts w:ascii="Arial" w:hAnsi="Arial" w:cs="Arial"/>
          <w:noProof/>
          <w:sz w:val="24"/>
          <w:szCs w:val="24"/>
        </w:rPr>
        <w:t>, 307–331 (2014).</w:t>
      </w:r>
    </w:p>
    <w:p w14:paraId="19911C86"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15.</w:t>
      </w:r>
      <w:r w:rsidRPr="00333434">
        <w:rPr>
          <w:rFonts w:ascii="Arial" w:hAnsi="Arial" w:cs="Arial"/>
          <w:noProof/>
          <w:sz w:val="24"/>
          <w:szCs w:val="24"/>
        </w:rPr>
        <w:tab/>
        <w:t xml:space="preserve">Lopatina, A., Tal, N. &amp; Sorek, R. Abortive Infection: Bacterial Suicide as an Antiviral Immune Strategy. </w:t>
      </w:r>
      <w:r w:rsidRPr="00333434">
        <w:rPr>
          <w:rFonts w:ascii="Arial" w:hAnsi="Arial" w:cs="Arial"/>
          <w:i/>
          <w:iCs/>
          <w:noProof/>
          <w:sz w:val="24"/>
          <w:szCs w:val="24"/>
        </w:rPr>
        <w:t>Annu. Rev. Virol.</w:t>
      </w:r>
      <w:r w:rsidRPr="00333434">
        <w:rPr>
          <w:rFonts w:ascii="Arial" w:hAnsi="Arial" w:cs="Arial"/>
          <w:noProof/>
          <w:sz w:val="24"/>
          <w:szCs w:val="24"/>
        </w:rPr>
        <w:t xml:space="preserve"> </w:t>
      </w:r>
      <w:r w:rsidRPr="00333434">
        <w:rPr>
          <w:rFonts w:ascii="Arial" w:hAnsi="Arial" w:cs="Arial"/>
          <w:b/>
          <w:bCs/>
          <w:noProof/>
          <w:sz w:val="24"/>
          <w:szCs w:val="24"/>
        </w:rPr>
        <w:t>7</w:t>
      </w:r>
      <w:r w:rsidRPr="00333434">
        <w:rPr>
          <w:rFonts w:ascii="Arial" w:hAnsi="Arial" w:cs="Arial"/>
          <w:noProof/>
          <w:sz w:val="24"/>
          <w:szCs w:val="24"/>
        </w:rPr>
        <w:t>, 371–384 (2020).</w:t>
      </w:r>
    </w:p>
    <w:p w14:paraId="6EFFF12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16.</w:t>
      </w:r>
      <w:r w:rsidRPr="00333434">
        <w:rPr>
          <w:rFonts w:ascii="Arial" w:hAnsi="Arial" w:cs="Arial"/>
          <w:noProof/>
          <w:sz w:val="24"/>
          <w:szCs w:val="24"/>
        </w:rPr>
        <w:tab/>
        <w:t xml:space="preserve">Chao, L., Levin, B. R. &amp; Stewart, F. M. A Complex Community in a Simple Habitat: An Experimental Study with Bacteria and Phage. </w:t>
      </w:r>
      <w:r w:rsidRPr="00333434">
        <w:rPr>
          <w:rFonts w:ascii="Arial" w:hAnsi="Arial" w:cs="Arial"/>
          <w:i/>
          <w:iCs/>
          <w:noProof/>
          <w:sz w:val="24"/>
          <w:szCs w:val="24"/>
        </w:rPr>
        <w:t>Ecology</w:t>
      </w:r>
      <w:r w:rsidRPr="00333434">
        <w:rPr>
          <w:rFonts w:ascii="Arial" w:hAnsi="Arial" w:cs="Arial"/>
          <w:noProof/>
          <w:sz w:val="24"/>
          <w:szCs w:val="24"/>
        </w:rPr>
        <w:t xml:space="preserve"> </w:t>
      </w:r>
      <w:r w:rsidRPr="00333434">
        <w:rPr>
          <w:rFonts w:ascii="Arial" w:hAnsi="Arial" w:cs="Arial"/>
          <w:b/>
          <w:bCs/>
          <w:noProof/>
          <w:sz w:val="24"/>
          <w:szCs w:val="24"/>
        </w:rPr>
        <w:t>58</w:t>
      </w:r>
      <w:r w:rsidRPr="00333434">
        <w:rPr>
          <w:rFonts w:ascii="Arial" w:hAnsi="Arial" w:cs="Arial"/>
          <w:noProof/>
          <w:sz w:val="24"/>
          <w:szCs w:val="24"/>
        </w:rPr>
        <w:t>, 369–378 (1977).</w:t>
      </w:r>
    </w:p>
    <w:p w14:paraId="6BD3796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17.</w:t>
      </w:r>
      <w:r w:rsidRPr="00333434">
        <w:rPr>
          <w:rFonts w:ascii="Arial" w:hAnsi="Arial" w:cs="Arial"/>
          <w:noProof/>
          <w:sz w:val="24"/>
          <w:szCs w:val="24"/>
        </w:rPr>
        <w:tab/>
        <w:t xml:space="preserve">Samson, J. E., Magadán, A. H., Sabri, M. &amp; Moineau, S. Revenge of the phages: defeating bacterial defences. </w:t>
      </w:r>
      <w:r w:rsidRPr="00333434">
        <w:rPr>
          <w:rFonts w:ascii="Arial" w:hAnsi="Arial" w:cs="Arial"/>
          <w:i/>
          <w:iCs/>
          <w:noProof/>
          <w:sz w:val="24"/>
          <w:szCs w:val="24"/>
        </w:rPr>
        <w:t>Nat. Rev. Microbiol.</w:t>
      </w:r>
      <w:r w:rsidRPr="00333434">
        <w:rPr>
          <w:rFonts w:ascii="Arial" w:hAnsi="Arial" w:cs="Arial"/>
          <w:noProof/>
          <w:sz w:val="24"/>
          <w:szCs w:val="24"/>
        </w:rPr>
        <w:t xml:space="preserve"> </w:t>
      </w:r>
      <w:r w:rsidRPr="00333434">
        <w:rPr>
          <w:rFonts w:ascii="Arial" w:hAnsi="Arial" w:cs="Arial"/>
          <w:b/>
          <w:bCs/>
          <w:noProof/>
          <w:sz w:val="24"/>
          <w:szCs w:val="24"/>
        </w:rPr>
        <w:t>11</w:t>
      </w:r>
      <w:r w:rsidRPr="00333434">
        <w:rPr>
          <w:rFonts w:ascii="Arial" w:hAnsi="Arial" w:cs="Arial"/>
          <w:noProof/>
          <w:sz w:val="24"/>
          <w:szCs w:val="24"/>
        </w:rPr>
        <w:t>, 675–687 (2013).</w:t>
      </w:r>
    </w:p>
    <w:p w14:paraId="2AE43CC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18.</w:t>
      </w:r>
      <w:r w:rsidRPr="00333434">
        <w:rPr>
          <w:rFonts w:ascii="Arial" w:hAnsi="Arial" w:cs="Arial"/>
          <w:noProof/>
          <w:sz w:val="24"/>
          <w:szCs w:val="24"/>
        </w:rPr>
        <w:tab/>
        <w:t xml:space="preserve">Chan, B. K. </w:t>
      </w:r>
      <w:r w:rsidRPr="00333434">
        <w:rPr>
          <w:rFonts w:ascii="Arial" w:hAnsi="Arial" w:cs="Arial"/>
          <w:i/>
          <w:iCs/>
          <w:noProof/>
          <w:sz w:val="24"/>
          <w:szCs w:val="24"/>
        </w:rPr>
        <w:t>et al.</w:t>
      </w:r>
      <w:r w:rsidRPr="00333434">
        <w:rPr>
          <w:rFonts w:ascii="Arial" w:hAnsi="Arial" w:cs="Arial"/>
          <w:noProof/>
          <w:sz w:val="24"/>
          <w:szCs w:val="24"/>
        </w:rPr>
        <w:t xml:space="preserve"> Phage selection restores antibiotic sensitivity in MDR Pseudomonas aeruginosa. </w:t>
      </w:r>
      <w:r w:rsidRPr="00333434">
        <w:rPr>
          <w:rFonts w:ascii="Arial" w:hAnsi="Arial" w:cs="Arial"/>
          <w:i/>
          <w:iCs/>
          <w:noProof/>
          <w:sz w:val="24"/>
          <w:szCs w:val="24"/>
        </w:rPr>
        <w:t>Sci. Rep.</w:t>
      </w:r>
      <w:r w:rsidRPr="00333434">
        <w:rPr>
          <w:rFonts w:ascii="Arial" w:hAnsi="Arial" w:cs="Arial"/>
          <w:noProof/>
          <w:sz w:val="24"/>
          <w:szCs w:val="24"/>
        </w:rPr>
        <w:t xml:space="preserve"> </w:t>
      </w:r>
      <w:r w:rsidRPr="00333434">
        <w:rPr>
          <w:rFonts w:ascii="Arial" w:hAnsi="Arial" w:cs="Arial"/>
          <w:b/>
          <w:bCs/>
          <w:noProof/>
          <w:sz w:val="24"/>
          <w:szCs w:val="24"/>
        </w:rPr>
        <w:t>6</w:t>
      </w:r>
      <w:r w:rsidRPr="00333434">
        <w:rPr>
          <w:rFonts w:ascii="Arial" w:hAnsi="Arial" w:cs="Arial"/>
          <w:noProof/>
          <w:sz w:val="24"/>
          <w:szCs w:val="24"/>
        </w:rPr>
        <w:t>, 26717 (2016).</w:t>
      </w:r>
    </w:p>
    <w:p w14:paraId="10FD781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19.</w:t>
      </w:r>
      <w:r w:rsidRPr="00333434">
        <w:rPr>
          <w:rFonts w:ascii="Arial" w:hAnsi="Arial" w:cs="Arial"/>
          <w:noProof/>
          <w:sz w:val="24"/>
          <w:szCs w:val="24"/>
        </w:rPr>
        <w:tab/>
        <w:t xml:space="preserve">Liu, M. C. </w:t>
      </w:r>
      <w:r w:rsidRPr="00333434">
        <w:rPr>
          <w:rFonts w:ascii="Arial" w:hAnsi="Arial" w:cs="Arial"/>
          <w:i/>
          <w:iCs/>
          <w:noProof/>
          <w:sz w:val="24"/>
          <w:szCs w:val="24"/>
        </w:rPr>
        <w:t>et al.</w:t>
      </w:r>
      <w:r w:rsidRPr="00333434">
        <w:rPr>
          <w:rFonts w:ascii="Arial" w:hAnsi="Arial" w:cs="Arial"/>
          <w:noProof/>
          <w:sz w:val="24"/>
          <w:szCs w:val="24"/>
        </w:rPr>
        <w:t xml:space="preserve"> Sensitive and specific multi-cancer detection and localization using methylation signatures in cell-free DNA. </w:t>
      </w:r>
      <w:r w:rsidRPr="00333434">
        <w:rPr>
          <w:rFonts w:ascii="Arial" w:hAnsi="Arial" w:cs="Arial"/>
          <w:i/>
          <w:iCs/>
          <w:noProof/>
          <w:sz w:val="24"/>
          <w:szCs w:val="24"/>
        </w:rPr>
        <w:t>Ann. Oncol.</w:t>
      </w:r>
      <w:r w:rsidRPr="00333434">
        <w:rPr>
          <w:rFonts w:ascii="Arial" w:hAnsi="Arial" w:cs="Arial"/>
          <w:noProof/>
          <w:sz w:val="24"/>
          <w:szCs w:val="24"/>
        </w:rPr>
        <w:t xml:space="preserve"> </w:t>
      </w:r>
      <w:r w:rsidRPr="00333434">
        <w:rPr>
          <w:rFonts w:ascii="Arial" w:hAnsi="Arial" w:cs="Arial"/>
          <w:b/>
          <w:bCs/>
          <w:noProof/>
          <w:sz w:val="24"/>
          <w:szCs w:val="24"/>
        </w:rPr>
        <w:t>31</w:t>
      </w:r>
      <w:r w:rsidRPr="00333434">
        <w:rPr>
          <w:rFonts w:ascii="Arial" w:hAnsi="Arial" w:cs="Arial"/>
          <w:noProof/>
          <w:sz w:val="24"/>
          <w:szCs w:val="24"/>
        </w:rPr>
        <w:t>, 745–759 (2020).</w:t>
      </w:r>
    </w:p>
    <w:p w14:paraId="66F4C83F"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20.</w:t>
      </w:r>
      <w:r w:rsidRPr="00333434">
        <w:rPr>
          <w:rFonts w:ascii="Arial" w:hAnsi="Arial" w:cs="Arial"/>
          <w:noProof/>
          <w:sz w:val="24"/>
          <w:szCs w:val="24"/>
        </w:rPr>
        <w:tab/>
        <w:t xml:space="preserve">Flores, C. O., Meyer, J. R., Valverde, S., Farr, L. &amp; Weitz, J. S. Statistical structure of host-phage interactions. </w:t>
      </w:r>
      <w:r w:rsidRPr="00333434">
        <w:rPr>
          <w:rFonts w:ascii="Arial" w:hAnsi="Arial" w:cs="Arial"/>
          <w:i/>
          <w:iCs/>
          <w:noProof/>
          <w:sz w:val="24"/>
          <w:szCs w:val="24"/>
        </w:rPr>
        <w:t>Proc. Natl. Acad. Sci. U. S. A.</w:t>
      </w:r>
      <w:r w:rsidRPr="00333434">
        <w:rPr>
          <w:rFonts w:ascii="Arial" w:hAnsi="Arial" w:cs="Arial"/>
          <w:noProof/>
          <w:sz w:val="24"/>
          <w:szCs w:val="24"/>
        </w:rPr>
        <w:t xml:space="preserve"> </w:t>
      </w:r>
      <w:r w:rsidRPr="00333434">
        <w:rPr>
          <w:rFonts w:ascii="Arial" w:hAnsi="Arial" w:cs="Arial"/>
          <w:b/>
          <w:bCs/>
          <w:noProof/>
          <w:sz w:val="24"/>
          <w:szCs w:val="24"/>
        </w:rPr>
        <w:t>108</w:t>
      </w:r>
      <w:r w:rsidRPr="00333434">
        <w:rPr>
          <w:rFonts w:ascii="Arial" w:hAnsi="Arial" w:cs="Arial"/>
          <w:noProof/>
          <w:sz w:val="24"/>
          <w:szCs w:val="24"/>
        </w:rPr>
        <w:t>, E288-97 (2011).</w:t>
      </w:r>
    </w:p>
    <w:p w14:paraId="57B2F41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21.</w:t>
      </w:r>
      <w:r w:rsidRPr="00333434">
        <w:rPr>
          <w:rFonts w:ascii="Arial" w:hAnsi="Arial" w:cs="Arial"/>
          <w:noProof/>
          <w:sz w:val="24"/>
          <w:szCs w:val="24"/>
        </w:rPr>
        <w:tab/>
        <w:t xml:space="preserve">Chan, B. K., Abedon, S. T. &amp; Loc-Carrillo, C. Phage cocktails and the future of phage therapy. </w:t>
      </w:r>
      <w:r w:rsidRPr="00333434">
        <w:rPr>
          <w:rFonts w:ascii="Arial" w:hAnsi="Arial" w:cs="Arial"/>
          <w:i/>
          <w:iCs/>
          <w:noProof/>
          <w:sz w:val="24"/>
          <w:szCs w:val="24"/>
        </w:rPr>
        <w:t>Future Microbiology</w:t>
      </w:r>
      <w:r w:rsidRPr="00333434">
        <w:rPr>
          <w:rFonts w:ascii="Arial" w:hAnsi="Arial" w:cs="Arial"/>
          <w:noProof/>
          <w:sz w:val="24"/>
          <w:szCs w:val="24"/>
        </w:rPr>
        <w:t xml:space="preserve"> vol. 8 769–783 (2013).</w:t>
      </w:r>
    </w:p>
    <w:p w14:paraId="074A58E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22.</w:t>
      </w:r>
      <w:r w:rsidRPr="00333434">
        <w:rPr>
          <w:rFonts w:ascii="Arial" w:hAnsi="Arial" w:cs="Arial"/>
          <w:noProof/>
          <w:sz w:val="24"/>
          <w:szCs w:val="24"/>
        </w:rPr>
        <w:tab/>
        <w:t xml:space="preserve">Günthard, H. F. </w:t>
      </w:r>
      <w:r w:rsidRPr="00333434">
        <w:rPr>
          <w:rFonts w:ascii="Arial" w:hAnsi="Arial" w:cs="Arial"/>
          <w:i/>
          <w:iCs/>
          <w:noProof/>
          <w:sz w:val="24"/>
          <w:szCs w:val="24"/>
        </w:rPr>
        <w:t>et al.</w:t>
      </w:r>
      <w:r w:rsidRPr="00333434">
        <w:rPr>
          <w:rFonts w:ascii="Arial" w:hAnsi="Arial" w:cs="Arial"/>
          <w:noProof/>
          <w:sz w:val="24"/>
          <w:szCs w:val="24"/>
        </w:rPr>
        <w:t xml:space="preserve"> Antiretroviral Drugs for Treatment and Prevention of HIV Infection in Adults. </w:t>
      </w:r>
      <w:r w:rsidRPr="00333434">
        <w:rPr>
          <w:rFonts w:ascii="Arial" w:hAnsi="Arial" w:cs="Arial"/>
          <w:i/>
          <w:iCs/>
          <w:noProof/>
          <w:sz w:val="24"/>
          <w:szCs w:val="24"/>
        </w:rPr>
        <w:t>JAMA</w:t>
      </w:r>
      <w:r w:rsidRPr="00333434">
        <w:rPr>
          <w:rFonts w:ascii="Arial" w:hAnsi="Arial" w:cs="Arial"/>
          <w:noProof/>
          <w:sz w:val="24"/>
          <w:szCs w:val="24"/>
        </w:rPr>
        <w:t xml:space="preserve"> </w:t>
      </w:r>
      <w:r w:rsidRPr="00333434">
        <w:rPr>
          <w:rFonts w:ascii="Arial" w:hAnsi="Arial" w:cs="Arial"/>
          <w:b/>
          <w:bCs/>
          <w:noProof/>
          <w:sz w:val="24"/>
          <w:szCs w:val="24"/>
        </w:rPr>
        <w:t>316</w:t>
      </w:r>
      <w:r w:rsidRPr="00333434">
        <w:rPr>
          <w:rFonts w:ascii="Arial" w:hAnsi="Arial" w:cs="Arial"/>
          <w:noProof/>
          <w:sz w:val="24"/>
          <w:szCs w:val="24"/>
        </w:rPr>
        <w:t>, 191 (2016).</w:t>
      </w:r>
    </w:p>
    <w:p w14:paraId="4A41E4F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23.</w:t>
      </w:r>
      <w:r w:rsidRPr="00333434">
        <w:rPr>
          <w:rFonts w:ascii="Arial" w:hAnsi="Arial" w:cs="Arial"/>
          <w:noProof/>
          <w:sz w:val="24"/>
          <w:szCs w:val="24"/>
        </w:rPr>
        <w:tab/>
        <w:t xml:space="preserve">Tornheim, J. A. &amp; Dooley, K. E. The Global Landscape of Tuberculosis Therapeutics. </w:t>
      </w:r>
      <w:r w:rsidRPr="00333434">
        <w:rPr>
          <w:rFonts w:ascii="Arial" w:hAnsi="Arial" w:cs="Arial"/>
          <w:i/>
          <w:iCs/>
          <w:noProof/>
          <w:sz w:val="24"/>
          <w:szCs w:val="24"/>
        </w:rPr>
        <w:t>Annu. Rev. Med.</w:t>
      </w:r>
      <w:r w:rsidRPr="00333434">
        <w:rPr>
          <w:rFonts w:ascii="Arial" w:hAnsi="Arial" w:cs="Arial"/>
          <w:noProof/>
          <w:sz w:val="24"/>
          <w:szCs w:val="24"/>
        </w:rPr>
        <w:t xml:space="preserve"> </w:t>
      </w:r>
      <w:r w:rsidRPr="00333434">
        <w:rPr>
          <w:rFonts w:ascii="Arial" w:hAnsi="Arial" w:cs="Arial"/>
          <w:b/>
          <w:bCs/>
          <w:noProof/>
          <w:sz w:val="24"/>
          <w:szCs w:val="24"/>
        </w:rPr>
        <w:t>70</w:t>
      </w:r>
      <w:r w:rsidRPr="00333434">
        <w:rPr>
          <w:rFonts w:ascii="Arial" w:hAnsi="Arial" w:cs="Arial"/>
          <w:noProof/>
          <w:sz w:val="24"/>
          <w:szCs w:val="24"/>
        </w:rPr>
        <w:t>, 105–120 (2019).</w:t>
      </w:r>
    </w:p>
    <w:p w14:paraId="5CF8ECE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24.</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Phage therapy against </w:t>
      </w:r>
      <w:r w:rsidRPr="00333434">
        <w:rPr>
          <w:rFonts w:ascii="Arial" w:hAnsi="Arial" w:cs="Arial"/>
          <w:i/>
          <w:iCs/>
          <w:noProof/>
          <w:sz w:val="24"/>
          <w:szCs w:val="24"/>
        </w:rPr>
        <w:t>Enterococcus faecalis</w:t>
      </w:r>
      <w:r w:rsidRPr="00333434">
        <w:rPr>
          <w:rFonts w:ascii="Arial" w:hAnsi="Arial" w:cs="Arial"/>
          <w:noProof/>
          <w:sz w:val="24"/>
          <w:szCs w:val="24"/>
        </w:rPr>
        <w:t xml:space="preserve"> in dental root canals. </w:t>
      </w:r>
      <w:r w:rsidRPr="00333434">
        <w:rPr>
          <w:rFonts w:ascii="Arial" w:hAnsi="Arial" w:cs="Arial"/>
          <w:i/>
          <w:iCs/>
          <w:noProof/>
          <w:sz w:val="24"/>
          <w:szCs w:val="24"/>
        </w:rPr>
        <w:t>J. Oral Microbiol.</w:t>
      </w:r>
      <w:r w:rsidRPr="00333434">
        <w:rPr>
          <w:rFonts w:ascii="Arial" w:hAnsi="Arial" w:cs="Arial"/>
          <w:noProof/>
          <w:sz w:val="24"/>
          <w:szCs w:val="24"/>
        </w:rPr>
        <w:t xml:space="preserve"> </w:t>
      </w:r>
      <w:r w:rsidRPr="00333434">
        <w:rPr>
          <w:rFonts w:ascii="Arial" w:hAnsi="Arial" w:cs="Arial"/>
          <w:b/>
          <w:bCs/>
          <w:noProof/>
          <w:sz w:val="24"/>
          <w:szCs w:val="24"/>
        </w:rPr>
        <w:t>8</w:t>
      </w:r>
      <w:r w:rsidRPr="00333434">
        <w:rPr>
          <w:rFonts w:ascii="Arial" w:hAnsi="Arial" w:cs="Arial"/>
          <w:noProof/>
          <w:sz w:val="24"/>
          <w:szCs w:val="24"/>
        </w:rPr>
        <w:t>, 32157 (2016).</w:t>
      </w:r>
    </w:p>
    <w:p w14:paraId="54A4733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25.</w:t>
      </w:r>
      <w:r w:rsidRPr="00333434">
        <w:rPr>
          <w:rFonts w:ascii="Arial" w:hAnsi="Arial" w:cs="Arial"/>
          <w:noProof/>
          <w:sz w:val="24"/>
          <w:szCs w:val="24"/>
        </w:rPr>
        <w:tab/>
        <w:t xml:space="preserve">Villarroel, J., Larsen, M. V., Kilstrup, M. &amp; Nielsen, M. Metagenomic Analysis of Therapeutic PYO Phage Cocktails from 1997 to 2014. </w:t>
      </w:r>
      <w:r w:rsidRPr="00333434">
        <w:rPr>
          <w:rFonts w:ascii="Arial" w:hAnsi="Arial" w:cs="Arial"/>
          <w:i/>
          <w:iCs/>
          <w:noProof/>
          <w:sz w:val="24"/>
          <w:szCs w:val="24"/>
        </w:rPr>
        <w:t>Viruses</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(2017).</w:t>
      </w:r>
    </w:p>
    <w:p w14:paraId="43E3F784"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26.</w:t>
      </w:r>
      <w:r w:rsidRPr="00333434">
        <w:rPr>
          <w:rFonts w:ascii="Arial" w:hAnsi="Arial" w:cs="Arial"/>
          <w:noProof/>
          <w:sz w:val="24"/>
          <w:szCs w:val="24"/>
        </w:rPr>
        <w:tab/>
        <w:t xml:space="preserve">Khalifa, L. </w:t>
      </w:r>
      <w:r w:rsidRPr="00333434">
        <w:rPr>
          <w:rFonts w:ascii="Arial" w:hAnsi="Arial" w:cs="Arial"/>
          <w:i/>
          <w:iCs/>
          <w:noProof/>
          <w:sz w:val="24"/>
          <w:szCs w:val="24"/>
        </w:rPr>
        <w:t>et al.</w:t>
      </w:r>
      <w:r w:rsidRPr="00333434">
        <w:rPr>
          <w:rFonts w:ascii="Arial" w:hAnsi="Arial" w:cs="Arial"/>
          <w:noProof/>
          <w:sz w:val="24"/>
          <w:szCs w:val="24"/>
        </w:rPr>
        <w:t xml:space="preserve"> Defeating Antibiotic- and Phage-Resistant Enterococcus faecalis Using a Phage Cocktail in Vitro and in a Clot Model. </w:t>
      </w:r>
      <w:r w:rsidRPr="00333434">
        <w:rPr>
          <w:rFonts w:ascii="Arial" w:hAnsi="Arial" w:cs="Arial"/>
          <w:i/>
          <w:iCs/>
          <w:noProof/>
          <w:sz w:val="24"/>
          <w:szCs w:val="24"/>
        </w:rPr>
        <w:t>Front. Microbiol.</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326 (2018).</w:t>
      </w:r>
    </w:p>
    <w:p w14:paraId="1B9B5F31"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27.</w:t>
      </w:r>
      <w:r w:rsidRPr="00333434">
        <w:rPr>
          <w:rFonts w:ascii="Arial" w:hAnsi="Arial" w:cs="Arial"/>
          <w:noProof/>
          <w:sz w:val="24"/>
          <w:szCs w:val="24"/>
        </w:rPr>
        <w:tab/>
        <w:t xml:space="preserve">Levi, K., Rynge, M., Abeysinghe, E. &amp; Edwards, R. A. Searching the Sequence Read Archive using Jetstream and Wrangler. in </w:t>
      </w:r>
      <w:r w:rsidRPr="00333434">
        <w:rPr>
          <w:rFonts w:ascii="Arial" w:hAnsi="Arial" w:cs="Arial"/>
          <w:i/>
          <w:iCs/>
          <w:noProof/>
          <w:sz w:val="24"/>
          <w:szCs w:val="24"/>
        </w:rPr>
        <w:t>Proceedings of the Practice and Experience on Advanced Research Computing  - PEARC ’18</w:t>
      </w:r>
      <w:r w:rsidRPr="00333434">
        <w:rPr>
          <w:rFonts w:ascii="Arial" w:hAnsi="Arial" w:cs="Arial"/>
          <w:noProof/>
          <w:sz w:val="24"/>
          <w:szCs w:val="24"/>
        </w:rPr>
        <w:t xml:space="preserve"> 1–7 (ACM Press, 2018). doi:10.1145/3219104.3229278.</w:t>
      </w:r>
    </w:p>
    <w:p w14:paraId="329FA54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lastRenderedPageBreak/>
        <w:t>28.</w:t>
      </w:r>
      <w:r w:rsidRPr="00333434">
        <w:rPr>
          <w:rFonts w:ascii="Arial" w:hAnsi="Arial" w:cs="Arial"/>
          <w:noProof/>
          <w:sz w:val="24"/>
          <w:szCs w:val="24"/>
        </w:rPr>
        <w:tab/>
        <w:t xml:space="preserve">Wright, A., Hawkins, C. H., Änggård, E. E. &amp; Harper, D. R. A controlled clinical trial of a therapeutic bacteriophage preparation in chronic otitis due to antibiotic-resistant Pseudomonas aeruginosa; A preliminary report of efficacy. </w:t>
      </w:r>
      <w:r w:rsidRPr="00333434">
        <w:rPr>
          <w:rFonts w:ascii="Arial" w:hAnsi="Arial" w:cs="Arial"/>
          <w:i/>
          <w:iCs/>
          <w:noProof/>
          <w:sz w:val="24"/>
          <w:szCs w:val="24"/>
        </w:rPr>
        <w:t>Clin. Otolaryngol.</w:t>
      </w:r>
      <w:r w:rsidRPr="00333434">
        <w:rPr>
          <w:rFonts w:ascii="Arial" w:hAnsi="Arial" w:cs="Arial"/>
          <w:noProof/>
          <w:sz w:val="24"/>
          <w:szCs w:val="24"/>
        </w:rPr>
        <w:t xml:space="preserve"> </w:t>
      </w:r>
      <w:r w:rsidRPr="00333434">
        <w:rPr>
          <w:rFonts w:ascii="Arial" w:hAnsi="Arial" w:cs="Arial"/>
          <w:b/>
          <w:bCs/>
          <w:noProof/>
          <w:sz w:val="24"/>
          <w:szCs w:val="24"/>
        </w:rPr>
        <w:t>34</w:t>
      </w:r>
      <w:r w:rsidRPr="00333434">
        <w:rPr>
          <w:rFonts w:ascii="Arial" w:hAnsi="Arial" w:cs="Arial"/>
          <w:noProof/>
          <w:sz w:val="24"/>
          <w:szCs w:val="24"/>
        </w:rPr>
        <w:t>, 349–357 (2009).</w:t>
      </w:r>
    </w:p>
    <w:p w14:paraId="319483C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29.</w:t>
      </w:r>
      <w:r w:rsidRPr="00333434">
        <w:rPr>
          <w:rFonts w:ascii="Arial" w:hAnsi="Arial" w:cs="Arial"/>
          <w:noProof/>
          <w:sz w:val="24"/>
          <w:szCs w:val="24"/>
        </w:rPr>
        <w:tab/>
        <w:t xml:space="preserve">Schooley, R. T. </w:t>
      </w:r>
      <w:r w:rsidRPr="00333434">
        <w:rPr>
          <w:rFonts w:ascii="Arial" w:hAnsi="Arial" w:cs="Arial"/>
          <w:i/>
          <w:iCs/>
          <w:noProof/>
          <w:sz w:val="24"/>
          <w:szCs w:val="24"/>
        </w:rPr>
        <w:t>et al.</w:t>
      </w:r>
      <w:r w:rsidRPr="00333434">
        <w:rPr>
          <w:rFonts w:ascii="Arial" w:hAnsi="Arial" w:cs="Arial"/>
          <w:noProof/>
          <w:sz w:val="24"/>
          <w:szCs w:val="24"/>
        </w:rPr>
        <w:t xml:space="preserve"> Development and use of personalized bacteriophage-based therapeutic cocktails to treat a patient with a disseminated resistant Acinetobacter baumannii infection. </w:t>
      </w:r>
      <w:r w:rsidRPr="00333434">
        <w:rPr>
          <w:rFonts w:ascii="Arial" w:hAnsi="Arial" w:cs="Arial"/>
          <w:i/>
          <w:iCs/>
          <w:noProof/>
          <w:sz w:val="24"/>
          <w:szCs w:val="24"/>
        </w:rPr>
        <w:t>Antimicrob. Agents Chemother.</w:t>
      </w:r>
      <w:r w:rsidRPr="00333434">
        <w:rPr>
          <w:rFonts w:ascii="Arial" w:hAnsi="Arial" w:cs="Arial"/>
          <w:noProof/>
          <w:sz w:val="24"/>
          <w:szCs w:val="24"/>
        </w:rPr>
        <w:t xml:space="preserve"> AAC.00954-17 (2017) doi:10.1128/AAC.00954-17.</w:t>
      </w:r>
    </w:p>
    <w:p w14:paraId="298FAA0E"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30.</w:t>
      </w:r>
      <w:r w:rsidRPr="00333434">
        <w:rPr>
          <w:rFonts w:ascii="Arial" w:hAnsi="Arial" w:cs="Arial"/>
          <w:noProof/>
          <w:sz w:val="24"/>
          <w:szCs w:val="24"/>
        </w:rPr>
        <w:tab/>
        <w:t xml:space="preserve">Duplessis, C. </w:t>
      </w:r>
      <w:r w:rsidRPr="00333434">
        <w:rPr>
          <w:rFonts w:ascii="Arial" w:hAnsi="Arial" w:cs="Arial"/>
          <w:i/>
          <w:iCs/>
          <w:noProof/>
          <w:sz w:val="24"/>
          <w:szCs w:val="24"/>
        </w:rPr>
        <w:t>et al.</w:t>
      </w:r>
      <w:r w:rsidRPr="00333434">
        <w:rPr>
          <w:rFonts w:ascii="Arial" w:hAnsi="Arial" w:cs="Arial"/>
          <w:noProof/>
          <w:sz w:val="24"/>
          <w:szCs w:val="24"/>
        </w:rPr>
        <w:t xml:space="preserve"> Refractory Pseudomonas Bacteremia in a 2-Year-Old Sterilized by Bacteriophage Therapy. </w:t>
      </w:r>
      <w:r w:rsidRPr="00333434">
        <w:rPr>
          <w:rFonts w:ascii="Arial" w:hAnsi="Arial" w:cs="Arial"/>
          <w:i/>
          <w:iCs/>
          <w:noProof/>
          <w:sz w:val="24"/>
          <w:szCs w:val="24"/>
        </w:rPr>
        <w:t>J. Pediatric Infect. Dis. Soc.</w:t>
      </w:r>
      <w:r w:rsidRPr="00333434">
        <w:rPr>
          <w:rFonts w:ascii="Arial" w:hAnsi="Arial" w:cs="Arial"/>
          <w:noProof/>
          <w:sz w:val="24"/>
          <w:szCs w:val="24"/>
        </w:rPr>
        <w:t xml:space="preserve"> (2017) doi:10.1093/jpids/pix056.</w:t>
      </w:r>
    </w:p>
    <w:p w14:paraId="077BA93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31.</w:t>
      </w:r>
      <w:r w:rsidRPr="00333434">
        <w:rPr>
          <w:rFonts w:ascii="Arial" w:hAnsi="Arial" w:cs="Arial"/>
          <w:noProof/>
          <w:sz w:val="24"/>
          <w:szCs w:val="24"/>
        </w:rPr>
        <w:tab/>
        <w:t xml:space="preserve">Wright, R. C. T., Friman, V. P., Smith, M. C. M. &amp; Brockhurst, M. A. Resistance evolution against phage combinations depends on the timing and order of exposure. </w:t>
      </w:r>
      <w:r w:rsidRPr="00333434">
        <w:rPr>
          <w:rFonts w:ascii="Arial" w:hAnsi="Arial" w:cs="Arial"/>
          <w:i/>
          <w:iCs/>
          <w:noProof/>
          <w:sz w:val="24"/>
          <w:szCs w:val="24"/>
        </w:rPr>
        <w:t>MBio</w:t>
      </w:r>
      <w:r w:rsidRPr="00333434">
        <w:rPr>
          <w:rFonts w:ascii="Arial" w:hAnsi="Arial" w:cs="Arial"/>
          <w:noProof/>
          <w:sz w:val="24"/>
          <w:szCs w:val="24"/>
        </w:rPr>
        <w:t xml:space="preserve"> </w:t>
      </w:r>
      <w:r w:rsidRPr="00333434">
        <w:rPr>
          <w:rFonts w:ascii="Arial" w:hAnsi="Arial" w:cs="Arial"/>
          <w:b/>
          <w:bCs/>
          <w:noProof/>
          <w:sz w:val="24"/>
          <w:szCs w:val="24"/>
        </w:rPr>
        <w:t>10</w:t>
      </w:r>
      <w:r w:rsidRPr="00333434">
        <w:rPr>
          <w:rFonts w:ascii="Arial" w:hAnsi="Arial" w:cs="Arial"/>
          <w:noProof/>
          <w:sz w:val="24"/>
          <w:szCs w:val="24"/>
        </w:rPr>
        <w:t>, (2019).</w:t>
      </w:r>
    </w:p>
    <w:p w14:paraId="2E184DF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32.</w:t>
      </w:r>
      <w:r w:rsidRPr="00333434">
        <w:rPr>
          <w:rFonts w:ascii="Arial" w:hAnsi="Arial" w:cs="Arial"/>
          <w:noProof/>
          <w:sz w:val="24"/>
          <w:szCs w:val="24"/>
        </w:rPr>
        <w:tab/>
        <w:t xml:space="preserve">Kelly, D., McAuliffe, O., O’Mahony, J. &amp; Coffey, A. Development of a broad-host-range phage cocktail for biocontrol. </w:t>
      </w:r>
      <w:r w:rsidRPr="00333434">
        <w:rPr>
          <w:rFonts w:ascii="Arial" w:hAnsi="Arial" w:cs="Arial"/>
          <w:i/>
          <w:iCs/>
          <w:noProof/>
          <w:sz w:val="24"/>
          <w:szCs w:val="24"/>
        </w:rPr>
        <w:t>Bioeng. Bugs</w:t>
      </w:r>
      <w:r w:rsidRPr="00333434">
        <w:rPr>
          <w:rFonts w:ascii="Arial" w:hAnsi="Arial" w:cs="Arial"/>
          <w:noProof/>
          <w:sz w:val="24"/>
          <w:szCs w:val="24"/>
        </w:rPr>
        <w:t xml:space="preserve"> </w:t>
      </w:r>
      <w:r w:rsidRPr="00333434">
        <w:rPr>
          <w:rFonts w:ascii="Arial" w:hAnsi="Arial" w:cs="Arial"/>
          <w:b/>
          <w:bCs/>
          <w:noProof/>
          <w:sz w:val="24"/>
          <w:szCs w:val="24"/>
        </w:rPr>
        <w:t>2</w:t>
      </w:r>
      <w:r w:rsidRPr="00333434">
        <w:rPr>
          <w:rFonts w:ascii="Arial" w:hAnsi="Arial" w:cs="Arial"/>
          <w:noProof/>
          <w:sz w:val="24"/>
          <w:szCs w:val="24"/>
        </w:rPr>
        <w:t>, 31–37 (2011).</w:t>
      </w:r>
    </w:p>
    <w:p w14:paraId="75730D0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33.</w:t>
      </w:r>
      <w:r w:rsidRPr="00333434">
        <w:rPr>
          <w:rFonts w:ascii="Arial" w:hAnsi="Arial" w:cs="Arial"/>
          <w:noProof/>
          <w:sz w:val="24"/>
          <w:szCs w:val="24"/>
        </w:rPr>
        <w:tab/>
        <w:t xml:space="preserve">Burrowes, B. </w:t>
      </w:r>
      <w:r w:rsidRPr="00333434">
        <w:rPr>
          <w:rFonts w:ascii="Arial" w:hAnsi="Arial" w:cs="Arial"/>
          <w:i/>
          <w:iCs/>
          <w:noProof/>
          <w:sz w:val="24"/>
          <w:szCs w:val="24"/>
        </w:rPr>
        <w:t>et al.</w:t>
      </w:r>
      <w:r w:rsidRPr="00333434">
        <w:rPr>
          <w:rFonts w:ascii="Arial" w:hAnsi="Arial" w:cs="Arial"/>
          <w:noProof/>
          <w:sz w:val="24"/>
          <w:szCs w:val="24"/>
        </w:rPr>
        <w:t xml:space="preserve"> Directed in Vitro Evolution of Therapeutic Bacteriophages: The Appelmans Protocol. </w:t>
      </w:r>
      <w:r w:rsidRPr="00333434">
        <w:rPr>
          <w:rFonts w:ascii="Arial" w:hAnsi="Arial" w:cs="Arial"/>
          <w:i/>
          <w:iCs/>
          <w:noProof/>
          <w:sz w:val="24"/>
          <w:szCs w:val="24"/>
        </w:rPr>
        <w:t>Viruses</w:t>
      </w:r>
      <w:r w:rsidRPr="00333434">
        <w:rPr>
          <w:rFonts w:ascii="Arial" w:hAnsi="Arial" w:cs="Arial"/>
          <w:noProof/>
          <w:sz w:val="24"/>
          <w:szCs w:val="24"/>
        </w:rPr>
        <w:t xml:space="preserve"> </w:t>
      </w:r>
      <w:r w:rsidRPr="00333434">
        <w:rPr>
          <w:rFonts w:ascii="Arial" w:hAnsi="Arial" w:cs="Arial"/>
          <w:b/>
          <w:bCs/>
          <w:noProof/>
          <w:sz w:val="24"/>
          <w:szCs w:val="24"/>
        </w:rPr>
        <w:t>11</w:t>
      </w:r>
      <w:r w:rsidRPr="00333434">
        <w:rPr>
          <w:rFonts w:ascii="Arial" w:hAnsi="Arial" w:cs="Arial"/>
          <w:noProof/>
          <w:sz w:val="24"/>
          <w:szCs w:val="24"/>
        </w:rPr>
        <w:t>, 241 (2019).</w:t>
      </w:r>
    </w:p>
    <w:p w14:paraId="59C70C99"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34.</w:t>
      </w:r>
      <w:r w:rsidRPr="00333434">
        <w:rPr>
          <w:rFonts w:ascii="Arial" w:hAnsi="Arial" w:cs="Arial"/>
          <w:noProof/>
          <w:sz w:val="24"/>
          <w:szCs w:val="24"/>
        </w:rPr>
        <w:tab/>
        <w:t xml:space="preserve">Gu, J. </w:t>
      </w:r>
      <w:r w:rsidRPr="00333434">
        <w:rPr>
          <w:rFonts w:ascii="Arial" w:hAnsi="Arial" w:cs="Arial"/>
          <w:i/>
          <w:iCs/>
          <w:noProof/>
          <w:sz w:val="24"/>
          <w:szCs w:val="24"/>
        </w:rPr>
        <w:t>et al.</w:t>
      </w:r>
      <w:r w:rsidRPr="00333434">
        <w:rPr>
          <w:rFonts w:ascii="Arial" w:hAnsi="Arial" w:cs="Arial"/>
          <w:noProof/>
          <w:sz w:val="24"/>
          <w:szCs w:val="24"/>
        </w:rPr>
        <w:t xml:space="preserve"> A Method for Generation Phage Cocktail with Great Therapeutic Potential.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7</w:t>
      </w:r>
      <w:r w:rsidRPr="00333434">
        <w:rPr>
          <w:rFonts w:ascii="Arial" w:hAnsi="Arial" w:cs="Arial"/>
          <w:noProof/>
          <w:sz w:val="24"/>
          <w:szCs w:val="24"/>
        </w:rPr>
        <w:t>, e31698 (2012).</w:t>
      </w:r>
    </w:p>
    <w:p w14:paraId="443B219F"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35.</w:t>
      </w:r>
      <w:r w:rsidRPr="00333434">
        <w:rPr>
          <w:rFonts w:ascii="Arial" w:hAnsi="Arial" w:cs="Arial"/>
          <w:noProof/>
          <w:sz w:val="24"/>
          <w:szCs w:val="24"/>
        </w:rPr>
        <w:tab/>
        <w:t xml:space="preserve">Filippov, A. A. </w:t>
      </w:r>
      <w:r w:rsidRPr="00333434">
        <w:rPr>
          <w:rFonts w:ascii="Arial" w:hAnsi="Arial" w:cs="Arial"/>
          <w:i/>
          <w:iCs/>
          <w:noProof/>
          <w:sz w:val="24"/>
          <w:szCs w:val="24"/>
        </w:rPr>
        <w:t>et al.</w:t>
      </w:r>
      <w:r w:rsidRPr="00333434">
        <w:rPr>
          <w:rFonts w:ascii="Arial" w:hAnsi="Arial" w:cs="Arial"/>
          <w:noProof/>
          <w:sz w:val="24"/>
          <w:szCs w:val="24"/>
        </w:rPr>
        <w:t xml:space="preserve"> Bacteriophage-Resistant Mutants in Yersinia pestis: Identification of Phage Receptors and Attenuation for Mice.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6</w:t>
      </w:r>
      <w:r w:rsidRPr="00333434">
        <w:rPr>
          <w:rFonts w:ascii="Arial" w:hAnsi="Arial" w:cs="Arial"/>
          <w:noProof/>
          <w:sz w:val="24"/>
          <w:szCs w:val="24"/>
        </w:rPr>
        <w:t>, e25486 (2011).</w:t>
      </w:r>
    </w:p>
    <w:p w14:paraId="2B85BB03"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36.</w:t>
      </w:r>
      <w:r w:rsidRPr="00333434">
        <w:rPr>
          <w:rFonts w:ascii="Arial" w:hAnsi="Arial" w:cs="Arial"/>
          <w:noProof/>
          <w:sz w:val="24"/>
          <w:szCs w:val="24"/>
        </w:rPr>
        <w:tab/>
        <w:t xml:space="preserve">Wandro, S. </w:t>
      </w:r>
      <w:r w:rsidRPr="00333434">
        <w:rPr>
          <w:rFonts w:ascii="Arial" w:hAnsi="Arial" w:cs="Arial"/>
          <w:i/>
          <w:iCs/>
          <w:noProof/>
          <w:sz w:val="24"/>
          <w:szCs w:val="24"/>
        </w:rPr>
        <w:t>et al.</w:t>
      </w:r>
      <w:r w:rsidRPr="00333434">
        <w:rPr>
          <w:rFonts w:ascii="Arial" w:hAnsi="Arial" w:cs="Arial"/>
          <w:noProof/>
          <w:sz w:val="24"/>
          <w:szCs w:val="24"/>
        </w:rPr>
        <w:t xml:space="preserve"> Predictable Molecular Adaptation of Coevolving Enterococcus </w:t>
      </w:r>
      <w:r w:rsidRPr="00333434">
        <w:rPr>
          <w:rFonts w:ascii="Arial" w:hAnsi="Arial" w:cs="Arial"/>
          <w:noProof/>
          <w:sz w:val="24"/>
          <w:szCs w:val="24"/>
        </w:rPr>
        <w:lastRenderedPageBreak/>
        <w:t xml:space="preserve">faecium and Lytic Phage EfV12-phi1. </w:t>
      </w:r>
      <w:r w:rsidRPr="00333434">
        <w:rPr>
          <w:rFonts w:ascii="Arial" w:hAnsi="Arial" w:cs="Arial"/>
          <w:i/>
          <w:iCs/>
          <w:noProof/>
          <w:sz w:val="24"/>
          <w:szCs w:val="24"/>
        </w:rPr>
        <w:t>Front. Microbiol.</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3192 (2019).</w:t>
      </w:r>
    </w:p>
    <w:p w14:paraId="44642B4B"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37.</w:t>
      </w:r>
      <w:r w:rsidRPr="00333434">
        <w:rPr>
          <w:rFonts w:ascii="Arial" w:hAnsi="Arial" w:cs="Arial"/>
          <w:noProof/>
          <w:sz w:val="24"/>
          <w:szCs w:val="24"/>
        </w:rPr>
        <w:tab/>
        <w:t xml:space="preserve">Singh, K. V., Lewis, R. J. &amp; Murray, B. E. Importance of the </w:t>
      </w:r>
      <w:r w:rsidRPr="00333434">
        <w:rPr>
          <w:rFonts w:ascii="Arial" w:hAnsi="Arial" w:cs="Arial"/>
          <w:i/>
          <w:iCs/>
          <w:noProof/>
          <w:sz w:val="24"/>
          <w:szCs w:val="24"/>
        </w:rPr>
        <w:t>epa</w:t>
      </w:r>
      <w:r w:rsidRPr="00333434">
        <w:rPr>
          <w:rFonts w:ascii="Arial" w:hAnsi="Arial" w:cs="Arial"/>
          <w:noProof/>
          <w:sz w:val="24"/>
          <w:szCs w:val="24"/>
        </w:rPr>
        <w:t xml:space="preserve"> Locus of </w:t>
      </w:r>
      <w:r w:rsidRPr="00333434">
        <w:rPr>
          <w:rFonts w:ascii="Arial" w:hAnsi="Arial" w:cs="Arial"/>
          <w:i/>
          <w:iCs/>
          <w:noProof/>
          <w:sz w:val="24"/>
          <w:szCs w:val="24"/>
        </w:rPr>
        <w:t>Enterococcus faecalis</w:t>
      </w:r>
      <w:r w:rsidRPr="00333434">
        <w:rPr>
          <w:rFonts w:ascii="Arial" w:hAnsi="Arial" w:cs="Arial"/>
          <w:noProof/>
          <w:sz w:val="24"/>
          <w:szCs w:val="24"/>
        </w:rPr>
        <w:t xml:space="preserve"> OG1RF in a Mouse Model of Ascending Urinary Tract Infection. </w:t>
      </w:r>
      <w:r w:rsidRPr="00333434">
        <w:rPr>
          <w:rFonts w:ascii="Arial" w:hAnsi="Arial" w:cs="Arial"/>
          <w:i/>
          <w:iCs/>
          <w:noProof/>
          <w:sz w:val="24"/>
          <w:szCs w:val="24"/>
        </w:rPr>
        <w:t>J. Infect. Dis.</w:t>
      </w:r>
      <w:r w:rsidRPr="00333434">
        <w:rPr>
          <w:rFonts w:ascii="Arial" w:hAnsi="Arial" w:cs="Arial"/>
          <w:noProof/>
          <w:sz w:val="24"/>
          <w:szCs w:val="24"/>
        </w:rPr>
        <w:t xml:space="preserve"> </w:t>
      </w:r>
      <w:r w:rsidRPr="00333434">
        <w:rPr>
          <w:rFonts w:ascii="Arial" w:hAnsi="Arial" w:cs="Arial"/>
          <w:b/>
          <w:bCs/>
          <w:noProof/>
          <w:sz w:val="24"/>
          <w:szCs w:val="24"/>
        </w:rPr>
        <w:t>200</w:t>
      </w:r>
      <w:r w:rsidRPr="00333434">
        <w:rPr>
          <w:rFonts w:ascii="Arial" w:hAnsi="Arial" w:cs="Arial"/>
          <w:noProof/>
          <w:sz w:val="24"/>
          <w:szCs w:val="24"/>
        </w:rPr>
        <w:t>, 417–420 (2009).</w:t>
      </w:r>
    </w:p>
    <w:p w14:paraId="51DDC7D8"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38.</w:t>
      </w:r>
      <w:r w:rsidRPr="00333434">
        <w:rPr>
          <w:rFonts w:ascii="Arial" w:hAnsi="Arial" w:cs="Arial"/>
          <w:noProof/>
          <w:sz w:val="24"/>
          <w:szCs w:val="24"/>
        </w:rPr>
        <w:tab/>
        <w:t xml:space="preserve">Ho, K., Huo, W., Pas, S., Dao, R. &amp; Palmer, K. L. Loss of function mutations in epaR confer resistance to phage NPV1 infection in Enterococcus faecalis OG1RF. </w:t>
      </w:r>
      <w:r w:rsidRPr="00333434">
        <w:rPr>
          <w:rFonts w:ascii="Arial" w:hAnsi="Arial" w:cs="Arial"/>
          <w:i/>
          <w:iCs/>
          <w:noProof/>
          <w:sz w:val="24"/>
          <w:szCs w:val="24"/>
        </w:rPr>
        <w:t>Antimicrob. Agents Chemother.</w:t>
      </w:r>
      <w:r w:rsidRPr="00333434">
        <w:rPr>
          <w:rFonts w:ascii="Arial" w:hAnsi="Arial" w:cs="Arial"/>
          <w:noProof/>
          <w:sz w:val="24"/>
          <w:szCs w:val="24"/>
        </w:rPr>
        <w:t xml:space="preserve"> AAC.00758-18 (2018) doi:10.1128/AAC.00758-18.</w:t>
      </w:r>
    </w:p>
    <w:p w14:paraId="44487D04"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39.</w:t>
      </w:r>
      <w:r w:rsidRPr="00333434">
        <w:rPr>
          <w:rFonts w:ascii="Arial" w:hAnsi="Arial" w:cs="Arial"/>
          <w:noProof/>
          <w:sz w:val="24"/>
          <w:szCs w:val="24"/>
        </w:rPr>
        <w:tab/>
        <w:t xml:space="preserve">Thurlow, L. R., Thomas, V. C. &amp; Hancock, L. E. Capsular polysaccharide production in Enterococcus faecalis and contribution of CpsF to capsule serospecificity. </w:t>
      </w:r>
      <w:r w:rsidRPr="00333434">
        <w:rPr>
          <w:rFonts w:ascii="Arial" w:hAnsi="Arial" w:cs="Arial"/>
          <w:i/>
          <w:iCs/>
          <w:noProof/>
          <w:sz w:val="24"/>
          <w:szCs w:val="24"/>
        </w:rPr>
        <w:t>J. Bacteriol.</w:t>
      </w:r>
      <w:r w:rsidRPr="00333434">
        <w:rPr>
          <w:rFonts w:ascii="Arial" w:hAnsi="Arial" w:cs="Arial"/>
          <w:noProof/>
          <w:sz w:val="24"/>
          <w:szCs w:val="24"/>
        </w:rPr>
        <w:t xml:space="preserve"> </w:t>
      </w:r>
      <w:r w:rsidRPr="00333434">
        <w:rPr>
          <w:rFonts w:ascii="Arial" w:hAnsi="Arial" w:cs="Arial"/>
          <w:b/>
          <w:bCs/>
          <w:noProof/>
          <w:sz w:val="24"/>
          <w:szCs w:val="24"/>
        </w:rPr>
        <w:t>191</w:t>
      </w:r>
      <w:r w:rsidRPr="00333434">
        <w:rPr>
          <w:rFonts w:ascii="Arial" w:hAnsi="Arial" w:cs="Arial"/>
          <w:noProof/>
          <w:sz w:val="24"/>
          <w:szCs w:val="24"/>
        </w:rPr>
        <w:t>, 6203–10 (2009).</w:t>
      </w:r>
    </w:p>
    <w:p w14:paraId="2BF0CA3C"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40.</w:t>
      </w:r>
      <w:r w:rsidRPr="00333434">
        <w:rPr>
          <w:rFonts w:ascii="Arial" w:hAnsi="Arial" w:cs="Arial"/>
          <w:noProof/>
          <w:sz w:val="24"/>
          <w:szCs w:val="24"/>
        </w:rPr>
        <w:tab/>
        <w:t xml:space="preserve">Hancock, L. E. &amp; Gilmore, M. S. The capsular polysaccharide of Enterococcus faecalis and its relationship to other polysaccharides in the cell wall. </w:t>
      </w:r>
      <w:r w:rsidRPr="00333434">
        <w:rPr>
          <w:rFonts w:ascii="Arial" w:hAnsi="Arial" w:cs="Arial"/>
          <w:i/>
          <w:iCs/>
          <w:noProof/>
          <w:sz w:val="24"/>
          <w:szCs w:val="24"/>
        </w:rPr>
        <w:t>Proc. Natl. Acad. Sci. U. S. A.</w:t>
      </w:r>
      <w:r w:rsidRPr="00333434">
        <w:rPr>
          <w:rFonts w:ascii="Arial" w:hAnsi="Arial" w:cs="Arial"/>
          <w:noProof/>
          <w:sz w:val="24"/>
          <w:szCs w:val="24"/>
        </w:rPr>
        <w:t xml:space="preserve"> </w:t>
      </w:r>
      <w:r w:rsidRPr="00333434">
        <w:rPr>
          <w:rFonts w:ascii="Arial" w:hAnsi="Arial" w:cs="Arial"/>
          <w:b/>
          <w:bCs/>
          <w:noProof/>
          <w:sz w:val="24"/>
          <w:szCs w:val="24"/>
        </w:rPr>
        <w:t>99</w:t>
      </w:r>
      <w:r w:rsidRPr="00333434">
        <w:rPr>
          <w:rFonts w:ascii="Arial" w:hAnsi="Arial" w:cs="Arial"/>
          <w:noProof/>
          <w:sz w:val="24"/>
          <w:szCs w:val="24"/>
        </w:rPr>
        <w:t>, 1574–9 (2002).</w:t>
      </w:r>
    </w:p>
    <w:p w14:paraId="4F8B3A16"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41.</w:t>
      </w:r>
      <w:r w:rsidRPr="00333434">
        <w:rPr>
          <w:rFonts w:ascii="Arial" w:hAnsi="Arial" w:cs="Arial"/>
          <w:noProof/>
          <w:sz w:val="24"/>
          <w:szCs w:val="24"/>
        </w:rPr>
        <w:tab/>
        <w:t xml:space="preserve">Teng, F., Singh, K. V, Bourgogne, A., Zeng, J. &amp; Murray, B. E. Further characterization of the epa gene cluster and Epa polysaccharides of Enterococcus faecalis. </w:t>
      </w:r>
      <w:r w:rsidRPr="00333434">
        <w:rPr>
          <w:rFonts w:ascii="Arial" w:hAnsi="Arial" w:cs="Arial"/>
          <w:i/>
          <w:iCs/>
          <w:noProof/>
          <w:sz w:val="24"/>
          <w:szCs w:val="24"/>
        </w:rPr>
        <w:t>Infect. Immun.</w:t>
      </w:r>
      <w:r w:rsidRPr="00333434">
        <w:rPr>
          <w:rFonts w:ascii="Arial" w:hAnsi="Arial" w:cs="Arial"/>
          <w:noProof/>
          <w:sz w:val="24"/>
          <w:szCs w:val="24"/>
        </w:rPr>
        <w:t xml:space="preserve"> </w:t>
      </w:r>
      <w:r w:rsidRPr="00333434">
        <w:rPr>
          <w:rFonts w:ascii="Arial" w:hAnsi="Arial" w:cs="Arial"/>
          <w:b/>
          <w:bCs/>
          <w:noProof/>
          <w:sz w:val="24"/>
          <w:szCs w:val="24"/>
        </w:rPr>
        <w:t>77</w:t>
      </w:r>
      <w:r w:rsidRPr="00333434">
        <w:rPr>
          <w:rFonts w:ascii="Arial" w:hAnsi="Arial" w:cs="Arial"/>
          <w:noProof/>
          <w:sz w:val="24"/>
          <w:szCs w:val="24"/>
        </w:rPr>
        <w:t>, 3759–67 (2009).</w:t>
      </w:r>
    </w:p>
    <w:p w14:paraId="2B40331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42.</w:t>
      </w:r>
      <w:r w:rsidRPr="00333434">
        <w:rPr>
          <w:rFonts w:ascii="Arial" w:hAnsi="Arial" w:cs="Arial"/>
          <w:noProof/>
          <w:sz w:val="24"/>
          <w:szCs w:val="24"/>
        </w:rPr>
        <w:tab/>
        <w:t xml:space="preserve">Bankevich, A. </w:t>
      </w:r>
      <w:r w:rsidRPr="00333434">
        <w:rPr>
          <w:rFonts w:ascii="Arial" w:hAnsi="Arial" w:cs="Arial"/>
          <w:i/>
          <w:iCs/>
          <w:noProof/>
          <w:sz w:val="24"/>
          <w:szCs w:val="24"/>
        </w:rPr>
        <w:t>et al.</w:t>
      </w:r>
      <w:r w:rsidRPr="00333434">
        <w:rPr>
          <w:rFonts w:ascii="Arial" w:hAnsi="Arial" w:cs="Arial"/>
          <w:noProof/>
          <w:sz w:val="24"/>
          <w:szCs w:val="24"/>
        </w:rPr>
        <w:t xml:space="preserve"> SPAdes: A New Genome Assembly Algorithm and Its Applications to Single-Cell Sequencing. </w:t>
      </w:r>
      <w:r w:rsidRPr="00333434">
        <w:rPr>
          <w:rFonts w:ascii="Arial" w:hAnsi="Arial" w:cs="Arial"/>
          <w:i/>
          <w:iCs/>
          <w:noProof/>
          <w:sz w:val="24"/>
          <w:szCs w:val="24"/>
        </w:rPr>
        <w:t>J. Comput. Biol.</w:t>
      </w:r>
      <w:r w:rsidRPr="00333434">
        <w:rPr>
          <w:rFonts w:ascii="Arial" w:hAnsi="Arial" w:cs="Arial"/>
          <w:noProof/>
          <w:sz w:val="24"/>
          <w:szCs w:val="24"/>
        </w:rPr>
        <w:t xml:space="preserve"> </w:t>
      </w:r>
      <w:r w:rsidRPr="00333434">
        <w:rPr>
          <w:rFonts w:ascii="Arial" w:hAnsi="Arial" w:cs="Arial"/>
          <w:b/>
          <w:bCs/>
          <w:noProof/>
          <w:sz w:val="24"/>
          <w:szCs w:val="24"/>
        </w:rPr>
        <w:t>19</w:t>
      </w:r>
      <w:r w:rsidRPr="00333434">
        <w:rPr>
          <w:rFonts w:ascii="Arial" w:hAnsi="Arial" w:cs="Arial"/>
          <w:noProof/>
          <w:sz w:val="24"/>
          <w:szCs w:val="24"/>
        </w:rPr>
        <w:t>, 455–477 (2012).</w:t>
      </w:r>
    </w:p>
    <w:p w14:paraId="58F5A03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43.</w:t>
      </w:r>
      <w:r w:rsidRPr="00333434">
        <w:rPr>
          <w:rFonts w:ascii="Arial" w:hAnsi="Arial" w:cs="Arial"/>
          <w:noProof/>
          <w:sz w:val="24"/>
          <w:szCs w:val="24"/>
        </w:rPr>
        <w:tab/>
        <w:t xml:space="preserve">Eren, A. M. </w:t>
      </w:r>
      <w:r w:rsidRPr="00333434">
        <w:rPr>
          <w:rFonts w:ascii="Arial" w:hAnsi="Arial" w:cs="Arial"/>
          <w:i/>
          <w:iCs/>
          <w:noProof/>
          <w:sz w:val="24"/>
          <w:szCs w:val="24"/>
        </w:rPr>
        <w:t>et al.</w:t>
      </w:r>
      <w:r w:rsidRPr="00333434">
        <w:rPr>
          <w:rFonts w:ascii="Arial" w:hAnsi="Arial" w:cs="Arial"/>
          <w:noProof/>
          <w:sz w:val="24"/>
          <w:szCs w:val="24"/>
        </w:rPr>
        <w:t xml:space="preserve"> Anvi’o: an advanced analysis and visualization platform for ‘omics data. </w:t>
      </w:r>
      <w:r w:rsidRPr="00333434">
        <w:rPr>
          <w:rFonts w:ascii="Arial" w:hAnsi="Arial" w:cs="Arial"/>
          <w:i/>
          <w:iCs/>
          <w:noProof/>
          <w:sz w:val="24"/>
          <w:szCs w:val="24"/>
        </w:rPr>
        <w:t>PeerJ</w:t>
      </w:r>
      <w:r w:rsidRPr="00333434">
        <w:rPr>
          <w:rFonts w:ascii="Arial" w:hAnsi="Arial" w:cs="Arial"/>
          <w:noProof/>
          <w:sz w:val="24"/>
          <w:szCs w:val="24"/>
        </w:rPr>
        <w:t xml:space="preserve"> </w:t>
      </w:r>
      <w:r w:rsidRPr="00333434">
        <w:rPr>
          <w:rFonts w:ascii="Arial" w:hAnsi="Arial" w:cs="Arial"/>
          <w:b/>
          <w:bCs/>
          <w:noProof/>
          <w:sz w:val="24"/>
          <w:szCs w:val="24"/>
        </w:rPr>
        <w:t>3</w:t>
      </w:r>
      <w:r w:rsidRPr="00333434">
        <w:rPr>
          <w:rFonts w:ascii="Arial" w:hAnsi="Arial" w:cs="Arial"/>
          <w:noProof/>
          <w:sz w:val="24"/>
          <w:szCs w:val="24"/>
        </w:rPr>
        <w:t>, e1319 (2015).</w:t>
      </w:r>
    </w:p>
    <w:p w14:paraId="620F9500"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44.</w:t>
      </w:r>
      <w:r w:rsidRPr="00333434">
        <w:rPr>
          <w:rFonts w:ascii="Arial" w:hAnsi="Arial" w:cs="Arial"/>
          <w:noProof/>
          <w:sz w:val="24"/>
          <w:szCs w:val="24"/>
        </w:rPr>
        <w:tab/>
        <w:t xml:space="preserve">Baym, M. </w:t>
      </w:r>
      <w:r w:rsidRPr="00333434">
        <w:rPr>
          <w:rFonts w:ascii="Arial" w:hAnsi="Arial" w:cs="Arial"/>
          <w:i/>
          <w:iCs/>
          <w:noProof/>
          <w:sz w:val="24"/>
          <w:szCs w:val="24"/>
        </w:rPr>
        <w:t>et al.</w:t>
      </w:r>
      <w:r w:rsidRPr="00333434">
        <w:rPr>
          <w:rFonts w:ascii="Arial" w:hAnsi="Arial" w:cs="Arial"/>
          <w:noProof/>
          <w:sz w:val="24"/>
          <w:szCs w:val="24"/>
        </w:rPr>
        <w:t xml:space="preserve"> Inexpensive multiplexed library preparation for megabase-sized genomes. </w:t>
      </w:r>
      <w:r w:rsidRPr="00333434">
        <w:rPr>
          <w:rFonts w:ascii="Arial" w:hAnsi="Arial" w:cs="Arial"/>
          <w:i/>
          <w:iCs/>
          <w:noProof/>
          <w:sz w:val="24"/>
          <w:szCs w:val="24"/>
        </w:rPr>
        <w:t>PLoS One</w:t>
      </w:r>
      <w:r w:rsidRPr="00333434">
        <w:rPr>
          <w:rFonts w:ascii="Arial" w:hAnsi="Arial" w:cs="Arial"/>
          <w:noProof/>
          <w:sz w:val="24"/>
          <w:szCs w:val="24"/>
        </w:rPr>
        <w:t xml:space="preserve"> </w:t>
      </w:r>
      <w:r w:rsidRPr="00333434">
        <w:rPr>
          <w:rFonts w:ascii="Arial" w:hAnsi="Arial" w:cs="Arial"/>
          <w:b/>
          <w:bCs/>
          <w:noProof/>
          <w:sz w:val="24"/>
          <w:szCs w:val="24"/>
        </w:rPr>
        <w:t>10</w:t>
      </w:r>
      <w:r w:rsidRPr="00333434">
        <w:rPr>
          <w:rFonts w:ascii="Arial" w:hAnsi="Arial" w:cs="Arial"/>
          <w:noProof/>
          <w:sz w:val="24"/>
          <w:szCs w:val="24"/>
        </w:rPr>
        <w:t>, 1–15 (2015).</w:t>
      </w:r>
    </w:p>
    <w:p w14:paraId="0AD3FDFD"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45.</w:t>
      </w:r>
      <w:r w:rsidRPr="00333434">
        <w:rPr>
          <w:rFonts w:ascii="Arial" w:hAnsi="Arial" w:cs="Arial"/>
          <w:noProof/>
          <w:sz w:val="24"/>
          <w:szCs w:val="24"/>
        </w:rPr>
        <w:tab/>
        <w:t xml:space="preserve">Langmead, B. &amp; Salzberg, S. L. Fast gapped-read alignment with Bowtie 2. </w:t>
      </w:r>
      <w:r w:rsidRPr="00333434">
        <w:rPr>
          <w:rFonts w:ascii="Arial" w:hAnsi="Arial" w:cs="Arial"/>
          <w:i/>
          <w:iCs/>
          <w:noProof/>
          <w:sz w:val="24"/>
          <w:szCs w:val="24"/>
        </w:rPr>
        <w:t xml:space="preserve">Nat. </w:t>
      </w:r>
      <w:r w:rsidRPr="00333434">
        <w:rPr>
          <w:rFonts w:ascii="Arial" w:hAnsi="Arial" w:cs="Arial"/>
          <w:i/>
          <w:iCs/>
          <w:noProof/>
          <w:sz w:val="24"/>
          <w:szCs w:val="24"/>
        </w:rPr>
        <w:lastRenderedPageBreak/>
        <w:t>Methods</w:t>
      </w:r>
      <w:r w:rsidRPr="00333434">
        <w:rPr>
          <w:rFonts w:ascii="Arial" w:hAnsi="Arial" w:cs="Arial"/>
          <w:noProof/>
          <w:sz w:val="24"/>
          <w:szCs w:val="24"/>
        </w:rPr>
        <w:t xml:space="preserve"> </w:t>
      </w:r>
      <w:r w:rsidRPr="00333434">
        <w:rPr>
          <w:rFonts w:ascii="Arial" w:hAnsi="Arial" w:cs="Arial"/>
          <w:b/>
          <w:bCs/>
          <w:noProof/>
          <w:sz w:val="24"/>
          <w:szCs w:val="24"/>
        </w:rPr>
        <w:t>9</w:t>
      </w:r>
      <w:r w:rsidRPr="00333434">
        <w:rPr>
          <w:rFonts w:ascii="Arial" w:hAnsi="Arial" w:cs="Arial"/>
          <w:noProof/>
          <w:sz w:val="24"/>
          <w:szCs w:val="24"/>
        </w:rPr>
        <w:t>, 357–359 (2012).</w:t>
      </w:r>
    </w:p>
    <w:p w14:paraId="01C3965A"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46.</w:t>
      </w:r>
      <w:r w:rsidRPr="00333434">
        <w:rPr>
          <w:rFonts w:ascii="Arial" w:hAnsi="Arial" w:cs="Arial"/>
          <w:noProof/>
          <w:sz w:val="24"/>
          <w:szCs w:val="24"/>
        </w:rPr>
        <w:tab/>
        <w:t xml:space="preserve">Li, H. </w:t>
      </w:r>
      <w:r w:rsidRPr="00333434">
        <w:rPr>
          <w:rFonts w:ascii="Arial" w:hAnsi="Arial" w:cs="Arial"/>
          <w:i/>
          <w:iCs/>
          <w:noProof/>
          <w:sz w:val="24"/>
          <w:szCs w:val="24"/>
        </w:rPr>
        <w:t>et al.</w:t>
      </w:r>
      <w:r w:rsidRPr="00333434">
        <w:rPr>
          <w:rFonts w:ascii="Arial" w:hAnsi="Arial" w:cs="Arial"/>
          <w:noProof/>
          <w:sz w:val="24"/>
          <w:szCs w:val="24"/>
        </w:rPr>
        <w:t xml:space="preserve"> The Sequence Alignment/Map format and SAMtools. </w:t>
      </w:r>
      <w:r w:rsidRPr="00333434">
        <w:rPr>
          <w:rFonts w:ascii="Arial" w:hAnsi="Arial" w:cs="Arial"/>
          <w:i/>
          <w:iCs/>
          <w:noProof/>
          <w:sz w:val="24"/>
          <w:szCs w:val="24"/>
        </w:rPr>
        <w:t>Bioinformatics</w:t>
      </w:r>
      <w:r w:rsidRPr="00333434">
        <w:rPr>
          <w:rFonts w:ascii="Arial" w:hAnsi="Arial" w:cs="Arial"/>
          <w:noProof/>
          <w:sz w:val="24"/>
          <w:szCs w:val="24"/>
        </w:rPr>
        <w:t xml:space="preserve"> (2009) doi:10.1093/bioinformatics/btp352.</w:t>
      </w:r>
    </w:p>
    <w:p w14:paraId="476B9A17"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szCs w:val="24"/>
        </w:rPr>
      </w:pPr>
      <w:r w:rsidRPr="00333434">
        <w:rPr>
          <w:rFonts w:ascii="Arial" w:hAnsi="Arial" w:cs="Arial"/>
          <w:noProof/>
          <w:sz w:val="24"/>
          <w:szCs w:val="24"/>
        </w:rPr>
        <w:t>47.</w:t>
      </w:r>
      <w:r w:rsidRPr="00333434">
        <w:rPr>
          <w:rFonts w:ascii="Arial" w:hAnsi="Arial" w:cs="Arial"/>
          <w:noProof/>
          <w:sz w:val="24"/>
          <w:szCs w:val="24"/>
        </w:rPr>
        <w:tab/>
        <w:t xml:space="preserve">Li, H. A statistical framework for SNP calling, mutation discovery, association mapping and population genetical parameter estimation from sequencing data. </w:t>
      </w:r>
      <w:r w:rsidRPr="00333434">
        <w:rPr>
          <w:rFonts w:ascii="Arial" w:hAnsi="Arial" w:cs="Arial"/>
          <w:i/>
          <w:iCs/>
          <w:noProof/>
          <w:sz w:val="24"/>
          <w:szCs w:val="24"/>
        </w:rPr>
        <w:t>Bioinformatics</w:t>
      </w:r>
      <w:r w:rsidRPr="00333434">
        <w:rPr>
          <w:rFonts w:ascii="Arial" w:hAnsi="Arial" w:cs="Arial"/>
          <w:noProof/>
          <w:sz w:val="24"/>
          <w:szCs w:val="24"/>
        </w:rPr>
        <w:t xml:space="preserve"> (2011) doi:10.1093/bioinformatics/btr509.</w:t>
      </w:r>
    </w:p>
    <w:p w14:paraId="06034252" w14:textId="77777777" w:rsidR="00333434" w:rsidRPr="00333434" w:rsidRDefault="00333434" w:rsidP="00333434">
      <w:pPr>
        <w:widowControl w:val="0"/>
        <w:autoSpaceDE w:val="0"/>
        <w:autoSpaceDN w:val="0"/>
        <w:adjustRightInd w:val="0"/>
        <w:spacing w:line="480" w:lineRule="auto"/>
        <w:ind w:left="640" w:hanging="640"/>
        <w:rPr>
          <w:rFonts w:ascii="Arial" w:hAnsi="Arial" w:cs="Arial"/>
          <w:noProof/>
          <w:sz w:val="24"/>
        </w:rPr>
      </w:pPr>
      <w:r w:rsidRPr="00333434">
        <w:rPr>
          <w:rFonts w:ascii="Arial" w:hAnsi="Arial" w:cs="Arial"/>
          <w:noProof/>
          <w:sz w:val="24"/>
          <w:szCs w:val="24"/>
        </w:rPr>
        <w:t>48.</w:t>
      </w:r>
      <w:r w:rsidRPr="00333434">
        <w:rPr>
          <w:rFonts w:ascii="Arial" w:hAnsi="Arial" w:cs="Arial"/>
          <w:noProof/>
          <w:sz w:val="24"/>
          <w:szCs w:val="24"/>
        </w:rPr>
        <w:tab/>
        <w:t xml:space="preserve">Kearse, M. </w:t>
      </w:r>
      <w:r w:rsidRPr="00333434">
        <w:rPr>
          <w:rFonts w:ascii="Arial" w:hAnsi="Arial" w:cs="Arial"/>
          <w:i/>
          <w:iCs/>
          <w:noProof/>
          <w:sz w:val="24"/>
          <w:szCs w:val="24"/>
        </w:rPr>
        <w:t>et al.</w:t>
      </w:r>
      <w:r w:rsidRPr="00333434">
        <w:rPr>
          <w:rFonts w:ascii="Arial" w:hAnsi="Arial" w:cs="Arial"/>
          <w:noProof/>
          <w:sz w:val="24"/>
          <w:szCs w:val="24"/>
        </w:rPr>
        <w:t xml:space="preserve"> Geneious Basic: An integrated and extendable desktop software platform for the organization and analysis of sequence data. </w:t>
      </w:r>
      <w:r w:rsidRPr="00333434">
        <w:rPr>
          <w:rFonts w:ascii="Arial" w:hAnsi="Arial" w:cs="Arial"/>
          <w:i/>
          <w:iCs/>
          <w:noProof/>
          <w:sz w:val="24"/>
          <w:szCs w:val="24"/>
        </w:rPr>
        <w:t>Bioinformatics</w:t>
      </w:r>
      <w:r w:rsidRPr="00333434">
        <w:rPr>
          <w:rFonts w:ascii="Arial" w:hAnsi="Arial" w:cs="Arial"/>
          <w:noProof/>
          <w:sz w:val="24"/>
          <w:szCs w:val="24"/>
        </w:rPr>
        <w:t xml:space="preserve"> (2012) doi:10.1093/bioinformatics/bts199.</w:t>
      </w:r>
    </w:p>
    <w:p w14:paraId="000001C2" w14:textId="18608146" w:rsidR="000207FA" w:rsidRPr="007C21EA" w:rsidRDefault="00157B94" w:rsidP="00157B94">
      <w:pPr>
        <w:spacing w:line="480" w:lineRule="auto"/>
        <w:rPr>
          <w:rFonts w:ascii="Arial" w:eastAsia="Cambria" w:hAnsi="Arial" w:cs="Arial"/>
          <w:b/>
          <w:sz w:val="24"/>
          <w:szCs w:val="24"/>
        </w:rPr>
      </w:pPr>
      <w:r>
        <w:rPr>
          <w:rFonts w:ascii="Arial" w:hAnsi="Arial" w:cs="Arial"/>
          <w:sz w:val="24"/>
          <w:szCs w:val="24"/>
        </w:rPr>
        <w:fldChar w:fldCharType="end"/>
      </w:r>
    </w:p>
    <w:sectPr w:rsidR="000207FA" w:rsidRPr="007C21EA" w:rsidSect="009801B6">
      <w:pgSz w:w="12240" w:h="15840"/>
      <w:pgMar w:top="1440" w:right="1440" w:bottom="990" w:left="1440" w:header="720" w:footer="720" w:gutter="0"/>
      <w:lnNumType w:countBy="1" w:restart="continuous"/>
      <w:pgNumType w:start="1"/>
      <w:cols w:space="720"/>
      <w:docGrid w:linePitch="27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76" w:author="Stephen Wandro" w:date="2021-03-25T16:37:00Z" w:initials="SW">
    <w:p w14:paraId="7A561DB5" w14:textId="02E622C0" w:rsidR="00D96527" w:rsidRDefault="00D96527">
      <w:pPr>
        <w:pStyle w:val="CommentText"/>
      </w:pPr>
      <w:r>
        <w:rPr>
          <w:rStyle w:val="CommentReference"/>
        </w:rPr>
        <w:annotationRef/>
      </w:r>
      <w:r>
        <w:t>Do we need a reason for not doing this with the other phage families?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A561DB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073AC7" w16cex:dateUtc="2021-03-25T23: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A561DB5" w16cid:durableId="24073AC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FEA57" w14:textId="77777777" w:rsidR="004258E1" w:rsidRDefault="004258E1" w:rsidP="00BB64A8">
      <w:r>
        <w:separator/>
      </w:r>
    </w:p>
  </w:endnote>
  <w:endnote w:type="continuationSeparator" w:id="0">
    <w:p w14:paraId="5CBBC71A" w14:textId="77777777" w:rsidR="004258E1" w:rsidRDefault="004258E1" w:rsidP="00BB64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Georgia">
    <w:altName w:val="﷽﷽﷽﷽﷽﷽﷽﷽on"/>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0809F7" w14:textId="77777777" w:rsidR="004258E1" w:rsidRDefault="004258E1" w:rsidP="00BB64A8">
      <w:r>
        <w:separator/>
      </w:r>
    </w:p>
  </w:footnote>
  <w:footnote w:type="continuationSeparator" w:id="0">
    <w:p w14:paraId="3A1AE6A3" w14:textId="77777777" w:rsidR="004258E1" w:rsidRDefault="004258E1" w:rsidP="00BB64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D592A"/>
    <w:multiLevelType w:val="multilevel"/>
    <w:tmpl w:val="EC4A8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AE347C"/>
    <w:multiLevelType w:val="hybridMultilevel"/>
    <w:tmpl w:val="6E1453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4C2D64"/>
    <w:multiLevelType w:val="multilevel"/>
    <w:tmpl w:val="0450D2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38011C4"/>
    <w:multiLevelType w:val="multilevel"/>
    <w:tmpl w:val="8996A1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E6B3E23"/>
    <w:multiLevelType w:val="multilevel"/>
    <w:tmpl w:val="235E3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C9369EB"/>
    <w:multiLevelType w:val="multilevel"/>
    <w:tmpl w:val="4E56C1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DF185B"/>
    <w:multiLevelType w:val="multilevel"/>
    <w:tmpl w:val="0EDA11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4"/>
  </w:num>
  <w:num w:numId="3">
    <w:abstractNumId w:val="0"/>
  </w:num>
  <w:num w:numId="4">
    <w:abstractNumId w:val="2"/>
  </w:num>
  <w:num w:numId="5">
    <w:abstractNumId w:val="5"/>
  </w:num>
  <w:num w:numId="6">
    <w:abstractNumId w:val="6"/>
  </w:num>
  <w:num w:numId="7">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tephen Wandro">
    <w15:presenceInfo w15:providerId="Windows Live" w15:userId="795cca89d65dc51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0207FA"/>
    <w:rsid w:val="000207FA"/>
    <w:rsid w:val="00020E9F"/>
    <w:rsid w:val="00047B19"/>
    <w:rsid w:val="0006272C"/>
    <w:rsid w:val="000664C5"/>
    <w:rsid w:val="000B1DFB"/>
    <w:rsid w:val="0010278D"/>
    <w:rsid w:val="00115C8F"/>
    <w:rsid w:val="00133260"/>
    <w:rsid w:val="00157B94"/>
    <w:rsid w:val="00174E84"/>
    <w:rsid w:val="00182BBE"/>
    <w:rsid w:val="00194A58"/>
    <w:rsid w:val="001A1A38"/>
    <w:rsid w:val="001B3409"/>
    <w:rsid w:val="001B386B"/>
    <w:rsid w:val="001C0799"/>
    <w:rsid w:val="001D7341"/>
    <w:rsid w:val="00226345"/>
    <w:rsid w:val="002518EE"/>
    <w:rsid w:val="00295F95"/>
    <w:rsid w:val="0029642B"/>
    <w:rsid w:val="00296D15"/>
    <w:rsid w:val="002A555F"/>
    <w:rsid w:val="002B1F21"/>
    <w:rsid w:val="002D0573"/>
    <w:rsid w:val="002D1715"/>
    <w:rsid w:val="002E1009"/>
    <w:rsid w:val="002E2AED"/>
    <w:rsid w:val="002F1D94"/>
    <w:rsid w:val="002F7687"/>
    <w:rsid w:val="003105FB"/>
    <w:rsid w:val="00327E71"/>
    <w:rsid w:val="00333434"/>
    <w:rsid w:val="00341B18"/>
    <w:rsid w:val="003649D9"/>
    <w:rsid w:val="0038120B"/>
    <w:rsid w:val="003828DE"/>
    <w:rsid w:val="003B3050"/>
    <w:rsid w:val="003B443E"/>
    <w:rsid w:val="003D306C"/>
    <w:rsid w:val="003E31DD"/>
    <w:rsid w:val="003F04D8"/>
    <w:rsid w:val="00400809"/>
    <w:rsid w:val="00405EEA"/>
    <w:rsid w:val="004258E1"/>
    <w:rsid w:val="004479E3"/>
    <w:rsid w:val="00491C2F"/>
    <w:rsid w:val="00497246"/>
    <w:rsid w:val="004B62FA"/>
    <w:rsid w:val="004D240D"/>
    <w:rsid w:val="004E612F"/>
    <w:rsid w:val="004F3650"/>
    <w:rsid w:val="004F4BDF"/>
    <w:rsid w:val="00526E31"/>
    <w:rsid w:val="005426A2"/>
    <w:rsid w:val="0055623D"/>
    <w:rsid w:val="00560BFB"/>
    <w:rsid w:val="00563D7E"/>
    <w:rsid w:val="00581360"/>
    <w:rsid w:val="00596DC7"/>
    <w:rsid w:val="005A0AA4"/>
    <w:rsid w:val="005B7436"/>
    <w:rsid w:val="005C0016"/>
    <w:rsid w:val="005D000E"/>
    <w:rsid w:val="005D4C06"/>
    <w:rsid w:val="005F3363"/>
    <w:rsid w:val="00602B93"/>
    <w:rsid w:val="00611399"/>
    <w:rsid w:val="0065539F"/>
    <w:rsid w:val="00661D0F"/>
    <w:rsid w:val="00684F97"/>
    <w:rsid w:val="006909BE"/>
    <w:rsid w:val="006C3DE6"/>
    <w:rsid w:val="006C575D"/>
    <w:rsid w:val="006F0EBF"/>
    <w:rsid w:val="00701FAC"/>
    <w:rsid w:val="00704F83"/>
    <w:rsid w:val="00711E64"/>
    <w:rsid w:val="00732A27"/>
    <w:rsid w:val="00761430"/>
    <w:rsid w:val="00786B17"/>
    <w:rsid w:val="007C21EA"/>
    <w:rsid w:val="007C4087"/>
    <w:rsid w:val="007C5FC6"/>
    <w:rsid w:val="007C75C9"/>
    <w:rsid w:val="007D156D"/>
    <w:rsid w:val="007D5872"/>
    <w:rsid w:val="007E6EB5"/>
    <w:rsid w:val="007F722E"/>
    <w:rsid w:val="00810CA2"/>
    <w:rsid w:val="008226AB"/>
    <w:rsid w:val="00860B8E"/>
    <w:rsid w:val="00860BD2"/>
    <w:rsid w:val="008663BC"/>
    <w:rsid w:val="00882723"/>
    <w:rsid w:val="00882FC8"/>
    <w:rsid w:val="00884EF7"/>
    <w:rsid w:val="00894998"/>
    <w:rsid w:val="008A5C1A"/>
    <w:rsid w:val="008D718F"/>
    <w:rsid w:val="008E46C1"/>
    <w:rsid w:val="008E721E"/>
    <w:rsid w:val="00906ADD"/>
    <w:rsid w:val="009428BC"/>
    <w:rsid w:val="009456C2"/>
    <w:rsid w:val="0094668A"/>
    <w:rsid w:val="00946B88"/>
    <w:rsid w:val="00953F18"/>
    <w:rsid w:val="00955E49"/>
    <w:rsid w:val="00977B7B"/>
    <w:rsid w:val="009801B6"/>
    <w:rsid w:val="009921B3"/>
    <w:rsid w:val="00993C85"/>
    <w:rsid w:val="009B6EDB"/>
    <w:rsid w:val="009C4498"/>
    <w:rsid w:val="009D1DD3"/>
    <w:rsid w:val="009F3B14"/>
    <w:rsid w:val="00A0447E"/>
    <w:rsid w:val="00A045CA"/>
    <w:rsid w:val="00A1322C"/>
    <w:rsid w:val="00A40968"/>
    <w:rsid w:val="00A40BD0"/>
    <w:rsid w:val="00A52236"/>
    <w:rsid w:val="00A71404"/>
    <w:rsid w:val="00A75A91"/>
    <w:rsid w:val="00A912D1"/>
    <w:rsid w:val="00A91565"/>
    <w:rsid w:val="00A940E3"/>
    <w:rsid w:val="00A955B5"/>
    <w:rsid w:val="00AA2C93"/>
    <w:rsid w:val="00AA33AB"/>
    <w:rsid w:val="00AA3E1F"/>
    <w:rsid w:val="00AA402B"/>
    <w:rsid w:val="00AD5C13"/>
    <w:rsid w:val="00B124D9"/>
    <w:rsid w:val="00B254CE"/>
    <w:rsid w:val="00B46320"/>
    <w:rsid w:val="00B6021A"/>
    <w:rsid w:val="00B6500C"/>
    <w:rsid w:val="00B65122"/>
    <w:rsid w:val="00B93783"/>
    <w:rsid w:val="00BA1778"/>
    <w:rsid w:val="00BB64A8"/>
    <w:rsid w:val="00BD4FCC"/>
    <w:rsid w:val="00C21ED7"/>
    <w:rsid w:val="00C36536"/>
    <w:rsid w:val="00C90B53"/>
    <w:rsid w:val="00C96061"/>
    <w:rsid w:val="00C972A7"/>
    <w:rsid w:val="00CF02AD"/>
    <w:rsid w:val="00CF75F3"/>
    <w:rsid w:val="00D017B4"/>
    <w:rsid w:val="00D47806"/>
    <w:rsid w:val="00D76A1B"/>
    <w:rsid w:val="00D904B1"/>
    <w:rsid w:val="00D96527"/>
    <w:rsid w:val="00DA2D5C"/>
    <w:rsid w:val="00DA4540"/>
    <w:rsid w:val="00DB0C94"/>
    <w:rsid w:val="00DD6B07"/>
    <w:rsid w:val="00DD7B62"/>
    <w:rsid w:val="00DE5362"/>
    <w:rsid w:val="00E01D76"/>
    <w:rsid w:val="00E322D0"/>
    <w:rsid w:val="00E7786E"/>
    <w:rsid w:val="00E97150"/>
    <w:rsid w:val="00EA2710"/>
    <w:rsid w:val="00EC1870"/>
    <w:rsid w:val="00EC422B"/>
    <w:rsid w:val="00EE0F91"/>
    <w:rsid w:val="00F22078"/>
    <w:rsid w:val="00F27ADC"/>
    <w:rsid w:val="00F353E6"/>
    <w:rsid w:val="00F50881"/>
    <w:rsid w:val="00F512E1"/>
    <w:rsid w:val="00F53449"/>
    <w:rsid w:val="00F85EC8"/>
    <w:rsid w:val="00FB7292"/>
    <w:rsid w:val="00FC30D6"/>
    <w:rsid w:val="00FC402C"/>
    <w:rsid w:val="00FD15E8"/>
    <w:rsid w:val="00FD2F55"/>
    <w:rsid w:val="00FE304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E06056"/>
  <w15:docId w15:val="{3AD5167D-B94B-0B46-9EFD-8C738F9181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71E1"/>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ListTable1Light">
    <w:name w:val="List Table 1 Light"/>
    <w:basedOn w:val="TableNormal"/>
    <w:uiPriority w:val="46"/>
    <w:rsid w:val="008071E1"/>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4">
    <w:name w:val="4"/>
    <w:basedOn w:val="TableNormal"/>
    <w:tblPr>
      <w:tblStyleRowBandSize w:val="1"/>
      <w:tblStyleColBandSize w:val="1"/>
    </w:tblPr>
    <w:tblStylePr w:type="firstRow">
      <w:rPr>
        <w:b/>
      </w:rPr>
      <w:tblPr/>
      <w:tcPr>
        <w:tcBorders>
          <w:bottom w:val="single" w:sz="4" w:space="0" w:color="666666"/>
        </w:tcBorders>
      </w:tcPr>
    </w:tblStylePr>
    <w:tblStylePr w:type="lastRow">
      <w:rPr>
        <w:b/>
      </w:rPr>
      <w:tblPr/>
      <w:tcPr>
        <w:tcBorders>
          <w:top w:val="single" w:sz="4" w:space="0" w:color="666666"/>
        </w:tcBorders>
      </w:tcPr>
    </w:tblStylePr>
    <w:tblStylePr w:type="firstCol">
      <w:rPr>
        <w:b/>
      </w:rPr>
    </w:tblStylePr>
    <w:tblStylePr w:type="lastCol">
      <w:rPr>
        <w:b/>
      </w:rPr>
    </w:tblStylePr>
    <w:tblStylePr w:type="band1Vert">
      <w:tblPr/>
      <w:tcPr>
        <w:shd w:val="clear" w:color="auto" w:fill="CCCCCC"/>
      </w:tcPr>
    </w:tblStylePr>
    <w:tblStylePr w:type="band1Horz">
      <w:tblPr/>
      <w:tcPr>
        <w:shd w:val="clear" w:color="auto" w:fill="CCCCCC"/>
      </w:tcPr>
    </w:tblStyle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style>
  <w:style w:type="character" w:customStyle="1" w:styleId="CommentTextChar">
    <w:name w:val="Comment Text Char"/>
    <w:basedOn w:val="DefaultParagraphFont"/>
    <w:link w:val="CommentText"/>
    <w:uiPriority w:val="99"/>
    <w:semiHidden/>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860BD2"/>
    <w:rPr>
      <w:sz w:val="18"/>
      <w:szCs w:val="18"/>
    </w:rPr>
  </w:style>
  <w:style w:type="character" w:customStyle="1" w:styleId="BalloonTextChar">
    <w:name w:val="Balloon Text Char"/>
    <w:basedOn w:val="DefaultParagraphFont"/>
    <w:link w:val="BalloonText"/>
    <w:uiPriority w:val="99"/>
    <w:semiHidden/>
    <w:rsid w:val="00860BD2"/>
    <w:rPr>
      <w:sz w:val="18"/>
      <w:szCs w:val="18"/>
    </w:rPr>
  </w:style>
  <w:style w:type="paragraph" w:styleId="CommentSubject">
    <w:name w:val="annotation subject"/>
    <w:basedOn w:val="CommentText"/>
    <w:next w:val="CommentText"/>
    <w:link w:val="CommentSubjectChar"/>
    <w:uiPriority w:val="99"/>
    <w:semiHidden/>
    <w:unhideWhenUsed/>
    <w:rsid w:val="00563D7E"/>
    <w:rPr>
      <w:b/>
      <w:bCs/>
    </w:rPr>
  </w:style>
  <w:style w:type="character" w:customStyle="1" w:styleId="CommentSubjectChar">
    <w:name w:val="Comment Subject Char"/>
    <w:basedOn w:val="CommentTextChar"/>
    <w:link w:val="CommentSubject"/>
    <w:uiPriority w:val="99"/>
    <w:semiHidden/>
    <w:rsid w:val="00563D7E"/>
    <w:rPr>
      <w:b/>
      <w:bCs/>
    </w:rPr>
  </w:style>
  <w:style w:type="character" w:styleId="Hyperlink">
    <w:name w:val="Hyperlink"/>
    <w:basedOn w:val="DefaultParagraphFont"/>
    <w:uiPriority w:val="99"/>
    <w:unhideWhenUsed/>
    <w:rsid w:val="00194A58"/>
    <w:rPr>
      <w:color w:val="0000FF"/>
      <w:u w:val="single"/>
    </w:rPr>
  </w:style>
  <w:style w:type="paragraph" w:styleId="ListParagraph">
    <w:name w:val="List Paragraph"/>
    <w:basedOn w:val="Normal"/>
    <w:uiPriority w:val="34"/>
    <w:qFormat/>
    <w:rsid w:val="00611399"/>
    <w:pPr>
      <w:ind w:left="720"/>
      <w:contextualSpacing/>
    </w:pPr>
  </w:style>
  <w:style w:type="paragraph" w:customStyle="1" w:styleId="EndNoteBibliography">
    <w:name w:val="EndNote Bibliography"/>
    <w:basedOn w:val="Normal"/>
    <w:link w:val="EndNoteBibliographyChar"/>
    <w:rsid w:val="000B1DFB"/>
    <w:rPr>
      <w:rFonts w:eastAsiaTheme="minorEastAsia"/>
      <w:szCs w:val="24"/>
    </w:rPr>
  </w:style>
  <w:style w:type="character" w:customStyle="1" w:styleId="EndNoteBibliographyChar">
    <w:name w:val="EndNote Bibliography Char"/>
    <w:basedOn w:val="DefaultParagraphFont"/>
    <w:link w:val="EndNoteBibliography"/>
    <w:rsid w:val="000B1DFB"/>
    <w:rPr>
      <w:rFonts w:eastAsiaTheme="minorEastAsia"/>
      <w:szCs w:val="24"/>
    </w:rPr>
  </w:style>
  <w:style w:type="character" w:styleId="LineNumber">
    <w:name w:val="line number"/>
    <w:basedOn w:val="DefaultParagraphFont"/>
    <w:uiPriority w:val="99"/>
    <w:semiHidden/>
    <w:unhideWhenUsed/>
    <w:rsid w:val="005A0AA4"/>
  </w:style>
  <w:style w:type="paragraph" w:customStyle="1" w:styleId="EndNoteBibliographyTitle">
    <w:name w:val="EndNote Bibliography Title"/>
    <w:basedOn w:val="Normal"/>
    <w:link w:val="EndNoteBibliographyTitleChar"/>
    <w:rsid w:val="0065539F"/>
    <w:pPr>
      <w:jc w:val="center"/>
    </w:pPr>
  </w:style>
  <w:style w:type="character" w:customStyle="1" w:styleId="EndNoteBibliographyTitleChar">
    <w:name w:val="EndNote Bibliography Title Char"/>
    <w:basedOn w:val="DefaultParagraphFont"/>
    <w:link w:val="EndNoteBibliographyTitle"/>
    <w:rsid w:val="0065539F"/>
  </w:style>
  <w:style w:type="character" w:styleId="UnresolvedMention">
    <w:name w:val="Unresolved Mention"/>
    <w:basedOn w:val="DefaultParagraphFont"/>
    <w:uiPriority w:val="99"/>
    <w:semiHidden/>
    <w:unhideWhenUsed/>
    <w:rsid w:val="0065539F"/>
    <w:rPr>
      <w:color w:val="605E5C"/>
      <w:shd w:val="clear" w:color="auto" w:fill="E1DFDD"/>
    </w:rPr>
  </w:style>
  <w:style w:type="paragraph" w:styleId="NormalWeb">
    <w:name w:val="Normal (Web)"/>
    <w:basedOn w:val="Normal"/>
    <w:uiPriority w:val="99"/>
    <w:unhideWhenUsed/>
    <w:rsid w:val="003B443E"/>
    <w:pPr>
      <w:spacing w:before="100" w:beforeAutospacing="1" w:after="100" w:afterAutospacing="1"/>
    </w:pPr>
    <w:rPr>
      <w:sz w:val="24"/>
      <w:szCs w:val="24"/>
    </w:rPr>
  </w:style>
  <w:style w:type="character" w:customStyle="1" w:styleId="apple-tab-span">
    <w:name w:val="apple-tab-span"/>
    <w:basedOn w:val="DefaultParagraphFont"/>
    <w:rsid w:val="003B443E"/>
  </w:style>
  <w:style w:type="paragraph" w:styleId="Header">
    <w:name w:val="header"/>
    <w:basedOn w:val="Normal"/>
    <w:link w:val="HeaderChar"/>
    <w:uiPriority w:val="99"/>
    <w:unhideWhenUsed/>
    <w:rsid w:val="00BB64A8"/>
    <w:pPr>
      <w:tabs>
        <w:tab w:val="center" w:pos="4680"/>
        <w:tab w:val="right" w:pos="9360"/>
      </w:tabs>
    </w:pPr>
  </w:style>
  <w:style w:type="character" w:customStyle="1" w:styleId="HeaderChar">
    <w:name w:val="Header Char"/>
    <w:basedOn w:val="DefaultParagraphFont"/>
    <w:link w:val="Header"/>
    <w:uiPriority w:val="99"/>
    <w:rsid w:val="00BB64A8"/>
  </w:style>
  <w:style w:type="paragraph" w:styleId="Footer">
    <w:name w:val="footer"/>
    <w:basedOn w:val="Normal"/>
    <w:link w:val="FooterChar"/>
    <w:uiPriority w:val="99"/>
    <w:unhideWhenUsed/>
    <w:rsid w:val="00BB64A8"/>
    <w:pPr>
      <w:tabs>
        <w:tab w:val="center" w:pos="4680"/>
        <w:tab w:val="right" w:pos="9360"/>
      </w:tabs>
    </w:pPr>
  </w:style>
  <w:style w:type="character" w:customStyle="1" w:styleId="FooterChar">
    <w:name w:val="Footer Char"/>
    <w:basedOn w:val="DefaultParagraphFont"/>
    <w:link w:val="Footer"/>
    <w:uiPriority w:val="99"/>
    <w:rsid w:val="00BB64A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5114">
      <w:bodyDiv w:val="1"/>
      <w:marLeft w:val="0"/>
      <w:marRight w:val="0"/>
      <w:marTop w:val="0"/>
      <w:marBottom w:val="0"/>
      <w:divBdr>
        <w:top w:val="none" w:sz="0" w:space="0" w:color="auto"/>
        <w:left w:val="none" w:sz="0" w:space="0" w:color="auto"/>
        <w:bottom w:val="none" w:sz="0" w:space="0" w:color="auto"/>
        <w:right w:val="none" w:sz="0" w:space="0" w:color="auto"/>
      </w:divBdr>
    </w:div>
    <w:div w:id="141623509">
      <w:bodyDiv w:val="1"/>
      <w:marLeft w:val="0"/>
      <w:marRight w:val="0"/>
      <w:marTop w:val="0"/>
      <w:marBottom w:val="0"/>
      <w:divBdr>
        <w:top w:val="none" w:sz="0" w:space="0" w:color="auto"/>
        <w:left w:val="none" w:sz="0" w:space="0" w:color="auto"/>
        <w:bottom w:val="none" w:sz="0" w:space="0" w:color="auto"/>
        <w:right w:val="none" w:sz="0" w:space="0" w:color="auto"/>
      </w:divBdr>
    </w:div>
    <w:div w:id="220869019">
      <w:bodyDiv w:val="1"/>
      <w:marLeft w:val="0"/>
      <w:marRight w:val="0"/>
      <w:marTop w:val="0"/>
      <w:marBottom w:val="0"/>
      <w:divBdr>
        <w:top w:val="none" w:sz="0" w:space="0" w:color="auto"/>
        <w:left w:val="none" w:sz="0" w:space="0" w:color="auto"/>
        <w:bottom w:val="none" w:sz="0" w:space="0" w:color="auto"/>
        <w:right w:val="none" w:sz="0" w:space="0" w:color="auto"/>
      </w:divBdr>
    </w:div>
    <w:div w:id="290602331">
      <w:bodyDiv w:val="1"/>
      <w:marLeft w:val="0"/>
      <w:marRight w:val="0"/>
      <w:marTop w:val="0"/>
      <w:marBottom w:val="0"/>
      <w:divBdr>
        <w:top w:val="none" w:sz="0" w:space="0" w:color="auto"/>
        <w:left w:val="none" w:sz="0" w:space="0" w:color="auto"/>
        <w:bottom w:val="none" w:sz="0" w:space="0" w:color="auto"/>
        <w:right w:val="none" w:sz="0" w:space="0" w:color="auto"/>
      </w:divBdr>
    </w:div>
    <w:div w:id="381832141">
      <w:bodyDiv w:val="1"/>
      <w:marLeft w:val="0"/>
      <w:marRight w:val="0"/>
      <w:marTop w:val="0"/>
      <w:marBottom w:val="0"/>
      <w:divBdr>
        <w:top w:val="none" w:sz="0" w:space="0" w:color="auto"/>
        <w:left w:val="none" w:sz="0" w:space="0" w:color="auto"/>
        <w:bottom w:val="none" w:sz="0" w:space="0" w:color="auto"/>
        <w:right w:val="none" w:sz="0" w:space="0" w:color="auto"/>
      </w:divBdr>
    </w:div>
    <w:div w:id="450635535">
      <w:bodyDiv w:val="1"/>
      <w:marLeft w:val="0"/>
      <w:marRight w:val="0"/>
      <w:marTop w:val="0"/>
      <w:marBottom w:val="0"/>
      <w:divBdr>
        <w:top w:val="none" w:sz="0" w:space="0" w:color="auto"/>
        <w:left w:val="none" w:sz="0" w:space="0" w:color="auto"/>
        <w:bottom w:val="none" w:sz="0" w:space="0" w:color="auto"/>
        <w:right w:val="none" w:sz="0" w:space="0" w:color="auto"/>
      </w:divBdr>
    </w:div>
    <w:div w:id="652611134">
      <w:bodyDiv w:val="1"/>
      <w:marLeft w:val="0"/>
      <w:marRight w:val="0"/>
      <w:marTop w:val="0"/>
      <w:marBottom w:val="0"/>
      <w:divBdr>
        <w:top w:val="none" w:sz="0" w:space="0" w:color="auto"/>
        <w:left w:val="none" w:sz="0" w:space="0" w:color="auto"/>
        <w:bottom w:val="none" w:sz="0" w:space="0" w:color="auto"/>
        <w:right w:val="none" w:sz="0" w:space="0" w:color="auto"/>
      </w:divBdr>
    </w:div>
    <w:div w:id="710567778">
      <w:bodyDiv w:val="1"/>
      <w:marLeft w:val="0"/>
      <w:marRight w:val="0"/>
      <w:marTop w:val="0"/>
      <w:marBottom w:val="0"/>
      <w:divBdr>
        <w:top w:val="none" w:sz="0" w:space="0" w:color="auto"/>
        <w:left w:val="none" w:sz="0" w:space="0" w:color="auto"/>
        <w:bottom w:val="none" w:sz="0" w:space="0" w:color="auto"/>
        <w:right w:val="none" w:sz="0" w:space="0" w:color="auto"/>
      </w:divBdr>
    </w:div>
    <w:div w:id="828400219">
      <w:bodyDiv w:val="1"/>
      <w:marLeft w:val="0"/>
      <w:marRight w:val="0"/>
      <w:marTop w:val="0"/>
      <w:marBottom w:val="0"/>
      <w:divBdr>
        <w:top w:val="none" w:sz="0" w:space="0" w:color="auto"/>
        <w:left w:val="none" w:sz="0" w:space="0" w:color="auto"/>
        <w:bottom w:val="none" w:sz="0" w:space="0" w:color="auto"/>
        <w:right w:val="none" w:sz="0" w:space="0" w:color="auto"/>
      </w:divBdr>
    </w:div>
    <w:div w:id="870652450">
      <w:bodyDiv w:val="1"/>
      <w:marLeft w:val="0"/>
      <w:marRight w:val="0"/>
      <w:marTop w:val="0"/>
      <w:marBottom w:val="0"/>
      <w:divBdr>
        <w:top w:val="none" w:sz="0" w:space="0" w:color="auto"/>
        <w:left w:val="none" w:sz="0" w:space="0" w:color="auto"/>
        <w:bottom w:val="none" w:sz="0" w:space="0" w:color="auto"/>
        <w:right w:val="none" w:sz="0" w:space="0" w:color="auto"/>
      </w:divBdr>
    </w:div>
    <w:div w:id="932779967">
      <w:bodyDiv w:val="1"/>
      <w:marLeft w:val="0"/>
      <w:marRight w:val="0"/>
      <w:marTop w:val="0"/>
      <w:marBottom w:val="0"/>
      <w:divBdr>
        <w:top w:val="none" w:sz="0" w:space="0" w:color="auto"/>
        <w:left w:val="none" w:sz="0" w:space="0" w:color="auto"/>
        <w:bottom w:val="none" w:sz="0" w:space="0" w:color="auto"/>
        <w:right w:val="none" w:sz="0" w:space="0" w:color="auto"/>
      </w:divBdr>
    </w:div>
    <w:div w:id="1037239277">
      <w:bodyDiv w:val="1"/>
      <w:marLeft w:val="0"/>
      <w:marRight w:val="0"/>
      <w:marTop w:val="0"/>
      <w:marBottom w:val="0"/>
      <w:divBdr>
        <w:top w:val="none" w:sz="0" w:space="0" w:color="auto"/>
        <w:left w:val="none" w:sz="0" w:space="0" w:color="auto"/>
        <w:bottom w:val="none" w:sz="0" w:space="0" w:color="auto"/>
        <w:right w:val="none" w:sz="0" w:space="0" w:color="auto"/>
      </w:divBdr>
    </w:div>
    <w:div w:id="1153182119">
      <w:bodyDiv w:val="1"/>
      <w:marLeft w:val="0"/>
      <w:marRight w:val="0"/>
      <w:marTop w:val="0"/>
      <w:marBottom w:val="0"/>
      <w:divBdr>
        <w:top w:val="none" w:sz="0" w:space="0" w:color="auto"/>
        <w:left w:val="none" w:sz="0" w:space="0" w:color="auto"/>
        <w:bottom w:val="none" w:sz="0" w:space="0" w:color="auto"/>
        <w:right w:val="none" w:sz="0" w:space="0" w:color="auto"/>
      </w:divBdr>
    </w:div>
    <w:div w:id="1185678152">
      <w:bodyDiv w:val="1"/>
      <w:marLeft w:val="0"/>
      <w:marRight w:val="0"/>
      <w:marTop w:val="0"/>
      <w:marBottom w:val="0"/>
      <w:divBdr>
        <w:top w:val="none" w:sz="0" w:space="0" w:color="auto"/>
        <w:left w:val="none" w:sz="0" w:space="0" w:color="auto"/>
        <w:bottom w:val="none" w:sz="0" w:space="0" w:color="auto"/>
        <w:right w:val="none" w:sz="0" w:space="0" w:color="auto"/>
      </w:divBdr>
    </w:div>
    <w:div w:id="1213925810">
      <w:bodyDiv w:val="1"/>
      <w:marLeft w:val="0"/>
      <w:marRight w:val="0"/>
      <w:marTop w:val="0"/>
      <w:marBottom w:val="0"/>
      <w:divBdr>
        <w:top w:val="none" w:sz="0" w:space="0" w:color="auto"/>
        <w:left w:val="none" w:sz="0" w:space="0" w:color="auto"/>
        <w:bottom w:val="none" w:sz="0" w:space="0" w:color="auto"/>
        <w:right w:val="none" w:sz="0" w:space="0" w:color="auto"/>
      </w:divBdr>
    </w:div>
    <w:div w:id="1250046813">
      <w:bodyDiv w:val="1"/>
      <w:marLeft w:val="0"/>
      <w:marRight w:val="0"/>
      <w:marTop w:val="0"/>
      <w:marBottom w:val="0"/>
      <w:divBdr>
        <w:top w:val="none" w:sz="0" w:space="0" w:color="auto"/>
        <w:left w:val="none" w:sz="0" w:space="0" w:color="auto"/>
        <w:bottom w:val="none" w:sz="0" w:space="0" w:color="auto"/>
        <w:right w:val="none" w:sz="0" w:space="0" w:color="auto"/>
      </w:divBdr>
    </w:div>
    <w:div w:id="1430350946">
      <w:bodyDiv w:val="1"/>
      <w:marLeft w:val="0"/>
      <w:marRight w:val="0"/>
      <w:marTop w:val="0"/>
      <w:marBottom w:val="0"/>
      <w:divBdr>
        <w:top w:val="none" w:sz="0" w:space="0" w:color="auto"/>
        <w:left w:val="none" w:sz="0" w:space="0" w:color="auto"/>
        <w:bottom w:val="none" w:sz="0" w:space="0" w:color="auto"/>
        <w:right w:val="none" w:sz="0" w:space="0" w:color="auto"/>
      </w:divBdr>
    </w:div>
    <w:div w:id="1958176600">
      <w:bodyDiv w:val="1"/>
      <w:marLeft w:val="0"/>
      <w:marRight w:val="0"/>
      <w:marTop w:val="0"/>
      <w:marBottom w:val="0"/>
      <w:divBdr>
        <w:top w:val="none" w:sz="0" w:space="0" w:color="auto"/>
        <w:left w:val="none" w:sz="0" w:space="0" w:color="auto"/>
        <w:bottom w:val="none" w:sz="0" w:space="0" w:color="auto"/>
        <w:right w:val="none" w:sz="0" w:space="0" w:color="auto"/>
      </w:divBdr>
    </w:div>
    <w:div w:id="1992755713">
      <w:bodyDiv w:val="1"/>
      <w:marLeft w:val="0"/>
      <w:marRight w:val="0"/>
      <w:marTop w:val="0"/>
      <w:marBottom w:val="0"/>
      <w:divBdr>
        <w:top w:val="none" w:sz="0" w:space="0" w:color="auto"/>
        <w:left w:val="none" w:sz="0" w:space="0" w:color="auto"/>
        <w:bottom w:val="none" w:sz="0" w:space="0" w:color="auto"/>
        <w:right w:val="none" w:sz="0" w:space="0" w:color="auto"/>
      </w:divBdr>
    </w:div>
    <w:div w:id="2087144258">
      <w:bodyDiv w:val="1"/>
      <w:marLeft w:val="0"/>
      <w:marRight w:val="0"/>
      <w:marTop w:val="0"/>
      <w:marBottom w:val="0"/>
      <w:divBdr>
        <w:top w:val="none" w:sz="0" w:space="0" w:color="auto"/>
        <w:left w:val="none" w:sz="0" w:space="0" w:color="auto"/>
        <w:bottom w:val="none" w:sz="0" w:space="0" w:color="auto"/>
        <w:right w:val="none" w:sz="0" w:space="0" w:color="auto"/>
      </w:divBdr>
    </w:div>
    <w:div w:id="2117944468">
      <w:bodyDiv w:val="1"/>
      <w:marLeft w:val="0"/>
      <w:marRight w:val="0"/>
      <w:marTop w:val="0"/>
      <w:marBottom w:val="0"/>
      <w:divBdr>
        <w:top w:val="none" w:sz="0" w:space="0" w:color="auto"/>
        <w:left w:val="none" w:sz="0" w:space="0" w:color="auto"/>
        <w:bottom w:val="none" w:sz="0" w:space="0" w:color="auto"/>
        <w:right w:val="none" w:sz="0" w:space="0" w:color="auto"/>
      </w:divBdr>
    </w:div>
    <w:div w:id="21204411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swandro/phage_cocktails" TargetMode="External"/><Relationship Id="rId18" Type="http://schemas.openxmlformats.org/officeDocument/2006/relationships/image" Target="media/image5.png"/><Relationship Id="rId26" Type="http://schemas.microsoft.com/office/2011/relationships/people" Target="peop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N6XXkregSUrlz1MOPw/DpihjreA==">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75CBE68F-BAE5-4AB7-AECB-0BB8F0299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1795</TotalTime>
  <Pages>44</Pages>
  <Words>37602</Words>
  <Characters>214335</Characters>
  <Application>Microsoft Office Word</Application>
  <DocSecurity>0</DocSecurity>
  <Lines>1786</Lines>
  <Paragraphs>502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251435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Wandro</dc:creator>
  <cp:keywords/>
  <dc:description/>
  <cp:lastModifiedBy>Stephen Wandro</cp:lastModifiedBy>
  <cp:revision>16</cp:revision>
  <dcterms:created xsi:type="dcterms:W3CDTF">2021-03-26T00:20:00Z</dcterms:created>
  <dcterms:modified xsi:type="dcterms:W3CDTF">2021-04-30T00:06:00Z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10d0373d-9d85-3748-b67a-88ff112e0d7c</vt:lpwstr>
  </property>
  <property fmtid="{D5CDD505-2E9C-101B-9397-08002B2CF9AE}" pid="24" name="Mendeley Citation Style_1">
    <vt:lpwstr>http://www.zotero.org/styles/nature</vt:lpwstr>
  </property>
</Properties>
</file>